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0C84" w14:textId="77777777" w:rsidR="009E73F9" w:rsidRDefault="009E73F9">
      <w:pPr>
        <w:spacing w:after="80"/>
      </w:pPr>
    </w:p>
    <w:p w14:paraId="72CEF5EC" w14:textId="77777777" w:rsidR="009E73F9" w:rsidRDefault="009E73F9">
      <w:pPr>
        <w:spacing w:after="80"/>
      </w:pPr>
    </w:p>
    <w:p w14:paraId="08BD5400" w14:textId="77777777" w:rsidR="009E73F9" w:rsidRDefault="009E73F9">
      <w:pPr>
        <w:spacing w:after="80"/>
      </w:pPr>
    </w:p>
    <w:p w14:paraId="624C41D0" w14:textId="77777777" w:rsidR="009E73F9" w:rsidRDefault="009E73F9">
      <w:pPr>
        <w:spacing w:after="80"/>
      </w:pPr>
    </w:p>
    <w:p w14:paraId="2285C326" w14:textId="77777777" w:rsidR="009E73F9" w:rsidRDefault="00000000">
      <w:pPr>
        <w:spacing w:after="200"/>
        <w:jc w:val="center"/>
      </w:pPr>
      <w:r>
        <w:rPr>
          <w:b/>
          <w:bCs/>
          <w:sz w:val="72"/>
          <w:szCs w:val="72"/>
        </w:rPr>
        <w:t>Nigh</w:t>
      </w:r>
    </w:p>
    <w:p w14:paraId="009C4294" w14:textId="77777777" w:rsidR="009E73F9" w:rsidRDefault="00000000">
      <w:pPr>
        <w:spacing w:after="120"/>
        <w:jc w:val="center"/>
        <w:rPr>
          <w:sz w:val="36"/>
          <w:szCs w:val="36"/>
        </w:rPr>
      </w:pPr>
      <w:r>
        <w:rPr>
          <w:sz w:val="36"/>
          <w:szCs w:val="36"/>
        </w:rPr>
        <w:t>Business Requirements Document (BRD)</w:t>
      </w:r>
    </w:p>
    <w:p w14:paraId="15C49E06" w14:textId="77777777" w:rsidR="00416B9F" w:rsidRDefault="00416B9F">
      <w:pPr>
        <w:spacing w:after="120"/>
        <w:jc w:val="center"/>
      </w:pPr>
    </w:p>
    <w:p w14:paraId="05B2DCF8" w14:textId="77777777" w:rsidR="009E73F9" w:rsidRDefault="00000000">
      <w:pPr>
        <w:spacing w:after="80"/>
        <w:jc w:val="center"/>
        <w:rPr>
          <w:sz w:val="28"/>
          <w:szCs w:val="28"/>
        </w:rPr>
      </w:pPr>
      <w:r>
        <w:rPr>
          <w:sz w:val="28"/>
          <w:szCs w:val="28"/>
        </w:rPr>
        <w:t>Version 1.0</w:t>
      </w:r>
    </w:p>
    <w:p w14:paraId="0FD16DDE" w14:textId="77777777" w:rsidR="00416B9F" w:rsidRDefault="00416B9F">
      <w:pPr>
        <w:spacing w:after="80"/>
        <w:jc w:val="center"/>
      </w:pPr>
    </w:p>
    <w:p w14:paraId="39D3C839" w14:textId="77777777" w:rsidR="009E73F9" w:rsidRDefault="00000000">
      <w:pPr>
        <w:spacing w:after="400"/>
        <w:jc w:val="center"/>
      </w:pPr>
      <w:r>
        <w:rPr>
          <w:color w:val="666666"/>
          <w:sz w:val="24"/>
          <w:szCs w:val="24"/>
        </w:rPr>
        <w:t>May 2026</w:t>
      </w:r>
    </w:p>
    <w:p w14:paraId="0CB5058B" w14:textId="77777777" w:rsidR="009E73F9" w:rsidRDefault="009E73F9">
      <w:pPr>
        <w:spacing w:after="80"/>
      </w:pPr>
    </w:p>
    <w:p w14:paraId="17A264AA" w14:textId="77777777" w:rsidR="009E73F9" w:rsidRDefault="009E73F9">
      <w:pPr>
        <w:spacing w:after="80"/>
      </w:pPr>
    </w:p>
    <w:p w14:paraId="4BFC85F4" w14:textId="287296AA" w:rsidR="009E73F9" w:rsidRDefault="0055472F">
      <w:pPr>
        <w:spacing w:after="80"/>
        <w:jc w:val="center"/>
      </w:pPr>
      <w:r>
        <w:rPr>
          <w:b/>
          <w:bCs/>
        </w:rPr>
        <w:t>Platform includes Four Applications:</w:t>
      </w:r>
    </w:p>
    <w:p w14:paraId="6E07BBE8" w14:textId="77777777" w:rsidR="0004634C" w:rsidRDefault="00000000">
      <w:pPr>
        <w:spacing w:after="60"/>
        <w:jc w:val="center"/>
        <w:rPr>
          <w:color w:val="555555"/>
          <w:sz w:val="20"/>
          <w:szCs w:val="20"/>
        </w:rPr>
      </w:pPr>
      <w:r>
        <w:rPr>
          <w:color w:val="555555"/>
          <w:sz w:val="20"/>
          <w:szCs w:val="20"/>
        </w:rPr>
        <w:t xml:space="preserve">Nigh Drops (Consumer App)  |  Nigh Host Mobile (Host App)  |  Nigh Host Web (Enterprise)  |  </w:t>
      </w:r>
    </w:p>
    <w:p w14:paraId="31ABC453" w14:textId="35D2AB70" w:rsidR="009E73F9" w:rsidRDefault="00000000">
      <w:pPr>
        <w:spacing w:after="60"/>
        <w:jc w:val="center"/>
      </w:pPr>
      <w:r>
        <w:rPr>
          <w:color w:val="555555"/>
          <w:sz w:val="20"/>
          <w:szCs w:val="20"/>
        </w:rPr>
        <w:t>Nigh Support (Internal)</w:t>
      </w:r>
    </w:p>
    <w:p w14:paraId="25976019" w14:textId="77777777" w:rsidR="009E73F9" w:rsidRDefault="009E73F9">
      <w:pPr>
        <w:spacing w:after="80"/>
      </w:pPr>
    </w:p>
    <w:p w14:paraId="3B4E5E8C" w14:textId="77777777" w:rsidR="009E73F9" w:rsidRDefault="00000000">
      <w:pPr>
        <w:spacing w:after="120"/>
        <w:jc w:val="center"/>
      </w:pPr>
      <w:r>
        <w:rPr>
          <w:i/>
          <w:iCs/>
          <w:color w:val="999999"/>
          <w:sz w:val="20"/>
          <w:szCs w:val="20"/>
        </w:rPr>
        <w:t>Confidential</w:t>
      </w:r>
    </w:p>
    <w:p w14:paraId="488DF4EE" w14:textId="77777777" w:rsidR="009E73F9" w:rsidRDefault="00000000">
      <w:r>
        <w:br w:type="page"/>
      </w:r>
    </w:p>
    <w:p w14:paraId="08FA20A9" w14:textId="77777777" w:rsidR="009E73F9" w:rsidRDefault="00000000">
      <w:pPr>
        <w:pStyle w:val="Heading1"/>
      </w:pPr>
      <w:bookmarkStart w:id="0" w:name="_Toc228879333"/>
      <w:r>
        <w:lastRenderedPageBreak/>
        <w:t>Version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9E73F9" w14:paraId="5ED340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C3B0D5" w14:textId="77777777" w:rsidR="009E73F9" w:rsidRDefault="00000000">
            <w:r>
              <w:rPr>
                <w:b/>
                <w:bCs/>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63D97C" w14:textId="77777777" w:rsidR="009E73F9" w:rsidRDefault="00000000">
            <w:r>
              <w:rPr>
                <w:b/>
                <w:bCs/>
                <w:sz w:val="20"/>
                <w:szCs w:val="20"/>
              </w:rPr>
              <w:t>Date</w:t>
            </w:r>
          </w:p>
        </w:tc>
        <w:tc>
          <w:tcPr>
            <w:tcW w:w="60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9B387E" w14:textId="77777777" w:rsidR="009E73F9" w:rsidRDefault="00000000">
            <w:r>
              <w:rPr>
                <w:b/>
                <w:bCs/>
                <w:sz w:val="20"/>
                <w:szCs w:val="20"/>
              </w:rPr>
              <w:t>Key Changes</w:t>
            </w:r>
          </w:p>
        </w:tc>
      </w:tr>
      <w:tr w:rsidR="009E73F9" w14:paraId="0E86C8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991B9" w14:textId="77777777" w:rsidR="009E73F9" w:rsidRDefault="00000000">
            <w:r>
              <w:rPr>
                <w:sz w:val="20"/>
                <w:szCs w:val="20"/>
              </w:rPr>
              <w:t>v1.0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84837" w14:textId="77777777" w:rsidR="009E73F9" w:rsidRDefault="00000000">
            <w:r>
              <w:rPr>
                <w:sz w:val="20"/>
                <w:szCs w:val="20"/>
              </w:rPr>
              <w:t>May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72FEF" w14:textId="1C778A9D" w:rsidR="009E73F9" w:rsidRDefault="0004634C">
            <w:r>
              <w:t>First version.</w:t>
            </w:r>
          </w:p>
        </w:tc>
      </w:tr>
    </w:tbl>
    <w:p w14:paraId="63C201EF" w14:textId="77777777" w:rsidR="009E73F9" w:rsidRDefault="00000000">
      <w:r>
        <w:br w:type="page"/>
      </w:r>
    </w:p>
    <w:p w14:paraId="24D11FB8" w14:textId="77777777" w:rsidR="009E73F9" w:rsidRDefault="00000000">
      <w:pPr>
        <w:pStyle w:val="Heading1"/>
      </w:pPr>
      <w:bookmarkStart w:id="1" w:name="_Toc228879334"/>
      <w:r>
        <w:lastRenderedPageBreak/>
        <w:t>Table of Contents</w:t>
      </w:r>
      <w:bookmarkEnd w:id="1"/>
    </w:p>
    <w:sdt>
      <w:sdtPr>
        <w:alias w:val="Table of Contents"/>
        <w:id w:val="-449314019"/>
      </w:sdtPr>
      <w:sdtContent>
        <w:p w14:paraId="05BA8CEC" w14:textId="77777777" w:rsidR="0055472F" w:rsidRDefault="00000000">
          <w:pPr>
            <w:pStyle w:val="TOC1"/>
            <w:tabs>
              <w:tab w:val="right" w:leader="dot" w:pos="9350"/>
            </w:tabs>
            <w:rPr>
              <w:noProof/>
            </w:rPr>
          </w:pPr>
          <w:r>
            <w:fldChar w:fldCharType="begin"/>
            <w:instrText>TOC \h \o "1-3"</w:instrText>
            <w:fldChar w:fldCharType="separate"/>
          </w:r>
          <w:hyperlink w:anchor="_Toc228879333" w:history="1">
            <w:r>
              <w:rPr>
                <w:rStyle w:val="Hyperlink"/>
                <w:noProof/>
              </w:rPr>
              <w:t>Version History</w:t>
            </w:r>
            <w:r>
              <w:rPr>
                <w:noProof/>
              </w:rPr>
              <w:tab/>
              <w:fldChar w:fldCharType="begin"/>
              <w:instrText xml:space="preserve"> PAGEREF _Toc228879333 \h </w:instrText>
              <w:fldChar w:fldCharType="separate"/>
              <w:t>1</w:t>
              <w:fldChar w:fldCharType="end"/>
            </w:r>
          </w:hyperlink>
        </w:p>
        <w:p w14:paraId="60BCDA40" w14:textId="77777777" w:rsidR="0055472F" w:rsidRDefault="0055472F">
          <w:pPr>
            <w:pStyle w:val="TOC1"/>
            <w:tabs>
              <w:tab w:val="right" w:leader="dot" w:pos="9350"/>
            </w:tabs>
            <w:rPr>
              <w:noProof/>
            </w:rPr>
          </w:pPr>
          <w:hyperlink w:anchor="_Toc228879334" w:history="1">
            <w:r>
              <w:rPr>
                <w:rStyle w:val="Hyperlink"/>
                <w:noProof/>
              </w:rPr>
              <w:t>Table of Contents</w:t>
            </w:r>
            <w:r>
              <w:rPr>
                <w:noProof/>
              </w:rPr>
              <w:tab/>
              <w:fldChar w:fldCharType="begin"/>
              <w:instrText xml:space="preserve"> PAGEREF _Toc228879334 \h </w:instrText>
              <w:fldChar w:fldCharType="separate"/>
              <w:t>1</w:t>
              <w:fldChar w:fldCharType="end"/>
            </w:r>
          </w:hyperlink>
        </w:p>
        <w:p w14:paraId="480DC302" w14:textId="77777777" w:rsidR="0055472F" w:rsidRDefault="0055472F">
          <w:pPr>
            <w:pStyle w:val="TOC1"/>
            <w:tabs>
              <w:tab w:val="right" w:leader="dot" w:pos="9350"/>
            </w:tabs>
            <w:rPr>
              <w:noProof/>
            </w:rPr>
          </w:pPr>
          <w:hyperlink w:anchor="_Toc228879335" w:history="1">
            <w:r>
              <w:rPr>
                <w:rStyle w:val="Hyperlink"/>
                <w:noProof/>
              </w:rPr>
              <w:t>1. Product Vision and Scope</w:t>
            </w:r>
            <w:r>
              <w:rPr>
                <w:noProof/>
              </w:rPr>
              <w:tab/>
              <w:fldChar w:fldCharType="begin"/>
              <w:instrText xml:space="preserve"> PAGEREF _Toc228879335 \h </w:instrText>
              <w:fldChar w:fldCharType="separate"/>
              <w:t>1</w:t>
              <w:fldChar w:fldCharType="end"/>
            </w:r>
          </w:hyperlink>
        </w:p>
        <w:p w14:paraId="52FF03EF" w14:textId="77777777" w:rsidR="0055472F" w:rsidRDefault="0055472F">
          <w:pPr>
            <w:pStyle w:val="TOC2"/>
            <w:tabs>
              <w:tab w:val="right" w:leader="dot" w:pos="9350"/>
            </w:tabs>
            <w:rPr>
              <w:noProof/>
            </w:rPr>
          </w:pPr>
          <w:hyperlink w:anchor="_Toc228879336" w:history="1">
            <w:r>
              <w:rPr>
                <w:rStyle w:val="Hyperlink"/>
                <w:noProof/>
              </w:rPr>
              <w:t>1.1 What Is Nigh</w:t>
            </w:r>
            <w:r>
              <w:rPr>
                <w:noProof/>
              </w:rPr>
              <w:tab/>
              <w:fldChar w:fldCharType="begin"/>
              <w:instrText xml:space="preserve"> PAGEREF _Toc228879336 \h </w:instrText>
              <w:fldChar w:fldCharType="separate"/>
              <w:t>1</w:t>
              <w:fldChar w:fldCharType="end"/>
            </w:r>
          </w:hyperlink>
        </w:p>
        <w:p w14:paraId="1C46CA5C" w14:textId="77777777" w:rsidR="0055472F" w:rsidRDefault="0055472F">
          <w:pPr>
            <w:pStyle w:val="TOC3"/>
            <w:tabs>
              <w:tab w:val="right" w:leader="dot" w:pos="9350"/>
            </w:tabs>
            <w:rPr>
              <w:noProof/>
            </w:rPr>
          </w:pPr>
          <w:hyperlink w:anchor="_Toc228879337" w:history="1">
            <w:r>
              <w:rPr>
                <w:rStyle w:val="Hyperlink"/>
                <w:noProof/>
              </w:rPr>
              <w:t>1.1.1 The Problem</w:t>
            </w:r>
            <w:r>
              <w:rPr>
                <w:noProof/>
              </w:rPr>
              <w:tab/>
              <w:fldChar w:fldCharType="begin"/>
              <w:instrText xml:space="preserve"> PAGEREF _Toc228879337 \h </w:instrText>
              <w:fldChar w:fldCharType="separate"/>
              <w:t>1</w:t>
              <w:fldChar w:fldCharType="end"/>
            </w:r>
          </w:hyperlink>
        </w:p>
        <w:p w14:paraId="62CDD96D" w14:textId="77777777" w:rsidR="0055472F" w:rsidRDefault="0055472F">
          <w:pPr>
            <w:pStyle w:val="TOC3"/>
            <w:tabs>
              <w:tab w:val="right" w:leader="dot" w:pos="9350"/>
            </w:tabs>
            <w:rPr>
              <w:noProof/>
            </w:rPr>
          </w:pPr>
          <w:hyperlink w:anchor="_Toc228879338" w:history="1">
            <w:r>
              <w:rPr>
                <w:rStyle w:val="Hyperlink"/>
                <w:noProof/>
              </w:rPr>
              <w:t>1.1.2 The Solution</w:t>
            </w:r>
            <w:r>
              <w:rPr>
                <w:noProof/>
              </w:rPr>
              <w:tab/>
              <w:fldChar w:fldCharType="begin"/>
              <w:instrText xml:space="preserve"> PAGEREF _Toc228879338 \h </w:instrText>
              <w:fldChar w:fldCharType="separate"/>
              <w:t>1</w:t>
              <w:fldChar w:fldCharType="end"/>
            </w:r>
          </w:hyperlink>
        </w:p>
        <w:p w14:paraId="0E1B18AC" w14:textId="77777777" w:rsidR="0055472F" w:rsidRDefault="0055472F">
          <w:pPr>
            <w:pStyle w:val="TOC3"/>
            <w:tabs>
              <w:tab w:val="right" w:leader="dot" w:pos="9350"/>
            </w:tabs>
            <w:rPr>
              <w:noProof/>
            </w:rPr>
          </w:pPr>
          <w:hyperlink w:anchor="_Toc228879339" w:history="1">
            <w:r>
              <w:rPr>
                <w:rStyle w:val="Hyperlink"/>
                <w:noProof/>
              </w:rPr>
              <w:t>1.1.3 Nigh Is a SaaS Tool, Not a Marketplace</w:t>
            </w:r>
            <w:r>
              <w:rPr>
                <w:noProof/>
              </w:rPr>
              <w:tab/>
              <w:fldChar w:fldCharType="begin"/>
              <w:instrText xml:space="preserve"> PAGEREF _Toc228879339 \h </w:instrText>
              <w:fldChar w:fldCharType="separate"/>
              <w:t>1</w:t>
              <w:fldChar w:fldCharType="end"/>
            </w:r>
          </w:hyperlink>
        </w:p>
        <w:p w14:paraId="408E2B71" w14:textId="77777777" w:rsidR="0055472F" w:rsidRDefault="0055472F">
          <w:pPr>
            <w:pStyle w:val="TOC2"/>
            <w:tabs>
              <w:tab w:val="right" w:leader="dot" w:pos="9350"/>
            </w:tabs>
            <w:rPr>
              <w:noProof/>
            </w:rPr>
          </w:pPr>
          <w:hyperlink w:anchor="_Toc228879340" w:history="1">
            <w:r>
              <w:rPr>
                <w:rStyle w:val="Hyperlink"/>
                <w:noProof/>
              </w:rPr>
              <w:t>1.2 Who Uses Nigh</w:t>
            </w:r>
            <w:r>
              <w:rPr>
                <w:noProof/>
              </w:rPr>
              <w:tab/>
              <w:fldChar w:fldCharType="begin"/>
              <w:instrText xml:space="preserve"> PAGEREF _Toc228879340 \h </w:instrText>
              <w:fldChar w:fldCharType="separate"/>
              <w:t>1</w:t>
              <w:fldChar w:fldCharType="end"/>
            </w:r>
          </w:hyperlink>
        </w:p>
        <w:p w14:paraId="2925674B" w14:textId="77777777" w:rsidR="0055472F" w:rsidRDefault="0055472F">
          <w:pPr>
            <w:pStyle w:val="TOC2"/>
            <w:tabs>
              <w:tab w:val="right" w:leader="dot" w:pos="9350"/>
            </w:tabs>
            <w:rPr>
              <w:noProof/>
            </w:rPr>
          </w:pPr>
          <w:hyperlink w:anchor="_Toc228879341" w:history="1">
            <w:r>
              <w:rPr>
                <w:rStyle w:val="Hyperlink"/>
                <w:noProof/>
              </w:rPr>
              <w:t>1.3 Target Business Categories</w:t>
            </w:r>
            <w:r>
              <w:rPr>
                <w:noProof/>
              </w:rPr>
              <w:tab/>
              <w:fldChar w:fldCharType="begin"/>
              <w:instrText xml:space="preserve"> PAGEREF _Toc228879341 \h </w:instrText>
              <w:fldChar w:fldCharType="separate"/>
              <w:t>1</w:t>
              <w:fldChar w:fldCharType="end"/>
            </w:r>
          </w:hyperlink>
        </w:p>
        <w:p w14:paraId="1AF8688A" w14:textId="77777777" w:rsidR="0055472F" w:rsidRDefault="0055472F">
          <w:pPr>
            <w:pStyle w:val="TOC2"/>
            <w:tabs>
              <w:tab w:val="right" w:leader="dot" w:pos="9350"/>
            </w:tabs>
            <w:rPr>
              <w:noProof/>
            </w:rPr>
          </w:pPr>
          <w:hyperlink w:anchor="_Toc228879342" w:history="1">
            <w:r>
              <w:rPr>
                <w:rStyle w:val="Hyperlink"/>
                <w:noProof/>
              </w:rPr>
              <w:t>1.4 What Nigh Is Not</w:t>
            </w:r>
            <w:r>
              <w:rPr>
                <w:noProof/>
              </w:rPr>
              <w:tab/>
              <w:fldChar w:fldCharType="begin"/>
              <w:instrText xml:space="preserve"> PAGEREF _Toc228879342 \h </w:instrText>
              <w:fldChar w:fldCharType="separate"/>
              <w:t>1</w:t>
              <w:fldChar w:fldCharType="end"/>
            </w:r>
          </w:hyperlink>
        </w:p>
        <w:p w14:paraId="46CF23C4" w14:textId="77777777" w:rsidR="0055472F" w:rsidRDefault="0055472F">
          <w:pPr>
            <w:pStyle w:val="TOC2"/>
            <w:tabs>
              <w:tab w:val="right" w:leader="dot" w:pos="9350"/>
            </w:tabs>
            <w:rPr>
              <w:noProof/>
            </w:rPr>
          </w:pPr>
          <w:hyperlink w:anchor="_Toc228879343" w:history="1">
            <w:r>
              <w:rPr>
                <w:rStyle w:val="Hyperlink"/>
                <w:noProof/>
              </w:rPr>
              <w:t>1.5 Design Principles</w:t>
            </w:r>
            <w:r>
              <w:rPr>
                <w:noProof/>
              </w:rPr>
              <w:tab/>
              <w:fldChar w:fldCharType="begin"/>
              <w:instrText xml:space="preserve"> PAGEREF _Toc228879343 \h </w:instrText>
              <w:fldChar w:fldCharType="separate"/>
              <w:t>1</w:t>
              <w:fldChar w:fldCharType="end"/>
            </w:r>
          </w:hyperlink>
        </w:p>
        <w:p w14:paraId="139BE16F" w14:textId="77777777" w:rsidR="0055472F" w:rsidRDefault="0055472F">
          <w:pPr>
            <w:pStyle w:val="TOC3"/>
            <w:tabs>
              <w:tab w:val="right" w:leader="dot" w:pos="9350"/>
            </w:tabs>
            <w:rPr>
              <w:noProof/>
            </w:rPr>
          </w:pPr>
          <w:hyperlink w:anchor="_Toc228879344" w:history="1">
            <w:r>
              <w:rPr>
                <w:rStyle w:val="Hyperlink"/>
                <w:noProof/>
              </w:rPr>
              <w:t>1.5.1 Spontaneity</w:t>
            </w:r>
            <w:r>
              <w:rPr>
                <w:noProof/>
              </w:rPr>
              <w:tab/>
              <w:fldChar w:fldCharType="begin"/>
              <w:instrText xml:space="preserve"> PAGEREF _Toc228879344 \h </w:instrText>
              <w:fldChar w:fldCharType="separate"/>
              <w:t>1</w:t>
              <w:fldChar w:fldCharType="end"/>
            </w:r>
          </w:hyperlink>
        </w:p>
        <w:p w14:paraId="5E2420E3" w14:textId="77777777" w:rsidR="0055472F" w:rsidRDefault="0055472F">
          <w:pPr>
            <w:pStyle w:val="TOC3"/>
            <w:tabs>
              <w:tab w:val="right" w:leader="dot" w:pos="9350"/>
            </w:tabs>
            <w:rPr>
              <w:noProof/>
            </w:rPr>
          </w:pPr>
          <w:hyperlink w:anchor="_Toc228879345" w:history="1">
            <w:r>
              <w:rPr>
                <w:rStyle w:val="Hyperlink"/>
                <w:noProof/>
              </w:rPr>
              <w:t>1.5.2 Scarcity</w:t>
            </w:r>
            <w:r>
              <w:rPr>
                <w:noProof/>
              </w:rPr>
              <w:tab/>
              <w:fldChar w:fldCharType="begin"/>
              <w:instrText xml:space="preserve"> PAGEREF _Toc228879345 \h </w:instrText>
              <w:fldChar w:fldCharType="separate"/>
              <w:t>1</w:t>
              <w:fldChar w:fldCharType="end"/>
            </w:r>
          </w:hyperlink>
        </w:p>
        <w:p w14:paraId="2B0E7BD5" w14:textId="77777777" w:rsidR="0055472F" w:rsidRDefault="0055472F">
          <w:pPr>
            <w:pStyle w:val="TOC3"/>
            <w:tabs>
              <w:tab w:val="right" w:leader="dot" w:pos="9350"/>
            </w:tabs>
            <w:rPr>
              <w:noProof/>
            </w:rPr>
          </w:pPr>
          <w:hyperlink w:anchor="_Toc228879346" w:history="1">
            <w:r>
              <w:rPr>
                <w:rStyle w:val="Hyperlink"/>
                <w:noProof/>
              </w:rPr>
              <w:t>1.5.3 Real-World Only</w:t>
            </w:r>
            <w:r>
              <w:rPr>
                <w:noProof/>
              </w:rPr>
              <w:tab/>
              <w:fldChar w:fldCharType="begin"/>
              <w:instrText xml:space="preserve"> PAGEREF _Toc228879346 \h </w:instrText>
              <w:fldChar w:fldCharType="separate"/>
              <w:t>1</w:t>
              <w:fldChar w:fldCharType="end"/>
            </w:r>
          </w:hyperlink>
        </w:p>
        <w:p w14:paraId="65B16C46" w14:textId="77777777" w:rsidR="0055472F" w:rsidRDefault="0055472F">
          <w:pPr>
            <w:pStyle w:val="TOC3"/>
            <w:tabs>
              <w:tab w:val="right" w:leader="dot" w:pos="9350"/>
            </w:tabs>
            <w:rPr>
              <w:noProof/>
            </w:rPr>
          </w:pPr>
          <w:hyperlink w:anchor="_Toc228879347" w:history="1">
            <w:r>
              <w:rPr>
                <w:rStyle w:val="Hyperlink"/>
                <w:noProof/>
              </w:rPr>
              <w:t>1.5.4 Simplicity</w:t>
            </w:r>
            <w:r>
              <w:rPr>
                <w:noProof/>
              </w:rPr>
              <w:tab/>
              <w:fldChar w:fldCharType="begin"/>
              <w:instrText xml:space="preserve"> PAGEREF _Toc228879347 \h </w:instrText>
              <w:fldChar w:fldCharType="separate"/>
              <w:t>1</w:t>
              <w:fldChar w:fldCharType="end"/>
            </w:r>
          </w:hyperlink>
        </w:p>
        <w:p w14:paraId="6293A7B9" w14:textId="77777777" w:rsidR="0055472F" w:rsidRDefault="0055472F">
          <w:pPr>
            <w:pStyle w:val="TOC1"/>
            <w:tabs>
              <w:tab w:val="right" w:leader="dot" w:pos="9350"/>
            </w:tabs>
            <w:rPr>
              <w:noProof/>
            </w:rPr>
          </w:pPr>
          <w:hyperlink w:anchor="_Toc228879348" w:history="1">
            <w:r>
              <w:rPr>
                <w:rStyle w:val="Hyperlink"/>
                <w:noProof/>
              </w:rPr>
              <w:t>2. Core Entities and Data Model</w:t>
            </w:r>
            <w:r>
              <w:rPr>
                <w:noProof/>
              </w:rPr>
              <w:tab/>
              <w:fldChar w:fldCharType="begin"/>
              <w:instrText xml:space="preserve"> PAGEREF _Toc228879348 \h </w:instrText>
              <w:fldChar w:fldCharType="separate"/>
              <w:t>1</w:t>
              <w:fldChar w:fldCharType="end"/>
            </w:r>
          </w:hyperlink>
        </w:p>
        <w:p w14:paraId="55964C6E" w14:textId="77777777" w:rsidR="0055472F" w:rsidRDefault="0055472F">
          <w:pPr>
            <w:pStyle w:val="TOC2"/>
            <w:tabs>
              <w:tab w:val="right" w:leader="dot" w:pos="9350"/>
            </w:tabs>
            <w:rPr>
              <w:noProof/>
            </w:rPr>
          </w:pPr>
          <w:hyperlink w:anchor="_Toc228879349" w:history="1">
            <w:r>
              <w:rPr>
                <w:rStyle w:val="Hyperlink"/>
                <w:noProof/>
              </w:rPr>
              <w:t>2.1 Organization (Org)</w:t>
            </w:r>
            <w:r>
              <w:rPr>
                <w:noProof/>
              </w:rPr>
              <w:tab/>
              <w:fldChar w:fldCharType="begin"/>
              <w:instrText xml:space="preserve"> PAGEREF _Toc228879349 \h </w:instrText>
              <w:fldChar w:fldCharType="separate"/>
              <w:t>1</w:t>
              <w:fldChar w:fldCharType="end"/>
            </w:r>
          </w:hyperlink>
        </w:p>
        <w:p w14:paraId="01FF0B34" w14:textId="77777777" w:rsidR="0055472F" w:rsidRDefault="0055472F">
          <w:pPr>
            <w:pStyle w:val="TOC3"/>
            <w:tabs>
              <w:tab w:val="right" w:leader="dot" w:pos="9350"/>
            </w:tabs>
            <w:rPr>
              <w:noProof/>
            </w:rPr>
          </w:pPr>
          <w:hyperlink w:anchor="_Toc228879350" w:history="1">
            <w:r>
              <w:rPr>
                <w:rStyle w:val="Hyperlink"/>
                <w:noProof/>
              </w:rPr>
              <w:t>2.1.1 Account Types</w:t>
            </w:r>
            <w:r>
              <w:rPr>
                <w:noProof/>
              </w:rPr>
              <w:tab/>
              <w:fldChar w:fldCharType="begin"/>
              <w:instrText xml:space="preserve"> PAGEREF _Toc228879350 \h </w:instrText>
              <w:fldChar w:fldCharType="separate"/>
              <w:t>1</w:t>
              <w:fldChar w:fldCharType="end"/>
            </w:r>
          </w:hyperlink>
        </w:p>
        <w:p w14:paraId="305D8B4E" w14:textId="77777777" w:rsidR="0055472F" w:rsidRDefault="0055472F">
          <w:pPr>
            <w:pStyle w:val="TOC3"/>
            <w:tabs>
              <w:tab w:val="right" w:leader="dot" w:pos="9350"/>
            </w:tabs>
            <w:rPr>
              <w:noProof/>
            </w:rPr>
          </w:pPr>
          <w:hyperlink w:anchor="_Toc228879351" w:history="1">
            <w:r>
              <w:rPr>
                <w:rStyle w:val="Hyperlink"/>
                <w:noProof/>
              </w:rPr>
              <w:t>2.1.2 Account Fields</w:t>
            </w:r>
            <w:r>
              <w:rPr>
                <w:noProof/>
              </w:rPr>
              <w:tab/>
              <w:fldChar w:fldCharType="begin"/>
              <w:instrText xml:space="preserve"> PAGEREF _Toc228879351 \h </w:instrText>
              <w:fldChar w:fldCharType="separate"/>
              <w:t>1</w:t>
              <w:fldChar w:fldCharType="end"/>
            </w:r>
          </w:hyperlink>
        </w:p>
        <w:p w14:paraId="0FB5F8C5" w14:textId="77777777" w:rsidR="0055472F" w:rsidRDefault="0055472F">
          <w:pPr>
            <w:pStyle w:val="TOC3"/>
            <w:tabs>
              <w:tab w:val="right" w:leader="dot" w:pos="9350"/>
            </w:tabs>
            <w:rPr>
              <w:noProof/>
            </w:rPr>
          </w:pPr>
          <w:hyperlink w:anchor="_Toc228879352" w:history="1">
            <w:r>
              <w:rPr>
                <w:rStyle w:val="Hyperlink"/>
                <w:noProof/>
              </w:rPr>
              <w:t>2.1.3 Org Configuration Taxonomy</w:t>
            </w:r>
            <w:r>
              <w:rPr>
                <w:noProof/>
              </w:rPr>
              <w:tab/>
              <w:fldChar w:fldCharType="begin"/>
              <w:instrText xml:space="preserve"> PAGEREF _Toc228879352 \h </w:instrText>
              <w:fldChar w:fldCharType="separate"/>
              <w:t>1</w:t>
              <w:fldChar w:fldCharType="end"/>
            </w:r>
          </w:hyperlink>
        </w:p>
        <w:p w14:paraId="53156858" w14:textId="77777777" w:rsidR="0055472F" w:rsidRDefault="0055472F">
          <w:pPr>
            <w:pStyle w:val="TOC3"/>
            <w:tabs>
              <w:tab w:val="right" w:leader="dot" w:pos="9350"/>
            </w:tabs>
            <w:rPr>
              <w:noProof/>
            </w:rPr>
          </w:pPr>
          <w:hyperlink w:anchor="_Toc228879353" w:history="1">
            <w:r>
              <w:rPr>
                <w:rStyle w:val="Hyperlink"/>
                <w:noProof/>
              </w:rPr>
              <w:t>2.1.4 Drop Location vs. Account Address</w:t>
            </w:r>
            <w:r>
              <w:rPr>
                <w:noProof/>
              </w:rPr>
              <w:tab/>
              <w:fldChar w:fldCharType="begin"/>
              <w:instrText xml:space="preserve"> PAGEREF _Toc228879353 \h </w:instrText>
              <w:fldChar w:fldCharType="separate"/>
              <w:t>1</w:t>
              <w:fldChar w:fldCharType="end"/>
            </w:r>
          </w:hyperlink>
        </w:p>
        <w:p w14:paraId="7750DC72" w14:textId="77777777" w:rsidR="0055472F" w:rsidRDefault="0055472F">
          <w:pPr>
            <w:pStyle w:val="TOC3"/>
            <w:tabs>
              <w:tab w:val="right" w:leader="dot" w:pos="9350"/>
            </w:tabs>
            <w:rPr>
              <w:noProof/>
            </w:rPr>
          </w:pPr>
          <w:hyperlink w:anchor="_Toc228879354" w:history="1">
            <w:r>
              <w:rPr>
                <w:rStyle w:val="Hyperlink"/>
                <w:noProof/>
              </w:rPr>
              <w:t>2.1.5 Saved Venue Roster (Mobile/Brand Accounts)</w:t>
            </w:r>
            <w:r>
              <w:rPr>
                <w:noProof/>
              </w:rPr>
              <w:tab/>
              <w:fldChar w:fldCharType="begin"/>
              <w:instrText xml:space="preserve"> PAGEREF _Toc228879354 \h </w:instrText>
              <w:fldChar w:fldCharType="separate"/>
              <w:t>1</w:t>
              <w:fldChar w:fldCharType="end"/>
            </w:r>
          </w:hyperlink>
        </w:p>
        <w:p w14:paraId="7425F181" w14:textId="77777777" w:rsidR="0055472F" w:rsidRDefault="0055472F">
          <w:pPr>
            <w:pStyle w:val="TOC3"/>
            <w:tabs>
              <w:tab w:val="right" w:leader="dot" w:pos="9350"/>
            </w:tabs>
            <w:rPr>
              <w:noProof/>
            </w:rPr>
          </w:pPr>
          <w:hyperlink w:anchor="_Toc228879355" w:history="1">
            <w:r>
              <w:rPr>
                <w:rStyle w:val="Hyperlink"/>
                <w:noProof/>
              </w:rPr>
              <w:t>2.1.6 Venues and Venue Zones</w:t>
            </w:r>
            <w:r>
              <w:rPr>
                <w:noProof/>
              </w:rPr>
              <w:tab/>
              <w:fldChar w:fldCharType="begin"/>
              <w:instrText xml:space="preserve"> PAGEREF _Toc228879355 \h </w:instrText>
              <w:fldChar w:fldCharType="separate"/>
              <w:t>1</w:t>
              <w:fldChar w:fldCharType="end"/>
            </w:r>
          </w:hyperlink>
        </w:p>
        <w:p w14:paraId="6EAED7DF" w14:textId="77777777" w:rsidR="0055472F" w:rsidRDefault="0055472F">
          <w:pPr>
            <w:pStyle w:val="TOC2"/>
            <w:tabs>
              <w:tab w:val="right" w:leader="dot" w:pos="9350"/>
            </w:tabs>
            <w:rPr>
              <w:noProof/>
            </w:rPr>
          </w:pPr>
          <w:hyperlink w:anchor="_Toc228879356" w:history="1">
            <w:r>
              <w:rPr>
                <w:rStyle w:val="Hyperlink"/>
                <w:noProof/>
              </w:rPr>
              <w:t>2.2 Enterprise</w:t>
            </w:r>
            <w:r>
              <w:rPr>
                <w:noProof/>
              </w:rPr>
              <w:tab/>
              <w:fldChar w:fldCharType="begin"/>
              <w:instrText xml:space="preserve"> PAGEREF _Toc228879356 \h </w:instrText>
              <w:fldChar w:fldCharType="separate"/>
              <w:t>1</w:t>
              <w:fldChar w:fldCharType="end"/>
            </w:r>
          </w:hyperlink>
        </w:p>
        <w:p w14:paraId="449C8983" w14:textId="77777777" w:rsidR="0055472F" w:rsidRDefault="0055472F">
          <w:pPr>
            <w:pStyle w:val="TOC3"/>
            <w:tabs>
              <w:tab w:val="right" w:leader="dot" w:pos="9350"/>
            </w:tabs>
            <w:rPr>
              <w:noProof/>
            </w:rPr>
          </w:pPr>
          <w:hyperlink w:anchor="_Toc228879357" w:history="1">
            <w:r>
              <w:rPr>
                <w:rStyle w:val="Hyperlink"/>
                <w:noProof/>
              </w:rPr>
              <w:t>2.2.1 Enterprise Capabilities (v1)</w:t>
            </w:r>
            <w:r>
              <w:rPr>
                <w:noProof/>
              </w:rPr>
              <w:tab/>
              <w:fldChar w:fldCharType="begin"/>
              <w:instrText xml:space="preserve"> PAGEREF _Toc228879357 \h </w:instrText>
              <w:fldChar w:fldCharType="separate"/>
              <w:t>1</w:t>
              <w:fldChar w:fldCharType="end"/>
            </w:r>
          </w:hyperlink>
        </w:p>
        <w:p w14:paraId="44543809" w14:textId="77777777" w:rsidR="0055472F" w:rsidRDefault="0055472F">
          <w:pPr>
            <w:pStyle w:val="TOC3"/>
            <w:tabs>
              <w:tab w:val="right" w:leader="dot" w:pos="9350"/>
            </w:tabs>
            <w:rPr>
              <w:noProof/>
            </w:rPr>
          </w:pPr>
          <w:hyperlink w:anchor="_Toc228879358" w:history="1">
            <w:r>
              <w:rPr>
                <w:rStyle w:val="Hyperlink"/>
                <w:noProof/>
              </w:rPr>
              <w:t>2.2.2 Enterprise Limitations (v1)</w:t>
            </w:r>
            <w:r>
              <w:rPr>
                <w:noProof/>
              </w:rPr>
              <w:tab/>
              <w:fldChar w:fldCharType="begin"/>
              <w:instrText xml:space="preserve"> PAGEREF _Toc228879358 \h </w:instrText>
              <w:fldChar w:fldCharType="separate"/>
              <w:t>1</w:t>
              <w:fldChar w:fldCharType="end"/>
            </w:r>
          </w:hyperlink>
        </w:p>
        <w:p w14:paraId="6DF69C1D" w14:textId="77777777" w:rsidR="0055472F" w:rsidRDefault="0055472F">
          <w:pPr>
            <w:pStyle w:val="TOC3"/>
            <w:tabs>
              <w:tab w:val="right" w:leader="dot" w:pos="9350"/>
            </w:tabs>
            <w:rPr>
              <w:noProof/>
            </w:rPr>
          </w:pPr>
          <w:hyperlink w:anchor="_Toc228879359" w:history="1">
            <w:r>
              <w:rPr>
                <w:rStyle w:val="Hyperlink"/>
                <w:noProof/>
              </w:rPr>
              <w:t>2.2.3 Data Ownership</w:t>
            </w:r>
            <w:r>
              <w:rPr>
                <w:noProof/>
              </w:rPr>
              <w:tab/>
              <w:fldChar w:fldCharType="begin"/>
              <w:instrText xml:space="preserve"> PAGEREF _Toc228879359 \h </w:instrText>
              <w:fldChar w:fldCharType="separate"/>
              <w:t>1</w:t>
              <w:fldChar w:fldCharType="end"/>
            </w:r>
          </w:hyperlink>
        </w:p>
        <w:p w14:paraId="28D0057D" w14:textId="77777777" w:rsidR="0055472F" w:rsidRDefault="0055472F">
          <w:pPr>
            <w:pStyle w:val="TOC3"/>
            <w:tabs>
              <w:tab w:val="right" w:leader="dot" w:pos="9350"/>
            </w:tabs>
            <w:rPr>
              <w:noProof/>
            </w:rPr>
          </w:pPr>
          <w:hyperlink w:anchor="_Toc228879360" w:history="1">
            <w:r>
              <w:rPr>
                <w:rStyle w:val="Hyperlink"/>
                <w:noProof/>
              </w:rPr>
              <w:t>2.2.4 Multi-Location Patterns</w:t>
            </w:r>
            <w:r>
              <w:rPr>
                <w:noProof/>
              </w:rPr>
              <w:tab/>
              <w:fldChar w:fldCharType="begin"/>
              <w:instrText xml:space="preserve"> PAGEREF _Toc228879360 \h </w:instrText>
              <w:fldChar w:fldCharType="separate"/>
              <w:t>1</w:t>
              <w:fldChar w:fldCharType="end"/>
            </w:r>
          </w:hyperlink>
        </w:p>
        <w:p w14:paraId="4F6F571D" w14:textId="77777777" w:rsidR="0055472F" w:rsidRDefault="0055472F">
          <w:pPr>
            <w:pStyle w:val="TOC3"/>
            <w:tabs>
              <w:tab w:val="right" w:leader="dot" w:pos="9350"/>
            </w:tabs>
            <w:rPr>
              <w:noProof/>
            </w:rPr>
          </w:pPr>
          <w:hyperlink w:anchor="_Toc228879361" w:history="1">
            <w:r>
              <w:rPr>
                <w:rStyle w:val="Hyperlink"/>
                <w:noProof/>
              </w:rPr>
              <w:t>2.2.5 Joining and Leaving an Enterprise</w:t>
            </w:r>
            <w:r>
              <w:rPr>
                <w:noProof/>
              </w:rPr>
              <w:tab/>
              <w:fldChar w:fldCharType="begin"/>
              <w:instrText xml:space="preserve"> PAGEREF _Toc228879361 \h </w:instrText>
              <w:fldChar w:fldCharType="separate"/>
              <w:t>1</w:t>
              <w:fldChar w:fldCharType="end"/>
            </w:r>
          </w:hyperlink>
        </w:p>
        <w:p w14:paraId="7D6DD10B" w14:textId="77777777" w:rsidR="0055472F" w:rsidRDefault="0055472F">
          <w:pPr>
            <w:pStyle w:val="TOC2"/>
            <w:tabs>
              <w:tab w:val="right" w:leader="dot" w:pos="9350"/>
            </w:tabs>
            <w:rPr>
              <w:noProof/>
            </w:rPr>
          </w:pPr>
          <w:hyperlink w:anchor="_Toc228879362" w:history="1">
            <w:r>
              <w:rPr>
                <w:rStyle w:val="Hyperlink"/>
                <w:noProof/>
              </w:rPr>
              <w:t>2.3 Drop</w:t>
            </w:r>
            <w:r>
              <w:rPr>
                <w:noProof/>
              </w:rPr>
              <w:tab/>
              <w:fldChar w:fldCharType="begin"/>
              <w:instrText xml:space="preserve"> PAGEREF _Toc228879362 \h </w:instrText>
              <w:fldChar w:fldCharType="separate"/>
              <w:t>1</w:t>
              <w:fldChar w:fldCharType="end"/>
            </w:r>
          </w:hyperlink>
        </w:p>
        <w:p w14:paraId="78F98735" w14:textId="77777777" w:rsidR="0055472F" w:rsidRDefault="0055472F">
          <w:pPr>
            <w:pStyle w:val="TOC3"/>
            <w:tabs>
              <w:tab w:val="right" w:leader="dot" w:pos="9350"/>
            </w:tabs>
            <w:rPr>
              <w:noProof/>
            </w:rPr>
          </w:pPr>
          <w:hyperlink w:anchor="_Toc228879363" w:history="1">
            <w:r>
              <w:rPr>
                <w:rStyle w:val="Hyperlink"/>
                <w:noProof/>
              </w:rPr>
              <w:t>2.3.1 Drop Core Attributes</w:t>
            </w:r>
            <w:r>
              <w:rPr>
                <w:noProof/>
              </w:rPr>
              <w:tab/>
              <w:fldChar w:fldCharType="begin"/>
              <w:instrText xml:space="preserve"> PAGEREF _Toc228879363 \h </w:instrText>
              <w:fldChar w:fldCharType="separate"/>
              <w:t>1</w:t>
              <w:fldChar w:fldCharType="end"/>
            </w:r>
          </w:hyperlink>
        </w:p>
        <w:p w14:paraId="17C4F1F8" w14:textId="77777777" w:rsidR="0055472F" w:rsidRDefault="0055472F">
          <w:pPr>
            <w:pStyle w:val="TOC3"/>
            <w:tabs>
              <w:tab w:val="right" w:leader="dot" w:pos="9350"/>
            </w:tabs>
            <w:rPr>
              <w:noProof/>
            </w:rPr>
          </w:pPr>
          <w:hyperlink w:anchor="_Toc228879364" w:history="1">
            <w:r>
              <w:rPr>
                <w:rStyle w:val="Hyperlink"/>
                <w:noProof/>
              </w:rPr>
              <w:t>2.3.2 Drop Location Details</w:t>
            </w:r>
            <w:r>
              <w:rPr>
                <w:noProof/>
              </w:rPr>
              <w:tab/>
              <w:fldChar w:fldCharType="begin"/>
              <w:instrText xml:space="preserve"> PAGEREF _Toc228879364 \h </w:instrText>
              <w:fldChar w:fldCharType="separate"/>
              <w:t>1</w:t>
              <w:fldChar w:fldCharType="end"/>
            </w:r>
          </w:hyperlink>
        </w:p>
        <w:p w14:paraId="7983785A" w14:textId="77777777" w:rsidR="0055472F" w:rsidRDefault="0055472F">
          <w:pPr>
            <w:pStyle w:val="TOC3"/>
            <w:tabs>
              <w:tab w:val="right" w:leader="dot" w:pos="9350"/>
            </w:tabs>
            <w:rPr>
              <w:noProof/>
            </w:rPr>
          </w:pPr>
          <w:hyperlink w:anchor="_Toc228879365" w:history="1">
            <w:r>
              <w:rPr>
                <w:rStyle w:val="Hyperlink"/>
                <w:noProof/>
              </w:rPr>
              <w:t>2.3.3 Drop Lifecycle States</w:t>
            </w:r>
            <w:r>
              <w:rPr>
                <w:noProof/>
              </w:rPr>
              <w:tab/>
              <w:fldChar w:fldCharType="begin"/>
              <w:instrText xml:space="preserve"> PAGEREF _Toc228879365 \h </w:instrText>
              <w:fldChar w:fldCharType="separate"/>
              <w:t>1</w:t>
              <w:fldChar w:fldCharType="end"/>
            </w:r>
          </w:hyperlink>
        </w:p>
        <w:p w14:paraId="43AD1CEA" w14:textId="77777777" w:rsidR="0055472F" w:rsidRDefault="0055472F">
          <w:pPr>
            <w:pStyle w:val="TOC2"/>
            <w:tabs>
              <w:tab w:val="right" w:leader="dot" w:pos="9350"/>
            </w:tabs>
            <w:rPr>
              <w:noProof/>
            </w:rPr>
          </w:pPr>
          <w:hyperlink w:anchor="_Toc228879366" w:history="1">
            <w:r>
              <w:rPr>
                <w:rStyle w:val="Hyperlink"/>
                <w:noProof/>
              </w:rPr>
              <w:t>2.4 Ticket</w:t>
            </w:r>
            <w:r>
              <w:rPr>
                <w:noProof/>
              </w:rPr>
              <w:tab/>
              <w:fldChar w:fldCharType="begin"/>
              <w:instrText xml:space="preserve"> PAGEREF _Toc228879366 \h </w:instrText>
              <w:fldChar w:fldCharType="separate"/>
              <w:t>1</w:t>
              <w:fldChar w:fldCharType="end"/>
            </w:r>
          </w:hyperlink>
        </w:p>
        <w:p w14:paraId="633B1F63" w14:textId="77777777" w:rsidR="0055472F" w:rsidRDefault="0055472F">
          <w:pPr>
            <w:pStyle w:val="TOC3"/>
            <w:tabs>
              <w:tab w:val="right" w:leader="dot" w:pos="9350"/>
            </w:tabs>
            <w:rPr>
              <w:noProof/>
            </w:rPr>
          </w:pPr>
          <w:hyperlink w:anchor="_Toc228879367" w:history="1">
            <w:r>
              <w:rPr>
                <w:rStyle w:val="Hyperlink"/>
                <w:noProof/>
              </w:rPr>
              <w:t>2.4.1 Ticket Core Attributes</w:t>
            </w:r>
            <w:r>
              <w:rPr>
                <w:noProof/>
              </w:rPr>
              <w:tab/>
              <w:fldChar w:fldCharType="begin"/>
              <w:instrText xml:space="preserve"> PAGEREF _Toc228879367 \h </w:instrText>
              <w:fldChar w:fldCharType="separate"/>
              <w:t>1</w:t>
              <w:fldChar w:fldCharType="end"/>
            </w:r>
          </w:hyperlink>
        </w:p>
        <w:p w14:paraId="6E3005C2" w14:textId="77777777" w:rsidR="0055472F" w:rsidRDefault="0055472F">
          <w:pPr>
            <w:pStyle w:val="TOC3"/>
            <w:tabs>
              <w:tab w:val="right" w:leader="dot" w:pos="9350"/>
            </w:tabs>
            <w:rPr>
              <w:noProof/>
            </w:rPr>
          </w:pPr>
          <w:hyperlink w:anchor="_Toc228879368" w:history="1">
            <w:r>
              <w:rPr>
                <w:rStyle w:val="Hyperlink"/>
                <w:noProof/>
              </w:rPr>
              <w:t>2.4.2 Ticket Status (User-Facing)</w:t>
            </w:r>
            <w:r>
              <w:rPr>
                <w:noProof/>
              </w:rPr>
              <w:tab/>
              <w:fldChar w:fldCharType="begin"/>
              <w:instrText xml:space="preserve"> PAGEREF _Toc228879368 \h </w:instrText>
              <w:fldChar w:fldCharType="separate"/>
              <w:t>1</w:t>
              <w:fldChar w:fldCharType="end"/>
            </w:r>
          </w:hyperlink>
        </w:p>
        <w:p w14:paraId="4359D9CA" w14:textId="77777777" w:rsidR="0055472F" w:rsidRDefault="0055472F">
          <w:pPr>
            <w:pStyle w:val="TOC3"/>
            <w:tabs>
              <w:tab w:val="right" w:leader="dot" w:pos="9350"/>
            </w:tabs>
            <w:rPr>
              <w:noProof/>
            </w:rPr>
          </w:pPr>
          <w:hyperlink w:anchor="_Toc228879369" w:history="1">
            <w:r>
              <w:rPr>
                <w:rStyle w:val="Hyperlink"/>
                <w:noProof/>
              </w:rPr>
              <w:t>2.4.3 Payment Status (Backend)</w:t>
            </w:r>
            <w:r>
              <w:rPr>
                <w:noProof/>
              </w:rPr>
              <w:tab/>
              <w:fldChar w:fldCharType="begin"/>
              <w:instrText xml:space="preserve"> PAGEREF _Toc228879369 \h </w:instrText>
              <w:fldChar w:fldCharType="separate"/>
              <w:t>1</w:t>
              <w:fldChar w:fldCharType="end"/>
            </w:r>
          </w:hyperlink>
        </w:p>
        <w:p w14:paraId="6904ED07" w14:textId="77777777" w:rsidR="0055472F" w:rsidRDefault="0055472F">
          <w:pPr>
            <w:pStyle w:val="TOC3"/>
            <w:tabs>
              <w:tab w:val="right" w:leader="dot" w:pos="9350"/>
            </w:tabs>
            <w:rPr>
              <w:noProof/>
            </w:rPr>
          </w:pPr>
          <w:hyperlink w:anchor="_Toc228879370" w:history="1">
            <w:r>
              <w:rPr>
                <w:rStyle w:val="Hyperlink"/>
                <w:noProof/>
              </w:rPr>
              <w:t>2.4.4 Spot vs. Ticket Terminology</w:t>
            </w:r>
            <w:r>
              <w:rPr>
                <w:noProof/>
              </w:rPr>
              <w:tab/>
              <w:fldChar w:fldCharType="begin"/>
              <w:instrText xml:space="preserve"> PAGEREF _Toc228879370 \h </w:instrText>
              <w:fldChar w:fldCharType="separate"/>
              <w:t>1</w:t>
              <w:fldChar w:fldCharType="end"/>
            </w:r>
          </w:hyperlink>
        </w:p>
        <w:p w14:paraId="7D060CCA" w14:textId="77777777" w:rsidR="0055472F" w:rsidRDefault="0055472F">
          <w:pPr>
            <w:pStyle w:val="TOC3"/>
            <w:tabs>
              <w:tab w:val="right" w:leader="dot" w:pos="9350"/>
            </w:tabs>
            <w:rPr>
              <w:noProof/>
            </w:rPr>
          </w:pPr>
          <w:hyperlink w:anchor="_Toc228879371" w:history="1">
            <w:r>
              <w:rPr>
                <w:rStyle w:val="Hyperlink"/>
                <w:noProof/>
              </w:rPr>
              <w:t>2.4.5 Check-In Model</w:t>
            </w:r>
            <w:r>
              <w:rPr>
                <w:noProof/>
              </w:rPr>
              <w:tab/>
              <w:fldChar w:fldCharType="begin"/>
              <w:instrText xml:space="preserve"> PAGEREF _Toc228879371 \h </w:instrText>
              <w:fldChar w:fldCharType="separate"/>
              <w:t>1</w:t>
              <w:fldChar w:fldCharType="end"/>
            </w:r>
          </w:hyperlink>
        </w:p>
        <w:p w14:paraId="6C25AD1F" w14:textId="77777777" w:rsidR="0055472F" w:rsidRDefault="0055472F">
          <w:pPr>
            <w:pStyle w:val="TOC2"/>
            <w:tabs>
              <w:tab w:val="right" w:leader="dot" w:pos="9350"/>
            </w:tabs>
            <w:rPr>
              <w:noProof/>
            </w:rPr>
          </w:pPr>
          <w:hyperlink w:anchor="_Toc228879372" w:history="1">
            <w:r>
              <w:rPr>
                <w:rStyle w:val="Hyperlink"/>
                <w:noProof/>
              </w:rPr>
              <w:t>2.5 Consumer (Guest)</w:t>
            </w:r>
            <w:r>
              <w:rPr>
                <w:noProof/>
              </w:rPr>
              <w:tab/>
              <w:fldChar w:fldCharType="begin"/>
              <w:instrText xml:space="preserve"> PAGEREF _Toc228879372 \h </w:instrText>
              <w:fldChar w:fldCharType="separate"/>
              <w:t>1</w:t>
              <w:fldChar w:fldCharType="end"/>
            </w:r>
          </w:hyperlink>
        </w:p>
        <w:p w14:paraId="7C6F7552" w14:textId="77777777" w:rsidR="0055472F" w:rsidRDefault="0055472F">
          <w:pPr>
            <w:pStyle w:val="TOC3"/>
            <w:tabs>
              <w:tab w:val="right" w:leader="dot" w:pos="9350"/>
            </w:tabs>
            <w:rPr>
              <w:noProof/>
            </w:rPr>
          </w:pPr>
          <w:hyperlink w:anchor="_Toc228879373" w:history="1">
            <w:r>
              <w:rPr>
                <w:rStyle w:val="Hyperlink"/>
                <w:noProof/>
              </w:rPr>
              <w:t>2.5.1 Core Attributes</w:t>
            </w:r>
            <w:r>
              <w:rPr>
                <w:noProof/>
              </w:rPr>
              <w:tab/>
              <w:fldChar w:fldCharType="begin"/>
              <w:instrText xml:space="preserve"> PAGEREF _Toc228879373 \h </w:instrText>
              <w:fldChar w:fldCharType="separate"/>
              <w:t>1</w:t>
              <w:fldChar w:fldCharType="end"/>
            </w:r>
          </w:hyperlink>
        </w:p>
        <w:p w14:paraId="5AF4BCC1" w14:textId="77777777" w:rsidR="0055472F" w:rsidRDefault="0055472F">
          <w:pPr>
            <w:pStyle w:val="TOC3"/>
            <w:tabs>
              <w:tab w:val="right" w:leader="dot" w:pos="9350"/>
            </w:tabs>
            <w:rPr>
              <w:noProof/>
            </w:rPr>
          </w:pPr>
          <w:hyperlink w:anchor="_Toc228879374" w:history="1">
            <w:r>
              <w:rPr>
                <w:rStyle w:val="Hyperlink"/>
                <w:noProof/>
              </w:rPr>
              <w:t>2.5.2 Identity Model</w:t>
            </w:r>
            <w:r>
              <w:rPr>
                <w:noProof/>
              </w:rPr>
              <w:tab/>
              <w:fldChar w:fldCharType="begin"/>
              <w:instrText xml:space="preserve"> PAGEREF _Toc228879374 \h </w:instrText>
              <w:fldChar w:fldCharType="separate"/>
              <w:t>1</w:t>
              <w:fldChar w:fldCharType="end"/>
            </w:r>
          </w:hyperlink>
        </w:p>
        <w:p w14:paraId="79FA1C97" w14:textId="77777777" w:rsidR="0055472F" w:rsidRDefault="0055472F">
          <w:pPr>
            <w:pStyle w:val="TOC3"/>
            <w:tabs>
              <w:tab w:val="right" w:leader="dot" w:pos="9350"/>
            </w:tabs>
            <w:rPr>
              <w:noProof/>
            </w:rPr>
          </w:pPr>
          <w:hyperlink w:anchor="_Toc228879375" w:history="1">
            <w:r>
              <w:rPr>
                <w:rStyle w:val="Hyperlink"/>
                <w:noProof/>
              </w:rPr>
              <w:t>2.5.3 Account Model</w:t>
            </w:r>
            <w:r>
              <w:rPr>
                <w:noProof/>
              </w:rPr>
              <w:tab/>
              <w:fldChar w:fldCharType="begin"/>
              <w:instrText xml:space="preserve"> PAGEREF _Toc228879375 \h </w:instrText>
              <w:fldChar w:fldCharType="separate"/>
              <w:t>1</w:t>
              <w:fldChar w:fldCharType="end"/>
            </w:r>
          </w:hyperlink>
        </w:p>
        <w:p w14:paraId="0B27BCF4" w14:textId="77777777" w:rsidR="0055472F" w:rsidRDefault="0055472F">
          <w:pPr>
            <w:pStyle w:val="TOC3"/>
            <w:tabs>
              <w:tab w:val="right" w:leader="dot" w:pos="9350"/>
            </w:tabs>
            <w:rPr>
              <w:noProof/>
            </w:rPr>
          </w:pPr>
          <w:hyperlink w:anchor="_Toc228879376" w:history="1">
            <w:r>
              <w:rPr>
                <w:rStyle w:val="Hyperlink"/>
                <w:noProof/>
              </w:rPr>
              <w:t>2.5.4 Data Sharing</w:t>
            </w:r>
            <w:r>
              <w:rPr>
                <w:noProof/>
              </w:rPr>
              <w:tab/>
              <w:fldChar w:fldCharType="begin"/>
              <w:instrText xml:space="preserve"> PAGEREF _Toc228879376 \h </w:instrText>
              <w:fldChar w:fldCharType="separate"/>
              <w:t>1</w:t>
              <w:fldChar w:fldCharType="end"/>
            </w:r>
          </w:hyperlink>
        </w:p>
        <w:p w14:paraId="0E8885EE" w14:textId="77777777" w:rsidR="0055472F" w:rsidRDefault="0055472F">
          <w:pPr>
            <w:pStyle w:val="TOC2"/>
            <w:tabs>
              <w:tab w:val="right" w:leader="dot" w:pos="9350"/>
            </w:tabs>
            <w:rPr>
              <w:noProof/>
            </w:rPr>
          </w:pPr>
          <w:hyperlink w:anchor="_Toc228879377" w:history="1">
            <w:r>
              <w:rPr>
                <w:rStyle w:val="Hyperlink"/>
                <w:noProof/>
              </w:rPr>
              <w:t>2.6 Payment Record</w:t>
            </w:r>
            <w:r>
              <w:rPr>
                <w:noProof/>
              </w:rPr>
              <w:tab/>
              <w:fldChar w:fldCharType="begin"/>
              <w:instrText xml:space="preserve"> PAGEREF _Toc228879377 \h </w:instrText>
              <w:fldChar w:fldCharType="separate"/>
              <w:t>1</w:t>
              <w:fldChar w:fldCharType="end"/>
            </w:r>
          </w:hyperlink>
        </w:p>
        <w:p w14:paraId="2686B229" w14:textId="77777777" w:rsidR="0055472F" w:rsidRDefault="0055472F">
          <w:pPr>
            <w:pStyle w:val="TOC3"/>
            <w:tabs>
              <w:tab w:val="right" w:leader="dot" w:pos="9350"/>
            </w:tabs>
            <w:rPr>
              <w:noProof/>
            </w:rPr>
          </w:pPr>
          <w:hyperlink w:anchor="_Toc228879378" w:history="1">
            <w:r>
              <w:rPr>
                <w:rStyle w:val="Hyperlink"/>
                <w:noProof/>
              </w:rPr>
              <w:t>2.6.1 Payment Flow</w:t>
            </w:r>
            <w:r>
              <w:rPr>
                <w:noProof/>
              </w:rPr>
              <w:tab/>
              <w:fldChar w:fldCharType="begin"/>
              <w:instrText xml:space="preserve"> PAGEREF _Toc228879378 \h </w:instrText>
              <w:fldChar w:fldCharType="separate"/>
              <w:t>1</w:t>
              <w:fldChar w:fldCharType="end"/>
            </w:r>
          </w:hyperlink>
        </w:p>
        <w:p w14:paraId="186D994D" w14:textId="77777777" w:rsidR="0055472F" w:rsidRDefault="0055472F">
          <w:pPr>
            <w:pStyle w:val="TOC3"/>
            <w:tabs>
              <w:tab w:val="right" w:leader="dot" w:pos="9350"/>
            </w:tabs>
            <w:rPr>
              <w:noProof/>
            </w:rPr>
          </w:pPr>
          <w:hyperlink w:anchor="_Toc228879379" w:history="1">
            <w:r>
              <w:rPr>
                <w:rStyle w:val="Hyperlink"/>
                <w:noProof/>
              </w:rPr>
              <w:t>2.6.2 Payment Record Attributes</w:t>
            </w:r>
            <w:r>
              <w:rPr>
                <w:noProof/>
              </w:rPr>
              <w:tab/>
              <w:fldChar w:fldCharType="begin"/>
              <w:instrText xml:space="preserve"> PAGEREF _Toc228879379 \h </w:instrText>
              <w:fldChar w:fldCharType="separate"/>
              <w:t>1</w:t>
              <w:fldChar w:fldCharType="end"/>
            </w:r>
          </w:hyperlink>
        </w:p>
        <w:p w14:paraId="3F9EE09C" w14:textId="77777777" w:rsidR="0055472F" w:rsidRDefault="0055472F">
          <w:pPr>
            <w:pStyle w:val="TOC2"/>
            <w:tabs>
              <w:tab w:val="right" w:leader="dot" w:pos="9350"/>
            </w:tabs>
            <w:rPr>
              <w:noProof/>
            </w:rPr>
          </w:pPr>
          <w:hyperlink w:anchor="_Toc228879380" w:history="1">
            <w:r>
              <w:rPr>
                <w:rStyle w:val="Hyperlink"/>
                <w:noProof/>
              </w:rPr>
              <w:t>2.7 Entity Relationships</w:t>
            </w:r>
            <w:r>
              <w:rPr>
                <w:noProof/>
              </w:rPr>
              <w:tab/>
              <w:fldChar w:fldCharType="begin"/>
              <w:instrText xml:space="preserve"> PAGEREF _Toc228879380 \h </w:instrText>
              <w:fldChar w:fldCharType="separate"/>
              <w:t>1</w:t>
              <w:fldChar w:fldCharType="end"/>
            </w:r>
          </w:hyperlink>
        </w:p>
        <w:p w14:paraId="4D1B9F02" w14:textId="77777777" w:rsidR="0055472F" w:rsidRDefault="0055472F">
          <w:pPr>
            <w:pStyle w:val="TOC2"/>
            <w:tabs>
              <w:tab w:val="right" w:leader="dot" w:pos="9350"/>
            </w:tabs>
            <w:rPr>
              <w:noProof/>
            </w:rPr>
          </w:pPr>
          <w:hyperlink w:anchor="_Toc228879381" w:history="1">
            <w:r>
              <w:rPr>
                <w:rStyle w:val="Hyperlink"/>
                <w:noProof/>
              </w:rPr>
              <w:t>2.8 Followers</w:t>
            </w:r>
            <w:r>
              <w:rPr>
                <w:noProof/>
              </w:rPr>
              <w:tab/>
              <w:fldChar w:fldCharType="begin"/>
              <w:instrText xml:space="preserve"> PAGEREF _Toc228879381 \h </w:instrText>
              <w:fldChar w:fldCharType="separate"/>
              <w:t>1</w:t>
              <w:fldChar w:fldCharType="end"/>
            </w:r>
          </w:hyperlink>
        </w:p>
        <w:p w14:paraId="37AFDD81" w14:textId="77777777" w:rsidR="0055472F" w:rsidRDefault="0055472F">
          <w:pPr>
            <w:pStyle w:val="TOC1"/>
            <w:tabs>
              <w:tab w:val="right" w:leader="dot" w:pos="9350"/>
            </w:tabs>
            <w:rPr>
              <w:noProof/>
            </w:rPr>
          </w:pPr>
          <w:hyperlink w:anchor="_Toc228879382" w:history="1">
            <w:r>
              <w:rPr>
                <w:rStyle w:val="Hyperlink"/>
                <w:noProof/>
              </w:rPr>
              <w:t>3. Drop Configuration and Lifecycle</w:t>
            </w:r>
            <w:r>
              <w:rPr>
                <w:noProof/>
              </w:rPr>
              <w:tab/>
              <w:fldChar w:fldCharType="begin"/>
              <w:instrText xml:space="preserve"> PAGEREF _Toc228879382 \h </w:instrText>
              <w:fldChar w:fldCharType="separate"/>
              <w:t>1</w:t>
              <w:fldChar w:fldCharType="end"/>
            </w:r>
          </w:hyperlink>
        </w:p>
        <w:p w14:paraId="70D1662B" w14:textId="77777777" w:rsidR="0055472F" w:rsidRDefault="0055472F">
          <w:pPr>
            <w:pStyle w:val="TOC2"/>
            <w:tabs>
              <w:tab w:val="right" w:leader="dot" w:pos="9350"/>
            </w:tabs>
            <w:rPr>
              <w:noProof/>
            </w:rPr>
          </w:pPr>
          <w:hyperlink w:anchor="_Toc228879383" w:history="1">
            <w:r>
              <w:rPr>
                <w:rStyle w:val="Hyperlink"/>
                <w:noProof/>
              </w:rPr>
              <w:t>3.1 Drop Format (v1)</w:t>
            </w:r>
            <w:r>
              <w:rPr>
                <w:noProof/>
              </w:rPr>
              <w:tab/>
              <w:fldChar w:fldCharType="begin"/>
              <w:instrText xml:space="preserve"> PAGEREF _Toc228879383 \h </w:instrText>
              <w:fldChar w:fldCharType="separate"/>
              <w:t>1</w:t>
              <w:fldChar w:fldCharType="end"/>
            </w:r>
          </w:hyperlink>
        </w:p>
        <w:p w14:paraId="2C496454" w14:textId="77777777" w:rsidR="0055472F" w:rsidRDefault="0055472F">
          <w:pPr>
            <w:pStyle w:val="TOC2"/>
            <w:tabs>
              <w:tab w:val="right" w:leader="dot" w:pos="9350"/>
            </w:tabs>
            <w:rPr>
              <w:noProof/>
            </w:rPr>
          </w:pPr>
          <w:hyperlink w:anchor="_Toc228879384" w:history="1">
            <w:r>
              <w:rPr>
                <w:rStyle w:val="Hyperlink"/>
                <w:noProof/>
              </w:rPr>
              <w:t>3.2 Event Timing Modes</w:t>
            </w:r>
            <w:r>
              <w:rPr>
                <w:noProof/>
              </w:rPr>
              <w:tab/>
              <w:fldChar w:fldCharType="begin"/>
              <w:instrText xml:space="preserve"> PAGEREF _Toc228879384 \h </w:instrText>
              <w:fldChar w:fldCharType="separate"/>
              <w:t>1</w:t>
              <w:fldChar w:fldCharType="end"/>
            </w:r>
          </w:hyperlink>
        </w:p>
        <w:p w14:paraId="169AA2CA" w14:textId="77777777" w:rsidR="0055472F" w:rsidRDefault="0055472F">
          <w:pPr>
            <w:pStyle w:val="TOC2"/>
            <w:tabs>
              <w:tab w:val="right" w:leader="dot" w:pos="9350"/>
            </w:tabs>
            <w:rPr>
              <w:noProof/>
            </w:rPr>
          </w:pPr>
          <w:hyperlink w:anchor="_Toc228879385" w:history="1">
            <w:r>
              <w:rPr>
                <w:rStyle w:val="Hyperlink"/>
                <w:noProof/>
              </w:rPr>
              <w:t>3.3 Configuration Requirements</w:t>
            </w:r>
            <w:r>
              <w:rPr>
                <w:noProof/>
              </w:rPr>
              <w:tab/>
              <w:fldChar w:fldCharType="begin"/>
              <w:instrText xml:space="preserve"> PAGEREF _Toc228879385 \h </w:instrText>
              <w:fldChar w:fldCharType="separate"/>
              <w:t>1</w:t>
              <w:fldChar w:fldCharType="end"/>
            </w:r>
          </w:hyperlink>
        </w:p>
        <w:p w14:paraId="4563E2AB" w14:textId="77777777" w:rsidR="0055472F" w:rsidRDefault="0055472F">
          <w:pPr>
            <w:pStyle w:val="TOC3"/>
            <w:tabs>
              <w:tab w:val="right" w:leader="dot" w:pos="9350"/>
            </w:tabs>
            <w:rPr>
              <w:noProof/>
            </w:rPr>
          </w:pPr>
          <w:hyperlink w:anchor="_Toc228879386" w:history="1">
            <w:r>
              <w:rPr>
                <w:rStyle w:val="Hyperlink"/>
                <w:noProof/>
              </w:rPr>
              <w:t>3.3.1 One Live Drop Per Account</w:t>
            </w:r>
            <w:r>
              <w:rPr>
                <w:noProof/>
              </w:rPr>
              <w:tab/>
              <w:fldChar w:fldCharType="begin"/>
              <w:instrText xml:space="preserve"> PAGEREF _Toc228879386 \h </w:instrText>
              <w:fldChar w:fldCharType="separate"/>
              <w:t>1</w:t>
              <w:fldChar w:fldCharType="end"/>
            </w:r>
          </w:hyperlink>
        </w:p>
        <w:p w14:paraId="23FB984F" w14:textId="77777777" w:rsidR="0055472F" w:rsidRDefault="0055472F">
          <w:pPr>
            <w:pStyle w:val="TOC3"/>
            <w:tabs>
              <w:tab w:val="right" w:leader="dot" w:pos="9350"/>
            </w:tabs>
            <w:rPr>
              <w:noProof/>
            </w:rPr>
          </w:pPr>
          <w:hyperlink w:anchor="_Toc228879387" w:history="1">
            <w:r>
              <w:rPr>
                <w:rStyle w:val="Hyperlink"/>
                <w:noProof/>
              </w:rPr>
              <w:t>3.3.2 Advance Scheduling Window</w:t>
            </w:r>
            <w:r>
              <w:rPr>
                <w:noProof/>
              </w:rPr>
              <w:tab/>
              <w:fldChar w:fldCharType="begin"/>
              <w:instrText xml:space="preserve"> PAGEREF _Toc228879387 \h </w:instrText>
              <w:fldChar w:fldCharType="separate"/>
              <w:t>1</w:t>
              <w:fldChar w:fldCharType="end"/>
            </w:r>
          </w:hyperlink>
        </w:p>
        <w:p w14:paraId="060ECE8B" w14:textId="77777777" w:rsidR="0055472F" w:rsidRDefault="0055472F">
          <w:pPr>
            <w:pStyle w:val="TOC3"/>
            <w:tabs>
              <w:tab w:val="right" w:leader="dot" w:pos="9350"/>
            </w:tabs>
            <w:rPr>
              <w:noProof/>
            </w:rPr>
          </w:pPr>
          <w:hyperlink w:anchor="_Toc228879388" w:history="1">
            <w:r>
              <w:rPr>
                <w:rStyle w:val="Hyperlink"/>
                <w:noProof/>
              </w:rPr>
              <w:t>3.3.3 Broadcast and Purchase Timing</w:t>
            </w:r>
            <w:r>
              <w:rPr>
                <w:noProof/>
              </w:rPr>
              <w:tab/>
              <w:fldChar w:fldCharType="begin"/>
              <w:instrText xml:space="preserve"> PAGEREF _Toc228879388 \h </w:instrText>
              <w:fldChar w:fldCharType="separate"/>
              <w:t>1</w:t>
              <w:fldChar w:fldCharType="end"/>
            </w:r>
          </w:hyperlink>
        </w:p>
        <w:p w14:paraId="011654AF" w14:textId="77777777" w:rsidR="0055472F" w:rsidRDefault="0055472F">
          <w:pPr>
            <w:pStyle w:val="TOC3"/>
            <w:tabs>
              <w:tab w:val="right" w:leader="dot" w:pos="9350"/>
            </w:tabs>
            <w:rPr>
              <w:noProof/>
            </w:rPr>
          </w:pPr>
          <w:hyperlink w:anchor="_Toc228879389" w:history="1">
            <w:r>
              <w:rPr>
                <w:rStyle w:val="Hyperlink"/>
                <w:noProof/>
              </w:rPr>
              <w:t>3.3.4 Media Required</w:t>
            </w:r>
            <w:r>
              <w:rPr>
                <w:noProof/>
              </w:rPr>
              <w:tab/>
              <w:fldChar w:fldCharType="begin"/>
              <w:instrText xml:space="preserve"> PAGEREF _Toc228879389 \h </w:instrText>
              <w:fldChar w:fldCharType="separate"/>
              <w:t>1</w:t>
              <w:fldChar w:fldCharType="end"/>
            </w:r>
          </w:hyperlink>
        </w:p>
        <w:p w14:paraId="50BB7B2A" w14:textId="77777777" w:rsidR="0055472F" w:rsidRDefault="0055472F">
          <w:pPr>
            <w:pStyle w:val="TOC3"/>
            <w:tabs>
              <w:tab w:val="right" w:leader="dot" w:pos="9350"/>
            </w:tabs>
            <w:rPr>
              <w:noProof/>
            </w:rPr>
          </w:pPr>
          <w:hyperlink w:anchor="_Toc228879390" w:history="1">
            <w:r>
              <w:rPr>
                <w:rStyle w:val="Hyperlink"/>
                <w:noProof/>
              </w:rPr>
              <w:t>3.3.5 Title and Description</w:t>
            </w:r>
            <w:r>
              <w:rPr>
                <w:noProof/>
              </w:rPr>
              <w:tab/>
              <w:fldChar w:fldCharType="begin"/>
              <w:instrText xml:space="preserve"> PAGEREF _Toc228879390 \h </w:instrText>
              <w:fldChar w:fldCharType="separate"/>
              <w:t>1</w:t>
              <w:fldChar w:fldCharType="end"/>
            </w:r>
          </w:hyperlink>
        </w:p>
        <w:p w14:paraId="4370DFF0" w14:textId="77777777" w:rsidR="0055472F" w:rsidRDefault="0055472F">
          <w:pPr>
            <w:pStyle w:val="TOC3"/>
            <w:tabs>
              <w:tab w:val="right" w:leader="dot" w:pos="9350"/>
            </w:tabs>
            <w:rPr>
              <w:noProof/>
            </w:rPr>
          </w:pPr>
          <w:hyperlink w:anchor="_Toc228879391" w:history="1">
            <w:r>
              <w:rPr>
                <w:rStyle w:val="Hyperlink"/>
                <w:noProof/>
              </w:rPr>
              <w:t>3.3.6 Capacity</w:t>
            </w:r>
            <w:r>
              <w:rPr>
                <w:noProof/>
              </w:rPr>
              <w:tab/>
              <w:fldChar w:fldCharType="begin"/>
              <w:instrText xml:space="preserve"> PAGEREF _Toc228879391 \h </w:instrText>
              <w:fldChar w:fldCharType="separate"/>
              <w:t>1</w:t>
              <w:fldChar w:fldCharType="end"/>
            </w:r>
          </w:hyperlink>
        </w:p>
        <w:p w14:paraId="5C4BCBC8" w14:textId="77777777" w:rsidR="0055472F" w:rsidRDefault="0055472F">
          <w:pPr>
            <w:pStyle w:val="TOC3"/>
            <w:tabs>
              <w:tab w:val="right" w:leader="dot" w:pos="9350"/>
            </w:tabs>
            <w:rPr>
              <w:noProof/>
            </w:rPr>
          </w:pPr>
          <w:hyperlink w:anchor="_Toc228879392" w:history="1">
            <w:r>
              <w:rPr>
                <w:rStyle w:val="Hyperlink"/>
                <w:noProof/>
              </w:rPr>
              <w:t>3.3.7 Pricing</w:t>
            </w:r>
            <w:r>
              <w:rPr>
                <w:noProof/>
              </w:rPr>
              <w:tab/>
              <w:fldChar w:fldCharType="begin"/>
              <w:instrText xml:space="preserve"> PAGEREF _Toc228879392 \h </w:instrText>
              <w:fldChar w:fldCharType="separate"/>
              <w:t>1</w:t>
              <w:fldChar w:fldCharType="end"/>
            </w:r>
          </w:hyperlink>
        </w:p>
        <w:p w14:paraId="62D5B070" w14:textId="77777777" w:rsidR="0055472F" w:rsidRDefault="0055472F">
          <w:pPr>
            <w:pStyle w:val="TOC3"/>
            <w:tabs>
              <w:tab w:val="right" w:leader="dot" w:pos="9350"/>
            </w:tabs>
            <w:rPr>
              <w:noProof/>
            </w:rPr>
          </w:pPr>
          <w:hyperlink w:anchor="_Toc228879393" w:history="1">
            <w:r>
              <w:rPr>
                <w:rStyle w:val="Hyperlink"/>
                <w:noProof/>
              </w:rPr>
              <w:t>3.3.8 Max Tickets Per Guest</w:t>
            </w:r>
            <w:r>
              <w:rPr>
                <w:noProof/>
              </w:rPr>
              <w:tab/>
              <w:fldChar w:fldCharType="begin"/>
              <w:instrText xml:space="preserve"> PAGEREF _Toc228879393 \h </w:instrText>
              <w:fldChar w:fldCharType="separate"/>
              <w:t>1</w:t>
              <w:fldChar w:fldCharType="end"/>
            </w:r>
          </w:hyperlink>
        </w:p>
        <w:p w14:paraId="3ADEB166" w14:textId="77777777" w:rsidR="0055472F" w:rsidRDefault="0055472F">
          <w:pPr>
            <w:pStyle w:val="TOC3"/>
            <w:tabs>
              <w:tab w:val="right" w:leader="dot" w:pos="9350"/>
            </w:tabs>
            <w:rPr>
              <w:noProof/>
            </w:rPr>
          </w:pPr>
          <w:hyperlink w:anchor="_Toc228879394" w:history="1">
            <w:r>
              <w:rPr>
                <w:rStyle w:val="Hyperlink"/>
                <w:noProof/>
              </w:rPr>
              <w:t>3.3.9 Audience (Who Can Reserve)</w:t>
            </w:r>
            <w:r>
              <w:rPr>
                <w:noProof/>
              </w:rPr>
              <w:tab/>
              <w:fldChar w:fldCharType="begin"/>
              <w:instrText xml:space="preserve"> PAGEREF _Toc228879394 \h </w:instrText>
              <w:fldChar w:fldCharType="separate"/>
              <w:t>1</w:t>
              <w:fldChar w:fldCharType="end"/>
            </w:r>
          </w:hyperlink>
        </w:p>
        <w:p w14:paraId="0C486170" w14:textId="77777777" w:rsidR="0055472F" w:rsidRDefault="0055472F">
          <w:pPr>
            <w:pStyle w:val="TOC3"/>
            <w:tabs>
              <w:tab w:val="right" w:leader="dot" w:pos="9350"/>
            </w:tabs>
            <w:rPr>
              <w:noProof/>
            </w:rPr>
          </w:pPr>
          <w:hyperlink w:anchor="_Toc228879395" w:history="1">
            <w:r>
              <w:rPr>
                <w:rStyle w:val="Hyperlink"/>
                <w:noProof/>
              </w:rPr>
              <w:t>3.3.10 Age Restriction</w:t>
            </w:r>
            <w:r>
              <w:rPr>
                <w:noProof/>
              </w:rPr>
              <w:tab/>
              <w:fldChar w:fldCharType="begin"/>
              <w:instrText xml:space="preserve"> PAGEREF _Toc228879395 \h </w:instrText>
              <w:fldChar w:fldCharType="separate"/>
              <w:t>1</w:t>
              <w:fldChar w:fldCharType="end"/>
            </w:r>
          </w:hyperlink>
        </w:p>
        <w:p w14:paraId="4FCEAED3" w14:textId="77777777" w:rsidR="0055472F" w:rsidRDefault="0055472F">
          <w:pPr>
            <w:pStyle w:val="TOC3"/>
            <w:tabs>
              <w:tab w:val="right" w:leader="dot" w:pos="9350"/>
            </w:tabs>
            <w:rPr>
              <w:noProof/>
            </w:rPr>
          </w:pPr>
          <w:hyperlink w:anchor="_Toc228879396" w:history="1">
            <w:r>
              <w:rPr>
                <w:rStyle w:val="Hyperlink"/>
                <w:noProof/>
              </w:rPr>
              <w:t>3.3.11 Sales Tax</w:t>
            </w:r>
            <w:r>
              <w:rPr>
                <w:noProof/>
              </w:rPr>
              <w:tab/>
              <w:fldChar w:fldCharType="begin"/>
              <w:instrText xml:space="preserve"> PAGEREF _Toc228879396 \h </w:instrText>
              <w:fldChar w:fldCharType="separate"/>
              <w:t>1</w:t>
              <w:fldChar w:fldCharType="end"/>
            </w:r>
          </w:hyperlink>
        </w:p>
        <w:p w14:paraId="4715A3C7" w14:textId="77777777" w:rsidR="0055472F" w:rsidRDefault="0055472F">
          <w:pPr>
            <w:pStyle w:val="TOC3"/>
            <w:tabs>
              <w:tab w:val="right" w:leader="dot" w:pos="9350"/>
            </w:tabs>
            <w:rPr>
              <w:noProof/>
            </w:rPr>
          </w:pPr>
          <w:hyperlink w:anchor="_Toc228879397" w:history="1">
            <w:r>
              <w:rPr>
                <w:rStyle w:val="Hyperlink"/>
                <w:noProof/>
              </w:rPr>
              <w:t>3.3.12 Drop Host (Enterprise Only)</w:t>
            </w:r>
            <w:r>
              <w:rPr>
                <w:noProof/>
              </w:rPr>
              <w:tab/>
              <w:fldChar w:fldCharType="begin"/>
              <w:instrText xml:space="preserve"> PAGEREF _Toc228879397 \h </w:instrText>
              <w:fldChar w:fldCharType="separate"/>
              <w:t>1</w:t>
              <w:fldChar w:fldCharType="end"/>
            </w:r>
          </w:hyperlink>
        </w:p>
        <w:p w14:paraId="2438DBF1" w14:textId="77777777" w:rsidR="0055472F" w:rsidRDefault="0055472F">
          <w:pPr>
            <w:pStyle w:val="TOC3"/>
            <w:tabs>
              <w:tab w:val="right" w:leader="dot" w:pos="9350"/>
            </w:tabs>
            <w:rPr>
              <w:noProof/>
            </w:rPr>
          </w:pPr>
          <w:hyperlink w:anchor="_Toc228879398" w:history="1">
            <w:r>
              <w:rPr>
                <w:rStyle w:val="Hyperlink"/>
                <w:noProof/>
              </w:rPr>
              <w:t>3.3.13 Guest Data Fields</w:t>
            </w:r>
            <w:r>
              <w:rPr>
                <w:noProof/>
              </w:rPr>
              <w:tab/>
              <w:fldChar w:fldCharType="begin"/>
              <w:instrText xml:space="preserve"> PAGEREF _Toc228879398 \h </w:instrText>
              <w:fldChar w:fldCharType="separate"/>
              <w:t>1</w:t>
              <w:fldChar w:fldCharType="end"/>
            </w:r>
          </w:hyperlink>
        </w:p>
        <w:p w14:paraId="345A6D71" w14:textId="77777777" w:rsidR="0055472F" w:rsidRDefault="0055472F">
          <w:pPr>
            <w:pStyle w:val="TOC2"/>
            <w:tabs>
              <w:tab w:val="right" w:leader="dot" w:pos="9350"/>
            </w:tabs>
            <w:rPr>
              <w:noProof/>
            </w:rPr>
          </w:pPr>
          <w:hyperlink w:anchor="_Toc228879399" w:history="1">
            <w:r>
              <w:rPr>
                <w:rStyle w:val="Hyperlink"/>
                <w:noProof/>
              </w:rPr>
              <w:t>3.4 Drop Lifecycle (Detailed)</w:t>
            </w:r>
            <w:r>
              <w:rPr>
                <w:noProof/>
              </w:rPr>
              <w:tab/>
              <w:fldChar w:fldCharType="begin"/>
              <w:instrText xml:space="preserve"> PAGEREF _Toc228879399 \h </w:instrText>
              <w:fldChar w:fldCharType="separate"/>
              <w:t>1</w:t>
              <w:fldChar w:fldCharType="end"/>
            </w:r>
          </w:hyperlink>
        </w:p>
        <w:p w14:paraId="0C254712" w14:textId="77777777" w:rsidR="0055472F" w:rsidRDefault="0055472F">
          <w:pPr>
            <w:pStyle w:val="TOC3"/>
            <w:tabs>
              <w:tab w:val="right" w:leader="dot" w:pos="9350"/>
            </w:tabs>
            <w:rPr>
              <w:noProof/>
            </w:rPr>
          </w:pPr>
          <w:hyperlink w:anchor="_Toc228879400" w:history="1">
            <w:r>
              <w:rPr>
                <w:rStyle w:val="Hyperlink"/>
                <w:noProof/>
              </w:rPr>
              <w:t>3.4.1 Draft</w:t>
            </w:r>
            <w:r>
              <w:rPr>
                <w:noProof/>
              </w:rPr>
              <w:tab/>
              <w:fldChar w:fldCharType="begin"/>
              <w:instrText xml:space="preserve"> PAGEREF _Toc228879400 \h </w:instrText>
              <w:fldChar w:fldCharType="separate"/>
              <w:t>1</w:t>
              <w:fldChar w:fldCharType="end"/>
            </w:r>
          </w:hyperlink>
        </w:p>
        <w:p w14:paraId="0D2427CD" w14:textId="77777777" w:rsidR="0055472F" w:rsidRDefault="0055472F">
          <w:pPr>
            <w:pStyle w:val="TOC3"/>
            <w:tabs>
              <w:tab w:val="right" w:leader="dot" w:pos="9350"/>
            </w:tabs>
            <w:rPr>
              <w:noProof/>
            </w:rPr>
          </w:pPr>
          <w:hyperlink w:anchor="_Toc228879401" w:history="1">
            <w:r>
              <w:rPr>
                <w:rStyle w:val="Hyperlink"/>
                <w:noProof/>
              </w:rPr>
              <w:t>3.4.2 Scheduled</w:t>
            </w:r>
            <w:r>
              <w:rPr>
                <w:noProof/>
              </w:rPr>
              <w:tab/>
              <w:fldChar w:fldCharType="begin"/>
              <w:instrText xml:space="preserve"> PAGEREF _Toc228879401 \h </w:instrText>
              <w:fldChar w:fldCharType="separate"/>
              <w:t>1</w:t>
              <w:fldChar w:fldCharType="end"/>
            </w:r>
          </w:hyperlink>
        </w:p>
        <w:p w14:paraId="3F17A808" w14:textId="77777777" w:rsidR="0055472F" w:rsidRDefault="0055472F">
          <w:pPr>
            <w:pStyle w:val="TOC3"/>
            <w:tabs>
              <w:tab w:val="right" w:leader="dot" w:pos="9350"/>
            </w:tabs>
            <w:rPr>
              <w:noProof/>
            </w:rPr>
          </w:pPr>
          <w:hyperlink w:anchor="_Toc228879402" w:history="1">
            <w:r>
              <w:rPr>
                <w:rStyle w:val="Hyperlink"/>
                <w:noProof/>
              </w:rPr>
              <w:t>3.4.3 Live</w:t>
            </w:r>
            <w:r>
              <w:rPr>
                <w:noProof/>
              </w:rPr>
              <w:tab/>
              <w:fldChar w:fldCharType="begin"/>
              <w:instrText xml:space="preserve"> PAGEREF _Toc228879402 \h </w:instrText>
              <w:fldChar w:fldCharType="separate"/>
              <w:t>1</w:t>
              <w:fldChar w:fldCharType="end"/>
            </w:r>
          </w:hyperlink>
        </w:p>
        <w:p w14:paraId="09961C77" w14:textId="77777777" w:rsidR="0055472F" w:rsidRDefault="0055472F">
          <w:pPr>
            <w:pStyle w:val="TOC3"/>
            <w:tabs>
              <w:tab w:val="right" w:leader="dot" w:pos="9350"/>
            </w:tabs>
            <w:rPr>
              <w:noProof/>
            </w:rPr>
          </w:pPr>
          <w:hyperlink w:anchor="_Toc228879403" w:history="1">
            <w:r>
              <w:rPr>
                <w:rStyle w:val="Hyperlink"/>
                <w:noProof/>
              </w:rPr>
              <w:t>3.4.4 Live-Sold Out</w:t>
            </w:r>
            <w:r>
              <w:rPr>
                <w:noProof/>
              </w:rPr>
              <w:tab/>
              <w:fldChar w:fldCharType="begin"/>
              <w:instrText xml:space="preserve"> PAGEREF _Toc228879403 \h </w:instrText>
              <w:fldChar w:fldCharType="separate"/>
              <w:t>1</w:t>
              <w:fldChar w:fldCharType="end"/>
            </w:r>
          </w:hyperlink>
        </w:p>
        <w:p w14:paraId="5ECEC7BD" w14:textId="77777777" w:rsidR="0055472F" w:rsidRDefault="0055472F">
          <w:pPr>
            <w:pStyle w:val="TOC3"/>
            <w:tabs>
              <w:tab w:val="right" w:leader="dot" w:pos="9350"/>
            </w:tabs>
            <w:rPr>
              <w:noProof/>
            </w:rPr>
          </w:pPr>
          <w:hyperlink w:anchor="_Toc228879404" w:history="1">
            <w:r>
              <w:rPr>
                <w:rStyle w:val="Hyperlink"/>
                <w:noProof/>
              </w:rPr>
              <w:t>3.4.5 Paused</w:t>
            </w:r>
            <w:r>
              <w:rPr>
                <w:noProof/>
              </w:rPr>
              <w:tab/>
              <w:fldChar w:fldCharType="begin"/>
              <w:instrText xml:space="preserve"> PAGEREF _Toc228879404 \h </w:instrText>
              <w:fldChar w:fldCharType="separate"/>
              <w:t>1</w:t>
              <w:fldChar w:fldCharType="end"/>
            </w:r>
          </w:hyperlink>
        </w:p>
        <w:p w14:paraId="3DD17494" w14:textId="77777777" w:rsidR="0055472F" w:rsidRDefault="0055472F">
          <w:pPr>
            <w:pStyle w:val="TOC3"/>
            <w:tabs>
              <w:tab w:val="right" w:leader="dot" w:pos="9350"/>
            </w:tabs>
            <w:rPr>
              <w:noProof/>
            </w:rPr>
          </w:pPr>
          <w:hyperlink w:anchor="_Toc228879405" w:history="1">
            <w:r>
              <w:rPr>
                <w:rStyle w:val="Hyperlink"/>
                <w:noProof/>
              </w:rPr>
              <w:t>3.4.6 Purchase Closed</w:t>
            </w:r>
            <w:r>
              <w:rPr>
                <w:noProof/>
              </w:rPr>
              <w:tab/>
              <w:fldChar w:fldCharType="begin"/>
              <w:instrText xml:space="preserve"> PAGEREF _Toc228879405 \h </w:instrText>
              <w:fldChar w:fldCharType="separate"/>
              <w:t>1</w:t>
              <w:fldChar w:fldCharType="end"/>
            </w:r>
          </w:hyperlink>
        </w:p>
        <w:p w14:paraId="27722038" w14:textId="77777777" w:rsidR="0055472F" w:rsidRDefault="0055472F">
          <w:pPr>
            <w:pStyle w:val="TOC3"/>
            <w:tabs>
              <w:tab w:val="right" w:leader="dot" w:pos="9350"/>
            </w:tabs>
            <w:rPr>
              <w:noProof/>
            </w:rPr>
          </w:pPr>
          <w:hyperlink w:anchor="_Toc228879406" w:history="1">
            <w:r>
              <w:rPr>
                <w:rStyle w:val="Hyperlink"/>
                <w:noProof/>
              </w:rPr>
              <w:t>3.4.7 Ended</w:t>
            </w:r>
            <w:r>
              <w:rPr>
                <w:noProof/>
              </w:rPr>
              <w:tab/>
              <w:fldChar w:fldCharType="begin"/>
              <w:instrText xml:space="preserve"> PAGEREF _Toc228879406 \h </w:instrText>
              <w:fldChar w:fldCharType="separate"/>
              <w:t>1</w:t>
              <w:fldChar w:fldCharType="end"/>
            </w:r>
          </w:hyperlink>
        </w:p>
        <w:p w14:paraId="604ABEA3" w14:textId="77777777" w:rsidR="0055472F" w:rsidRDefault="0055472F">
          <w:pPr>
            <w:pStyle w:val="TOC3"/>
            <w:tabs>
              <w:tab w:val="right" w:leader="dot" w:pos="9350"/>
            </w:tabs>
            <w:rPr>
              <w:noProof/>
            </w:rPr>
          </w:pPr>
          <w:hyperlink w:anchor="_Toc228879407" w:history="1">
            <w:r>
              <w:rPr>
                <w:rStyle w:val="Hyperlink"/>
                <w:noProof/>
              </w:rPr>
              <w:t>3.4.8 Canceled</w:t>
            </w:r>
            <w:r>
              <w:rPr>
                <w:noProof/>
              </w:rPr>
              <w:tab/>
              <w:fldChar w:fldCharType="begin"/>
              <w:instrText xml:space="preserve"> PAGEREF _Toc228879407 \h </w:instrText>
              <w:fldChar w:fldCharType="separate"/>
              <w:t>1</w:t>
              <w:fldChar w:fldCharType="end"/>
            </w:r>
          </w:hyperlink>
        </w:p>
        <w:p w14:paraId="2E805932" w14:textId="77777777" w:rsidR="0055472F" w:rsidRDefault="0055472F">
          <w:pPr>
            <w:pStyle w:val="TOC2"/>
            <w:tabs>
              <w:tab w:val="right" w:leader="dot" w:pos="9350"/>
            </w:tabs>
            <w:rPr>
              <w:noProof/>
            </w:rPr>
          </w:pPr>
          <w:hyperlink w:anchor="_Toc228879408" w:history="1">
            <w:r>
              <w:rPr>
                <w:rStyle w:val="Hyperlink"/>
                <w:noProof/>
              </w:rPr>
              <w:t>3.5 Broadcast, Purchase &amp; Check-In Timing Model</w:t>
            </w:r>
            <w:r>
              <w:rPr>
                <w:noProof/>
              </w:rPr>
              <w:tab/>
              <w:fldChar w:fldCharType="begin"/>
              <w:instrText xml:space="preserve"> PAGEREF _Toc228879408 \h </w:instrText>
              <w:fldChar w:fldCharType="separate"/>
              <w:t>1</w:t>
              <w:fldChar w:fldCharType="end"/>
            </w:r>
          </w:hyperlink>
        </w:p>
        <w:p w14:paraId="0CEA8ECF" w14:textId="77777777" w:rsidR="0055472F" w:rsidRDefault="0055472F">
          <w:pPr>
            <w:pStyle w:val="TOC2"/>
            <w:tabs>
              <w:tab w:val="right" w:leader="dot" w:pos="9350"/>
            </w:tabs>
            <w:rPr>
              <w:noProof/>
            </w:rPr>
          </w:pPr>
          <w:hyperlink w:anchor="_Toc228879409" w:history="1">
            <w:r>
              <w:rPr>
                <w:rStyle w:val="Hyperlink"/>
                <w:noProof/>
              </w:rPr>
              <w:t>3.6 Drop Cloning</w:t>
            </w:r>
            <w:r>
              <w:rPr>
                <w:noProof/>
              </w:rPr>
              <w:tab/>
              <w:fldChar w:fldCharType="begin"/>
              <w:instrText xml:space="preserve"> PAGEREF _Toc228879409 \h </w:instrText>
              <w:fldChar w:fldCharType="separate"/>
              <w:t>1</w:t>
              <w:fldChar w:fldCharType="end"/>
            </w:r>
          </w:hyperlink>
        </w:p>
        <w:p w14:paraId="1D756528" w14:textId="77777777" w:rsidR="0055472F" w:rsidRDefault="0055472F">
          <w:pPr>
            <w:pStyle w:val="TOC2"/>
            <w:tabs>
              <w:tab w:val="right" w:leader="dot" w:pos="9350"/>
            </w:tabs>
            <w:rPr>
              <w:noProof/>
            </w:rPr>
          </w:pPr>
          <w:hyperlink w:anchor="_Toc228879410" w:history="1">
            <w:r>
              <w:rPr>
                <w:rStyle w:val="Hyperlink"/>
                <w:noProof/>
              </w:rPr>
              <w:t>3.7 Create Drop UI Flow (Enterprise Web App)</w:t>
            </w:r>
            <w:r>
              <w:rPr>
                <w:noProof/>
              </w:rPr>
              <w:tab/>
              <w:fldChar w:fldCharType="begin"/>
              <w:instrText xml:space="preserve"> PAGEREF _Toc228879410 \h </w:instrText>
              <w:fldChar w:fldCharType="separate"/>
              <w:t>1</w:t>
              <w:fldChar w:fldCharType="end"/>
            </w:r>
          </w:hyperlink>
        </w:p>
        <w:p w14:paraId="3BB66DB9" w14:textId="77777777" w:rsidR="0055472F" w:rsidRDefault="0055472F">
          <w:pPr>
            <w:pStyle w:val="TOC3"/>
            <w:tabs>
              <w:tab w:val="right" w:leader="dot" w:pos="9350"/>
            </w:tabs>
            <w:rPr>
              <w:noProof/>
            </w:rPr>
          </w:pPr>
          <w:hyperlink w:anchor="_Toc228879411" w:history="1">
            <w:r>
              <w:rPr>
                <w:rStyle w:val="Hyperlink"/>
                <w:noProof/>
              </w:rPr>
              <w:t>Step 1 - Drop Timing &amp; Location</w:t>
            </w:r>
            <w:r>
              <w:rPr>
                <w:noProof/>
              </w:rPr>
              <w:tab/>
              <w:fldChar w:fldCharType="begin"/>
              <w:instrText xml:space="preserve"> PAGEREF _Toc228879411 \h </w:instrText>
              <w:fldChar w:fldCharType="separate"/>
              <w:t>1</w:t>
              <w:fldChar w:fldCharType="end"/>
            </w:r>
          </w:hyperlink>
        </w:p>
        <w:p w14:paraId="609C22E7" w14:textId="77777777" w:rsidR="0055472F" w:rsidRDefault="0055472F">
          <w:pPr>
            <w:pStyle w:val="TOC3"/>
            <w:tabs>
              <w:tab w:val="right" w:leader="dot" w:pos="9350"/>
            </w:tabs>
            <w:rPr>
              <w:noProof/>
            </w:rPr>
          </w:pPr>
          <w:hyperlink w:anchor="_Toc228879412" w:history="1">
            <w:r>
              <w:rPr>
                <w:rStyle w:val="Hyperlink"/>
                <w:noProof/>
              </w:rPr>
              <w:t>Step 2 - Drop Content</w:t>
            </w:r>
            <w:r>
              <w:rPr>
                <w:noProof/>
              </w:rPr>
              <w:tab/>
              <w:fldChar w:fldCharType="begin"/>
              <w:instrText xml:space="preserve"> PAGEREF _Toc228879412 \h </w:instrText>
              <w:fldChar w:fldCharType="separate"/>
              <w:t>1</w:t>
              <w:fldChar w:fldCharType="end"/>
            </w:r>
          </w:hyperlink>
        </w:p>
        <w:p w14:paraId="60F3E9CF" w14:textId="77777777" w:rsidR="0055472F" w:rsidRDefault="0055472F">
          <w:pPr>
            <w:pStyle w:val="TOC3"/>
            <w:tabs>
              <w:tab w:val="right" w:leader="dot" w:pos="9350"/>
            </w:tabs>
            <w:rPr>
              <w:noProof/>
            </w:rPr>
          </w:pPr>
          <w:hyperlink w:anchor="_Toc228879413" w:history="1">
            <w:r>
              <w:rPr>
                <w:rStyle w:val="Hyperlink"/>
                <w:noProof/>
              </w:rPr>
              <w:t>Step 3 - Drop Guest &amp; Pricing</w:t>
            </w:r>
            <w:r>
              <w:rPr>
                <w:noProof/>
              </w:rPr>
              <w:tab/>
              <w:fldChar w:fldCharType="begin"/>
              <w:instrText xml:space="preserve"> PAGEREF _Toc228879413 \h </w:instrText>
              <w:fldChar w:fldCharType="separate"/>
              <w:t>1</w:t>
              <w:fldChar w:fldCharType="end"/>
            </w:r>
          </w:hyperlink>
        </w:p>
        <w:p w14:paraId="085D87A3" w14:textId="77777777" w:rsidR="0055472F" w:rsidRDefault="0055472F">
          <w:pPr>
            <w:pStyle w:val="TOC3"/>
            <w:tabs>
              <w:tab w:val="right" w:leader="dot" w:pos="9350"/>
            </w:tabs>
            <w:rPr>
              <w:noProof/>
            </w:rPr>
          </w:pPr>
          <w:hyperlink w:anchor="_Toc228879414" w:history="1">
            <w:r>
              <w:rPr>
                <w:rStyle w:val="Hyperlink"/>
                <w:noProof/>
              </w:rPr>
              <w:t>Step 4 - Review &amp; Publish</w:t>
            </w:r>
            <w:r>
              <w:rPr>
                <w:noProof/>
              </w:rPr>
              <w:tab/>
              <w:fldChar w:fldCharType="begin"/>
              <w:instrText xml:space="preserve"> PAGEREF _Toc228879414 \h </w:instrText>
              <w:fldChar w:fldCharType="separate"/>
              <w:t>1</w:t>
              <w:fldChar w:fldCharType="end"/>
            </w:r>
          </w:hyperlink>
        </w:p>
        <w:p w14:paraId="07293F1A" w14:textId="77777777" w:rsidR="0055472F" w:rsidRDefault="0055472F">
          <w:pPr>
            <w:pStyle w:val="TOC1"/>
            <w:tabs>
              <w:tab w:val="right" w:leader="dot" w:pos="9350"/>
            </w:tabs>
            <w:rPr>
              <w:noProof/>
            </w:rPr>
          </w:pPr>
          <w:hyperlink w:anchor="_Toc228879415" w:history="1">
            <w:r>
              <w:rPr>
                <w:rStyle w:val="Hyperlink"/>
                <w:noProof/>
              </w:rPr>
              <w:t>4. Capacity Management</w:t>
            </w:r>
            <w:r>
              <w:rPr>
                <w:noProof/>
              </w:rPr>
              <w:tab/>
              <w:fldChar w:fldCharType="begin"/>
              <w:instrText xml:space="preserve"> PAGEREF _Toc228879415 \h </w:instrText>
              <w:fldChar w:fldCharType="separate"/>
              <w:t>1</w:t>
              <w:fldChar w:fldCharType="end"/>
            </w:r>
          </w:hyperlink>
        </w:p>
        <w:p w14:paraId="5466757A" w14:textId="77777777" w:rsidR="0055472F" w:rsidRDefault="0055472F">
          <w:pPr>
            <w:pStyle w:val="TOC2"/>
            <w:tabs>
              <w:tab w:val="right" w:leader="dot" w:pos="9350"/>
            </w:tabs>
            <w:rPr>
              <w:noProof/>
            </w:rPr>
          </w:pPr>
          <w:hyperlink w:anchor="_Toc228879416" w:history="1">
            <w:r>
              <w:rPr>
                <w:rStyle w:val="Hyperlink"/>
                <w:noProof/>
              </w:rPr>
              <w:t>4.1 Shared Capacity Tracking</w:t>
            </w:r>
            <w:r>
              <w:rPr>
                <w:noProof/>
              </w:rPr>
              <w:tab/>
              <w:fldChar w:fldCharType="begin"/>
              <w:instrText xml:space="preserve"> PAGEREF _Toc228879416 \h </w:instrText>
              <w:fldChar w:fldCharType="separate"/>
              <w:t>1</w:t>
              <w:fldChar w:fldCharType="end"/>
            </w:r>
          </w:hyperlink>
        </w:p>
        <w:p w14:paraId="79B5A986" w14:textId="77777777" w:rsidR="0055472F" w:rsidRDefault="0055472F">
          <w:pPr>
            <w:pStyle w:val="TOC2"/>
            <w:tabs>
              <w:tab w:val="right" w:leader="dot" w:pos="9350"/>
            </w:tabs>
            <w:rPr>
              <w:noProof/>
            </w:rPr>
          </w:pPr>
          <w:hyperlink w:anchor="_Toc228879417" w:history="1">
            <w:r>
              <w:rPr>
                <w:rStyle w:val="Hyperlink"/>
                <w:noProof/>
              </w:rPr>
              <w:t>4.2 Concurrency &amp; Oversell Protection</w:t>
            </w:r>
            <w:r>
              <w:rPr>
                <w:noProof/>
              </w:rPr>
              <w:tab/>
              <w:fldChar w:fldCharType="begin"/>
              <w:instrText xml:space="preserve"> PAGEREF _Toc228879417 \h </w:instrText>
              <w:fldChar w:fldCharType="separate"/>
              <w:t>1</w:t>
              <w:fldChar w:fldCharType="end"/>
            </w:r>
          </w:hyperlink>
        </w:p>
        <w:p w14:paraId="49358293" w14:textId="77777777" w:rsidR="0055472F" w:rsidRDefault="0055472F">
          <w:pPr>
            <w:pStyle w:val="TOC2"/>
            <w:tabs>
              <w:tab w:val="right" w:leader="dot" w:pos="9350"/>
            </w:tabs>
            <w:rPr>
              <w:noProof/>
            </w:rPr>
          </w:pPr>
          <w:hyperlink w:anchor="_Toc228879418" w:history="1">
            <w:r>
              <w:rPr>
                <w:rStyle w:val="Hyperlink"/>
                <w:noProof/>
              </w:rPr>
              <w:t>4.3 Real-Time Display</w:t>
            </w:r>
            <w:r>
              <w:rPr>
                <w:noProof/>
              </w:rPr>
              <w:tab/>
              <w:fldChar w:fldCharType="begin"/>
              <w:instrText xml:space="preserve"> PAGEREF _Toc228879418 \h </w:instrText>
              <w:fldChar w:fldCharType="separate"/>
              <w:t>1</w:t>
              <w:fldChar w:fldCharType="end"/>
            </w:r>
          </w:hyperlink>
        </w:p>
        <w:p w14:paraId="24DF15D9" w14:textId="77777777" w:rsidR="0055472F" w:rsidRDefault="0055472F">
          <w:pPr>
            <w:pStyle w:val="TOC2"/>
            <w:tabs>
              <w:tab w:val="right" w:leader="dot" w:pos="9350"/>
            </w:tabs>
            <w:rPr>
              <w:noProof/>
            </w:rPr>
          </w:pPr>
          <w:hyperlink w:anchor="_Toc228879419" w:history="1">
            <w:r>
              <w:rPr>
                <w:rStyle w:val="Hyperlink"/>
                <w:noProof/>
              </w:rPr>
              <w:t>4.4 Sold Out Handling</w:t>
            </w:r>
            <w:r>
              <w:rPr>
                <w:noProof/>
              </w:rPr>
              <w:tab/>
              <w:fldChar w:fldCharType="begin"/>
              <w:instrText xml:space="preserve"> PAGEREF _Toc228879419 \h </w:instrText>
              <w:fldChar w:fldCharType="separate"/>
              <w:t>1</w:t>
              <w:fldChar w:fldCharType="end"/>
            </w:r>
          </w:hyperlink>
        </w:p>
        <w:p w14:paraId="1D55F482" w14:textId="77777777" w:rsidR="0055472F" w:rsidRDefault="0055472F">
          <w:pPr>
            <w:pStyle w:val="TOC2"/>
            <w:tabs>
              <w:tab w:val="right" w:leader="dot" w:pos="9350"/>
            </w:tabs>
            <w:rPr>
              <w:noProof/>
            </w:rPr>
          </w:pPr>
          <w:hyperlink w:anchor="_Toc228879420" w:history="1">
            <w:r>
              <w:rPr>
                <w:rStyle w:val="Hyperlink"/>
                <w:noProof/>
              </w:rPr>
              <w:t>4.5 Capacity Edits</w:t>
            </w:r>
            <w:r>
              <w:rPr>
                <w:noProof/>
              </w:rPr>
              <w:tab/>
              <w:fldChar w:fldCharType="begin"/>
              <w:instrText xml:space="preserve"> PAGEREF _Toc228879420 \h </w:instrText>
              <w:fldChar w:fldCharType="separate"/>
              <w:t>1</w:t>
              <w:fldChar w:fldCharType="end"/>
            </w:r>
          </w:hyperlink>
        </w:p>
        <w:p w14:paraId="0591EE6E" w14:textId="77777777" w:rsidR="0055472F" w:rsidRDefault="0055472F">
          <w:pPr>
            <w:pStyle w:val="TOC2"/>
            <w:tabs>
              <w:tab w:val="right" w:leader="dot" w:pos="9350"/>
            </w:tabs>
            <w:rPr>
              <w:noProof/>
            </w:rPr>
          </w:pPr>
          <w:hyperlink w:anchor="_Toc228879421" w:history="1">
            <w:r>
              <w:rPr>
                <w:rStyle w:val="Hyperlink"/>
                <w:noProof/>
              </w:rPr>
              <w:t>4.6 Anti-Gaming Safeguards</w:t>
            </w:r>
            <w:r>
              <w:rPr>
                <w:noProof/>
              </w:rPr>
              <w:tab/>
              <w:fldChar w:fldCharType="begin"/>
              <w:instrText xml:space="preserve"> PAGEREF _Toc228879421 \h </w:instrText>
              <w:fldChar w:fldCharType="separate"/>
              <w:t>1</w:t>
              <w:fldChar w:fldCharType="end"/>
            </w:r>
          </w:hyperlink>
        </w:p>
        <w:p w14:paraId="4A74A536" w14:textId="77777777" w:rsidR="0055472F" w:rsidRDefault="0055472F">
          <w:pPr>
            <w:pStyle w:val="TOC1"/>
            <w:tabs>
              <w:tab w:val="right" w:leader="dot" w:pos="9350"/>
            </w:tabs>
            <w:rPr>
              <w:noProof/>
            </w:rPr>
          </w:pPr>
          <w:hyperlink w:anchor="_Toc228879422" w:history="1">
            <w:r>
              <w:rPr>
                <w:rStyle w:val="Hyperlink"/>
                <w:noProof/>
              </w:rPr>
              <w:t>5. Reservations and Payments</w:t>
            </w:r>
            <w:r>
              <w:rPr>
                <w:noProof/>
              </w:rPr>
              <w:tab/>
              <w:fldChar w:fldCharType="begin"/>
              <w:instrText xml:space="preserve"> PAGEREF _Toc228879422 \h </w:instrText>
              <w:fldChar w:fldCharType="separate"/>
              <w:t>1</w:t>
              <w:fldChar w:fldCharType="end"/>
            </w:r>
          </w:hyperlink>
        </w:p>
        <w:p w14:paraId="77F2EBBF" w14:textId="77777777" w:rsidR="0055472F" w:rsidRDefault="0055472F">
          <w:pPr>
            <w:pStyle w:val="TOC2"/>
            <w:tabs>
              <w:tab w:val="right" w:leader="dot" w:pos="9350"/>
            </w:tabs>
            <w:rPr>
              <w:noProof/>
            </w:rPr>
          </w:pPr>
          <w:hyperlink w:anchor="_Toc228879423" w:history="1">
            <w:r>
              <w:rPr>
                <w:rStyle w:val="Hyperlink"/>
                <w:noProof/>
              </w:rPr>
              <w:t>5.1 Authentication (OTP)</w:t>
            </w:r>
            <w:r>
              <w:rPr>
                <w:noProof/>
              </w:rPr>
              <w:tab/>
              <w:fldChar w:fldCharType="begin"/>
              <w:instrText xml:space="preserve"> PAGEREF _Toc228879423 \h </w:instrText>
              <w:fldChar w:fldCharType="separate"/>
              <w:t>1</w:t>
              <w:fldChar w:fldCharType="end"/>
            </w:r>
          </w:hyperlink>
        </w:p>
        <w:p w14:paraId="3D4AE424" w14:textId="77777777" w:rsidR="0055472F" w:rsidRDefault="0055472F">
          <w:pPr>
            <w:pStyle w:val="TOC2"/>
            <w:tabs>
              <w:tab w:val="right" w:leader="dot" w:pos="9350"/>
            </w:tabs>
            <w:rPr>
              <w:noProof/>
            </w:rPr>
          </w:pPr>
          <w:hyperlink w:anchor="_Toc228879424" w:history="1">
            <w:r>
              <w:rPr>
                <w:rStyle w:val="Hyperlink"/>
                <w:noProof/>
              </w:rPr>
              <w:t>5.2 Reservation Eligibility</w:t>
            </w:r>
            <w:r>
              <w:rPr>
                <w:noProof/>
              </w:rPr>
              <w:tab/>
              <w:fldChar w:fldCharType="begin"/>
              <w:instrText xml:space="preserve"> PAGEREF _Toc228879424 \h </w:instrText>
              <w:fldChar w:fldCharType="separate"/>
              <w:t>1</w:t>
              <w:fldChar w:fldCharType="end"/>
            </w:r>
          </w:hyperlink>
        </w:p>
        <w:p w14:paraId="7D1F062D" w14:textId="77777777" w:rsidR="0055472F" w:rsidRDefault="0055472F">
          <w:pPr>
            <w:pStyle w:val="TOC2"/>
            <w:tabs>
              <w:tab w:val="right" w:leader="dot" w:pos="9350"/>
            </w:tabs>
            <w:rPr>
              <w:noProof/>
            </w:rPr>
          </w:pPr>
          <w:hyperlink w:anchor="_Toc228879425" w:history="1">
            <w:r>
              <w:rPr>
                <w:rStyle w:val="Hyperlink"/>
                <w:noProof/>
              </w:rPr>
              <w:t>5.3 Standard Reservation Flow</w:t>
            </w:r>
            <w:r>
              <w:rPr>
                <w:noProof/>
              </w:rPr>
              <w:tab/>
              <w:fldChar w:fldCharType="begin"/>
              <w:instrText xml:space="preserve"> PAGEREF _Toc228879425 \h </w:instrText>
              <w:fldChar w:fldCharType="separate"/>
              <w:t>1</w:t>
              <w:fldChar w:fldCharType="end"/>
            </w:r>
          </w:hyperlink>
        </w:p>
        <w:p w14:paraId="2A3CE908" w14:textId="77777777" w:rsidR="0055472F" w:rsidRDefault="0055472F">
          <w:pPr>
            <w:pStyle w:val="TOC2"/>
            <w:tabs>
              <w:tab w:val="right" w:leader="dot" w:pos="9350"/>
            </w:tabs>
            <w:rPr>
              <w:noProof/>
            </w:rPr>
          </w:pPr>
          <w:hyperlink w:anchor="_Toc228879426" w:history="1">
            <w:r>
              <w:rPr>
                <w:rStyle w:val="Hyperlink"/>
                <w:noProof/>
              </w:rPr>
              <w:t>5.4 Data Sharing Disclosure</w:t>
            </w:r>
            <w:r>
              <w:rPr>
                <w:noProof/>
              </w:rPr>
              <w:tab/>
              <w:fldChar w:fldCharType="begin"/>
              <w:instrText xml:space="preserve"> PAGEREF _Toc228879426 \h </w:instrText>
              <w:fldChar w:fldCharType="separate"/>
              <w:t>1</w:t>
              <w:fldChar w:fldCharType="end"/>
            </w:r>
          </w:hyperlink>
        </w:p>
        <w:p w14:paraId="7DC494F8" w14:textId="77777777" w:rsidR="0055472F" w:rsidRDefault="0055472F">
          <w:pPr>
            <w:pStyle w:val="TOC2"/>
            <w:tabs>
              <w:tab w:val="right" w:leader="dot" w:pos="9350"/>
            </w:tabs>
            <w:rPr>
              <w:noProof/>
            </w:rPr>
          </w:pPr>
          <w:hyperlink w:anchor="_Toc228879427" w:history="1">
            <w:r>
              <w:rPr>
                <w:rStyle w:val="Hyperlink"/>
                <w:noProof/>
              </w:rPr>
              <w:t>5.5 Payment Model (Paid Drops)</w:t>
            </w:r>
            <w:r>
              <w:rPr>
                <w:noProof/>
              </w:rPr>
              <w:tab/>
              <w:fldChar w:fldCharType="begin"/>
              <w:instrText xml:space="preserve"> PAGEREF _Toc228879427 \h </w:instrText>
              <w:fldChar w:fldCharType="separate"/>
              <w:t>1</w:t>
              <w:fldChar w:fldCharType="end"/>
            </w:r>
          </w:hyperlink>
        </w:p>
        <w:p w14:paraId="7993EFB7" w14:textId="77777777" w:rsidR="0055472F" w:rsidRDefault="0055472F">
          <w:pPr>
            <w:pStyle w:val="TOC2"/>
            <w:tabs>
              <w:tab w:val="right" w:leader="dot" w:pos="9350"/>
            </w:tabs>
            <w:rPr>
              <w:noProof/>
            </w:rPr>
          </w:pPr>
          <w:hyperlink w:anchor="_Toc228879428" w:history="1">
            <w:r>
              <w:rPr>
                <w:rStyle w:val="Hyperlink"/>
                <w:noProof/>
              </w:rPr>
              <w:t>5.6 Free Drop Reservations</w:t>
            </w:r>
            <w:r>
              <w:rPr>
                <w:noProof/>
              </w:rPr>
              <w:tab/>
              <w:fldChar w:fldCharType="begin"/>
              <w:instrText xml:space="preserve"> PAGEREF _Toc228879428 \h </w:instrText>
              <w:fldChar w:fldCharType="separate"/>
              <w:t>1</w:t>
              <w:fldChar w:fldCharType="end"/>
            </w:r>
          </w:hyperlink>
        </w:p>
        <w:p w14:paraId="3B6048D3" w14:textId="77777777" w:rsidR="0055472F" w:rsidRDefault="0055472F">
          <w:pPr>
            <w:pStyle w:val="TOC2"/>
            <w:tabs>
              <w:tab w:val="right" w:leader="dot" w:pos="9350"/>
            </w:tabs>
            <w:rPr>
              <w:noProof/>
            </w:rPr>
          </w:pPr>
          <w:hyperlink w:anchor="_Toc228879429" w:history="1">
            <w:r>
              <w:rPr>
                <w:rStyle w:val="Hyperlink"/>
                <w:noProof/>
              </w:rPr>
              <w:t>5.7 Multi-Ticket Reservations</w:t>
            </w:r>
            <w:r>
              <w:rPr>
                <w:noProof/>
              </w:rPr>
              <w:tab/>
              <w:fldChar w:fldCharType="begin"/>
              <w:instrText xml:space="preserve"> PAGEREF _Toc228879429 \h </w:instrText>
              <w:fldChar w:fldCharType="separate"/>
              <w:t>1</w:t>
              <w:fldChar w:fldCharType="end"/>
            </w:r>
          </w:hyperlink>
        </w:p>
        <w:p w14:paraId="77D69E8A" w14:textId="77777777" w:rsidR="0055472F" w:rsidRDefault="0055472F">
          <w:pPr>
            <w:pStyle w:val="TOC2"/>
            <w:tabs>
              <w:tab w:val="right" w:leader="dot" w:pos="9350"/>
            </w:tabs>
            <w:rPr>
              <w:noProof/>
            </w:rPr>
          </w:pPr>
          <w:hyperlink w:anchor="_Toc228879430" w:history="1">
            <w:r>
              <w:rPr>
                <w:rStyle w:val="Hyperlink"/>
                <w:noProof/>
              </w:rPr>
              <w:t>5.8 Ticket Transfer</w:t>
            </w:r>
            <w:r>
              <w:rPr>
                <w:noProof/>
              </w:rPr>
              <w:tab/>
              <w:fldChar w:fldCharType="begin"/>
              <w:instrText xml:space="preserve"> PAGEREF _Toc228879430 \h </w:instrText>
              <w:fldChar w:fldCharType="separate"/>
              <w:t>1</w:t>
              <w:fldChar w:fldCharType="end"/>
            </w:r>
          </w:hyperlink>
        </w:p>
        <w:p w14:paraId="7F8D16CE" w14:textId="77777777" w:rsidR="0055472F" w:rsidRDefault="0055472F">
          <w:pPr>
            <w:pStyle w:val="TOC2"/>
            <w:tabs>
              <w:tab w:val="right" w:leader="dot" w:pos="9350"/>
            </w:tabs>
            <w:rPr>
              <w:noProof/>
            </w:rPr>
          </w:pPr>
          <w:hyperlink w:anchor="_Toc228879431" w:history="1">
            <w:r>
              <w:rPr>
                <w:rStyle w:val="Hyperlink"/>
                <w:noProof/>
              </w:rPr>
              <w:t>5.9 Reservation Cancellation</w:t>
            </w:r>
            <w:r>
              <w:rPr>
                <w:noProof/>
              </w:rPr>
              <w:tab/>
              <w:fldChar w:fldCharType="begin"/>
              <w:instrText xml:space="preserve"> PAGEREF _Toc228879431 \h </w:instrText>
              <w:fldChar w:fldCharType="separate"/>
              <w:t>1</w:t>
              <w:fldChar w:fldCharType="end"/>
            </w:r>
          </w:hyperlink>
        </w:p>
        <w:p w14:paraId="62B0D4A5" w14:textId="77777777" w:rsidR="0055472F" w:rsidRDefault="0055472F">
          <w:pPr>
            <w:pStyle w:val="TOC2"/>
            <w:tabs>
              <w:tab w:val="right" w:leader="dot" w:pos="9350"/>
            </w:tabs>
            <w:rPr>
              <w:noProof/>
            </w:rPr>
          </w:pPr>
          <w:hyperlink w:anchor="_Toc228879432" w:history="1">
            <w:r>
              <w:rPr>
                <w:rStyle w:val="Hyperlink"/>
                <w:noProof/>
              </w:rPr>
              <w:t>5.10 N Credits</w:t>
            </w:r>
            <w:r>
              <w:rPr>
                <w:noProof/>
              </w:rPr>
              <w:tab/>
              <w:fldChar w:fldCharType="begin"/>
              <w:instrText xml:space="preserve"> PAGEREF _Toc228879432 \h </w:instrText>
              <w:fldChar w:fldCharType="separate"/>
              <w:t>1</w:t>
              <w:fldChar w:fldCharType="end"/>
            </w:r>
          </w:hyperlink>
        </w:p>
        <w:p w14:paraId="34DAA8DD" w14:textId="77777777" w:rsidR="0055472F" w:rsidRDefault="0055472F">
          <w:pPr>
            <w:pStyle w:val="TOC3"/>
            <w:tabs>
              <w:tab w:val="right" w:leader="dot" w:pos="9350"/>
            </w:tabs>
            <w:rPr>
              <w:noProof/>
            </w:rPr>
          </w:pPr>
          <w:hyperlink w:anchor="_Toc228879433" w:history="1">
            <w:r>
              <w:rPr>
                <w:rStyle w:val="Hyperlink"/>
                <w:noProof/>
              </w:rPr>
              <w:t>5.10.1 Consumer N Credits</w:t>
            </w:r>
            <w:r>
              <w:rPr>
                <w:noProof/>
              </w:rPr>
              <w:tab/>
              <w:fldChar w:fldCharType="begin"/>
              <w:instrText xml:space="preserve"> PAGEREF _Toc228879433 \h </w:instrText>
              <w:fldChar w:fldCharType="separate"/>
              <w:t>1</w:t>
              <w:fldChar w:fldCharType="end"/>
            </w:r>
          </w:hyperlink>
        </w:p>
        <w:p w14:paraId="438D07D8" w14:textId="77777777" w:rsidR="0055472F" w:rsidRDefault="0055472F">
          <w:pPr>
            <w:pStyle w:val="TOC3"/>
            <w:tabs>
              <w:tab w:val="right" w:leader="dot" w:pos="9350"/>
            </w:tabs>
            <w:rPr>
              <w:noProof/>
            </w:rPr>
          </w:pPr>
          <w:hyperlink w:anchor="_Toc228879434" w:history="1">
            <w:r>
              <w:rPr>
                <w:rStyle w:val="Hyperlink"/>
                <w:noProof/>
              </w:rPr>
              <w:t>5.10.2 Org Credits</w:t>
            </w:r>
            <w:r>
              <w:rPr>
                <w:noProof/>
              </w:rPr>
              <w:tab/>
              <w:fldChar w:fldCharType="begin"/>
              <w:instrText xml:space="preserve"> PAGEREF _Toc228879434 \h </w:instrText>
              <w:fldChar w:fldCharType="separate"/>
              <w:t>1</w:t>
              <w:fldChar w:fldCharType="end"/>
            </w:r>
          </w:hyperlink>
        </w:p>
        <w:p w14:paraId="1472AFFB" w14:textId="77777777" w:rsidR="0055472F" w:rsidRDefault="0055472F">
          <w:pPr>
            <w:pStyle w:val="TOC3"/>
            <w:tabs>
              <w:tab w:val="right" w:leader="dot" w:pos="9350"/>
            </w:tabs>
            <w:rPr>
              <w:noProof/>
            </w:rPr>
          </w:pPr>
          <w:hyperlink w:anchor="_Toc228879435" w:history="1">
            <w:r>
              <w:rPr>
                <w:rStyle w:val="Hyperlink"/>
                <w:noProof/>
              </w:rPr>
              <w:t>5.10.3 Credit Ledger Model</w:t>
            </w:r>
            <w:r>
              <w:rPr>
                <w:noProof/>
              </w:rPr>
              <w:tab/>
              <w:fldChar w:fldCharType="begin"/>
              <w:instrText xml:space="preserve"> PAGEREF _Toc228879435 \h </w:instrText>
              <w:fldChar w:fldCharType="separate"/>
              <w:t>1</w:t>
              <w:fldChar w:fldCharType="end"/>
            </w:r>
          </w:hyperlink>
        </w:p>
        <w:p w14:paraId="0ED5E0BE" w14:textId="77777777" w:rsidR="0055472F" w:rsidRDefault="0055472F">
          <w:pPr>
            <w:pStyle w:val="TOC2"/>
            <w:tabs>
              <w:tab w:val="right" w:leader="dot" w:pos="9350"/>
            </w:tabs>
            <w:rPr>
              <w:noProof/>
            </w:rPr>
          </w:pPr>
          <w:hyperlink w:anchor="_Toc228879436" w:history="1">
            <w:r>
              <w:rPr>
                <w:rStyle w:val="Hyperlink"/>
                <w:noProof/>
              </w:rPr>
              <w:t>5.11 Follow Prompt at Checkout</w:t>
            </w:r>
            <w:r>
              <w:rPr>
                <w:noProof/>
              </w:rPr>
              <w:tab/>
              <w:fldChar w:fldCharType="begin"/>
              <w:instrText xml:space="preserve"> PAGEREF _Toc228879436 \h </w:instrText>
              <w:fldChar w:fldCharType="separate"/>
              <w:t>1</w:t>
              <w:fldChar w:fldCharType="end"/>
            </w:r>
          </w:hyperlink>
        </w:p>
        <w:p w14:paraId="3E1B811C" w14:textId="77777777" w:rsidR="0055472F" w:rsidRDefault="0055472F">
          <w:pPr>
            <w:pStyle w:val="TOC2"/>
            <w:tabs>
              <w:tab w:val="right" w:leader="dot" w:pos="9350"/>
            </w:tabs>
            <w:rPr>
              <w:noProof/>
            </w:rPr>
          </w:pPr>
          <w:hyperlink w:anchor="_Toc228879437" w:history="1">
            <w:r>
              <w:rPr>
                <w:rStyle w:val="Hyperlink"/>
                <w:noProof/>
              </w:rPr>
              <w:t>5.12 Dual Pricing (New vs. Existing Guest)</w:t>
            </w:r>
            <w:r>
              <w:rPr>
                <w:noProof/>
              </w:rPr>
              <w:tab/>
              <w:fldChar w:fldCharType="begin"/>
              <w:instrText xml:space="preserve"> PAGEREF _Toc228879437 \h </w:instrText>
              <w:fldChar w:fldCharType="separate"/>
              <w:t>1</w:t>
              <w:fldChar w:fldCharType="end"/>
            </w:r>
          </w:hyperlink>
        </w:p>
        <w:p w14:paraId="4034EFD4" w14:textId="77777777" w:rsidR="0055472F" w:rsidRDefault="0055472F">
          <w:pPr>
            <w:pStyle w:val="TOC1"/>
            <w:tabs>
              <w:tab w:val="right" w:leader="dot" w:pos="9350"/>
            </w:tabs>
            <w:rPr>
              <w:noProof/>
            </w:rPr>
          </w:pPr>
          <w:hyperlink w:anchor="_Toc228879438" w:history="1">
            <w:r>
              <w:rPr>
                <w:rStyle w:val="Hyperlink"/>
                <w:noProof/>
              </w:rPr>
              <w:t>6. Check-In and No-Show Handling</w:t>
            </w:r>
            <w:r>
              <w:rPr>
                <w:noProof/>
              </w:rPr>
              <w:tab/>
              <w:fldChar w:fldCharType="begin"/>
              <w:instrText xml:space="preserve"> PAGEREF _Toc228879438 \h </w:instrText>
              <w:fldChar w:fldCharType="separate"/>
              <w:t>1</w:t>
              <w:fldChar w:fldCharType="end"/>
            </w:r>
          </w:hyperlink>
        </w:p>
        <w:p w14:paraId="49E17DFE" w14:textId="77777777" w:rsidR="0055472F" w:rsidRDefault="0055472F">
          <w:pPr>
            <w:pStyle w:val="TOC2"/>
            <w:tabs>
              <w:tab w:val="right" w:leader="dot" w:pos="9350"/>
            </w:tabs>
            <w:rPr>
              <w:noProof/>
            </w:rPr>
          </w:pPr>
          <w:hyperlink w:anchor="_Toc228879439" w:history="1">
            <w:r>
              <w:rPr>
                <w:rStyle w:val="Hyperlink"/>
                <w:noProof/>
              </w:rPr>
              <w:t>6.1 Check-In Window</w:t>
            </w:r>
            <w:r>
              <w:rPr>
                <w:noProof/>
              </w:rPr>
              <w:tab/>
              <w:fldChar w:fldCharType="begin"/>
              <w:instrText xml:space="preserve"> PAGEREF _Toc228879439 \h </w:instrText>
              <w:fldChar w:fldCharType="separate"/>
              <w:t>1</w:t>
              <w:fldChar w:fldCharType="end"/>
            </w:r>
          </w:hyperlink>
        </w:p>
        <w:p w14:paraId="6AAB5B47" w14:textId="77777777" w:rsidR="0055472F" w:rsidRDefault="0055472F">
          <w:pPr>
            <w:pStyle w:val="TOC2"/>
            <w:tabs>
              <w:tab w:val="right" w:leader="dot" w:pos="9350"/>
            </w:tabs>
            <w:rPr>
              <w:noProof/>
            </w:rPr>
          </w:pPr>
          <w:hyperlink w:anchor="_Toc228879440" w:history="1">
            <w:r>
              <w:rPr>
                <w:rStyle w:val="Hyperlink"/>
                <w:noProof/>
              </w:rPr>
              <w:t>6.2 QR-Based Check-In</w:t>
            </w:r>
            <w:r>
              <w:rPr>
                <w:noProof/>
              </w:rPr>
              <w:tab/>
              <w:fldChar w:fldCharType="begin"/>
              <w:instrText xml:space="preserve"> PAGEREF _Toc228879440 \h </w:instrText>
              <w:fldChar w:fldCharType="separate"/>
              <w:t>1</w:t>
              <w:fldChar w:fldCharType="end"/>
            </w:r>
          </w:hyperlink>
        </w:p>
        <w:p w14:paraId="4AD9A31C" w14:textId="77777777" w:rsidR="0055472F" w:rsidRDefault="0055472F">
          <w:pPr>
            <w:pStyle w:val="TOC3"/>
            <w:tabs>
              <w:tab w:val="right" w:leader="dot" w:pos="9350"/>
            </w:tabs>
            <w:rPr>
              <w:noProof/>
            </w:rPr>
          </w:pPr>
          <w:hyperlink w:anchor="_Toc228879441" w:history="1">
            <w:r>
              <w:rPr>
                <w:rStyle w:val="Hyperlink"/>
                <w:noProof/>
              </w:rPr>
              <w:t>6.2.1 Mode A - Host Scans Consumer QR</w:t>
            </w:r>
            <w:r>
              <w:rPr>
                <w:noProof/>
              </w:rPr>
              <w:tab/>
              <w:fldChar w:fldCharType="begin"/>
              <w:instrText xml:space="preserve"> PAGEREF _Toc228879441 \h </w:instrText>
              <w:fldChar w:fldCharType="separate"/>
              <w:t>1</w:t>
              <w:fldChar w:fldCharType="end"/>
            </w:r>
          </w:hyperlink>
        </w:p>
        <w:p w14:paraId="1A534DBA" w14:textId="77777777" w:rsidR="0055472F" w:rsidRDefault="0055472F">
          <w:pPr>
            <w:pStyle w:val="TOC3"/>
            <w:tabs>
              <w:tab w:val="right" w:leader="dot" w:pos="9350"/>
            </w:tabs>
            <w:rPr>
              <w:noProof/>
            </w:rPr>
          </w:pPr>
          <w:hyperlink w:anchor="_Toc228879442" w:history="1">
            <w:r>
              <w:rPr>
                <w:rStyle w:val="Hyperlink"/>
                <w:noProof/>
              </w:rPr>
              <w:t>6.2.2 Mode B - Consumer Scans Venue QR</w:t>
            </w:r>
            <w:r>
              <w:rPr>
                <w:noProof/>
              </w:rPr>
              <w:tab/>
              <w:fldChar w:fldCharType="begin"/>
              <w:instrText xml:space="preserve"> PAGEREF _Toc228879442 \h </w:instrText>
              <w:fldChar w:fldCharType="separate"/>
              <w:t>1</w:t>
              <w:fldChar w:fldCharType="end"/>
            </w:r>
          </w:hyperlink>
        </w:p>
        <w:p w14:paraId="08D9A946" w14:textId="77777777" w:rsidR="0055472F" w:rsidRDefault="0055472F">
          <w:pPr>
            <w:pStyle w:val="TOC2"/>
            <w:tabs>
              <w:tab w:val="right" w:leader="dot" w:pos="9350"/>
            </w:tabs>
            <w:rPr>
              <w:noProof/>
            </w:rPr>
          </w:pPr>
          <w:hyperlink w:anchor="_Toc228879443" w:history="1">
            <w:r>
              <w:rPr>
                <w:rStyle w:val="Hyperlink"/>
                <w:noProof/>
              </w:rPr>
              <w:t>6.3 Manual Lookup (Fallback)</w:t>
            </w:r>
            <w:r>
              <w:rPr>
                <w:noProof/>
              </w:rPr>
              <w:tab/>
              <w:fldChar w:fldCharType="begin"/>
              <w:instrText xml:space="preserve"> PAGEREF _Toc228879443 \h </w:instrText>
              <w:fldChar w:fldCharType="separate"/>
              <w:t>1</w:t>
              <w:fldChar w:fldCharType="end"/>
            </w:r>
          </w:hyperlink>
        </w:p>
        <w:p w14:paraId="213F8799" w14:textId="77777777" w:rsidR="0055472F" w:rsidRDefault="0055472F">
          <w:pPr>
            <w:pStyle w:val="TOC2"/>
            <w:tabs>
              <w:tab w:val="right" w:leader="dot" w:pos="9350"/>
            </w:tabs>
            <w:rPr>
              <w:noProof/>
            </w:rPr>
          </w:pPr>
          <w:hyperlink w:anchor="_Toc228879444" w:history="1">
            <w:r>
              <w:rPr>
                <w:rStyle w:val="Hyperlink"/>
                <w:noProof/>
              </w:rPr>
              <w:t>6.4 Check-In Triggers Capture</w:t>
            </w:r>
            <w:r>
              <w:rPr>
                <w:noProof/>
              </w:rPr>
              <w:tab/>
              <w:fldChar w:fldCharType="begin"/>
              <w:instrText xml:space="preserve"> PAGEREF _Toc228879444 \h </w:instrText>
              <w:fldChar w:fldCharType="separate"/>
              <w:t>1</w:t>
              <w:fldChar w:fldCharType="end"/>
            </w:r>
          </w:hyperlink>
        </w:p>
        <w:p w14:paraId="1D41AFA8" w14:textId="77777777" w:rsidR="0055472F" w:rsidRDefault="0055472F">
          <w:pPr>
            <w:pStyle w:val="TOC2"/>
            <w:tabs>
              <w:tab w:val="right" w:leader="dot" w:pos="9350"/>
            </w:tabs>
            <w:rPr>
              <w:noProof/>
            </w:rPr>
          </w:pPr>
          <w:hyperlink w:anchor="_Toc228879445" w:history="1">
            <w:r>
              <w:rPr>
                <w:rStyle w:val="Hyperlink"/>
                <w:noProof/>
              </w:rPr>
              <w:t>6.5 Companion Check-In</w:t>
            </w:r>
            <w:r>
              <w:rPr>
                <w:noProof/>
              </w:rPr>
              <w:tab/>
              <w:fldChar w:fldCharType="begin"/>
              <w:instrText xml:space="preserve"> PAGEREF _Toc228879445 \h </w:instrText>
              <w:fldChar w:fldCharType="separate"/>
              <w:t>1</w:t>
              <w:fldChar w:fldCharType="end"/>
            </w:r>
          </w:hyperlink>
        </w:p>
        <w:p w14:paraId="7BFC86E9" w14:textId="77777777" w:rsidR="0055472F" w:rsidRDefault="0055472F">
          <w:pPr>
            <w:pStyle w:val="TOC2"/>
            <w:tabs>
              <w:tab w:val="right" w:leader="dot" w:pos="9350"/>
            </w:tabs>
            <w:rPr>
              <w:noProof/>
            </w:rPr>
          </w:pPr>
          <w:hyperlink w:anchor="_Toc228879446" w:history="1">
            <w:r>
              <w:rPr>
                <w:rStyle w:val="Hyperlink"/>
                <w:noProof/>
              </w:rPr>
              <w:t>6.6 Undo Check-In</w:t>
            </w:r>
            <w:r>
              <w:rPr>
                <w:noProof/>
              </w:rPr>
              <w:tab/>
              <w:fldChar w:fldCharType="begin"/>
              <w:instrText xml:space="preserve"> PAGEREF _Toc228879446 \h </w:instrText>
              <w:fldChar w:fldCharType="separate"/>
              <w:t>1</w:t>
              <w:fldChar w:fldCharType="end"/>
            </w:r>
          </w:hyperlink>
        </w:p>
        <w:p w14:paraId="21D09268" w14:textId="77777777" w:rsidR="0055472F" w:rsidRDefault="0055472F">
          <w:pPr>
            <w:pStyle w:val="TOC2"/>
            <w:tabs>
              <w:tab w:val="right" w:leader="dot" w:pos="9350"/>
            </w:tabs>
            <w:rPr>
              <w:noProof/>
            </w:rPr>
          </w:pPr>
          <w:hyperlink w:anchor="_Toc228879447" w:history="1">
            <w:r>
              <w:rPr>
                <w:rStyle w:val="Hyperlink"/>
                <w:noProof/>
              </w:rPr>
              <w:t>6.7 Duplicate Scan Prevention</w:t>
            </w:r>
            <w:r>
              <w:rPr>
                <w:noProof/>
              </w:rPr>
              <w:tab/>
              <w:fldChar w:fldCharType="begin"/>
              <w:instrText xml:space="preserve"> PAGEREF _Toc228879447 \h </w:instrText>
              <w:fldChar w:fldCharType="separate"/>
              <w:t>1</w:t>
              <w:fldChar w:fldCharType="end"/>
            </w:r>
          </w:hyperlink>
        </w:p>
        <w:p w14:paraId="598D59B3" w14:textId="77777777" w:rsidR="0055472F" w:rsidRDefault="0055472F">
          <w:pPr>
            <w:pStyle w:val="TOC2"/>
            <w:tabs>
              <w:tab w:val="right" w:leader="dot" w:pos="9350"/>
            </w:tabs>
            <w:rPr>
              <w:noProof/>
            </w:rPr>
          </w:pPr>
          <w:hyperlink w:anchor="_Toc228879448" w:history="1">
            <w:r>
              <w:rPr>
                <w:rStyle w:val="Hyperlink"/>
                <w:noProof/>
              </w:rPr>
              <w:t>6.8 Offline Handling</w:t>
            </w:r>
            <w:r>
              <w:rPr>
                <w:noProof/>
              </w:rPr>
              <w:tab/>
              <w:fldChar w:fldCharType="begin"/>
              <w:instrText xml:space="preserve"> PAGEREF _Toc228879448 \h </w:instrText>
              <w:fldChar w:fldCharType="separate"/>
              <w:t>1</w:t>
              <w:fldChar w:fldCharType="end"/>
            </w:r>
          </w:hyperlink>
        </w:p>
        <w:p w14:paraId="1EB71187" w14:textId="77777777" w:rsidR="0055472F" w:rsidRDefault="0055472F">
          <w:pPr>
            <w:pStyle w:val="TOC2"/>
            <w:tabs>
              <w:tab w:val="right" w:leader="dot" w:pos="9350"/>
            </w:tabs>
            <w:rPr>
              <w:noProof/>
            </w:rPr>
          </w:pPr>
          <w:hyperlink w:anchor="_Toc228879449" w:history="1">
            <w:r>
              <w:rPr>
                <w:rStyle w:val="Hyperlink"/>
                <w:noProof/>
              </w:rPr>
              <w:t>6.9 No-Show Timing</w:t>
            </w:r>
            <w:r>
              <w:rPr>
                <w:noProof/>
              </w:rPr>
              <w:tab/>
              <w:fldChar w:fldCharType="begin"/>
              <w:instrText xml:space="preserve"> PAGEREF _Toc228879449 \h </w:instrText>
              <w:fldChar w:fldCharType="separate"/>
              <w:t>1</w:t>
              <w:fldChar w:fldCharType="end"/>
            </w:r>
          </w:hyperlink>
        </w:p>
        <w:p w14:paraId="7028384A" w14:textId="77777777" w:rsidR="0055472F" w:rsidRDefault="0055472F">
          <w:pPr>
            <w:pStyle w:val="TOC2"/>
            <w:tabs>
              <w:tab w:val="right" w:leader="dot" w:pos="9350"/>
            </w:tabs>
            <w:rPr>
              <w:noProof/>
            </w:rPr>
          </w:pPr>
          <w:hyperlink w:anchor="_Toc228879450" w:history="1">
            <w:r>
              <w:rPr>
                <w:rStyle w:val="Hyperlink"/>
                <w:noProof/>
              </w:rPr>
              <w:t>6.10 Automatic No-Show Capture</w:t>
            </w:r>
            <w:r>
              <w:rPr>
                <w:noProof/>
              </w:rPr>
              <w:tab/>
              <w:fldChar w:fldCharType="begin"/>
              <w:instrText xml:space="preserve"> PAGEREF _Toc228879450 \h </w:instrText>
              <w:fldChar w:fldCharType="separate"/>
              <w:t>1</w:t>
              <w:fldChar w:fldCharType="end"/>
            </w:r>
          </w:hyperlink>
        </w:p>
        <w:p w14:paraId="52045D54" w14:textId="77777777" w:rsidR="0055472F" w:rsidRDefault="0055472F">
          <w:pPr>
            <w:pStyle w:val="TOC2"/>
            <w:tabs>
              <w:tab w:val="right" w:leader="dot" w:pos="9350"/>
            </w:tabs>
            <w:rPr>
              <w:noProof/>
            </w:rPr>
          </w:pPr>
          <w:hyperlink w:anchor="_Toc228879451" w:history="1">
            <w:r>
              <w:rPr>
                <w:rStyle w:val="Hyperlink"/>
                <w:noProof/>
              </w:rPr>
              <w:t>6.11 Free Drop No-Show</w:t>
            </w:r>
            <w:r>
              <w:rPr>
                <w:noProof/>
              </w:rPr>
              <w:tab/>
              <w:fldChar w:fldCharType="begin"/>
              <w:instrText xml:space="preserve"> PAGEREF _Toc228879451 \h </w:instrText>
              <w:fldChar w:fldCharType="separate"/>
              <w:t>1</w:t>
              <w:fldChar w:fldCharType="end"/>
            </w:r>
          </w:hyperlink>
        </w:p>
        <w:p w14:paraId="0C7D2F51" w14:textId="77777777" w:rsidR="0055472F" w:rsidRDefault="0055472F">
          <w:pPr>
            <w:pStyle w:val="TOC2"/>
            <w:tabs>
              <w:tab w:val="right" w:leader="dot" w:pos="9350"/>
            </w:tabs>
            <w:rPr>
              <w:noProof/>
            </w:rPr>
          </w:pPr>
          <w:hyperlink w:anchor="_Toc228879452" w:history="1">
            <w:r>
              <w:rPr>
                <w:rStyle w:val="Hyperlink"/>
                <w:noProof/>
              </w:rPr>
              <w:t>6.12 Host Waive/Refund No-Show</w:t>
            </w:r>
            <w:r>
              <w:rPr>
                <w:noProof/>
              </w:rPr>
              <w:tab/>
              <w:fldChar w:fldCharType="begin"/>
              <w:instrText xml:space="preserve"> PAGEREF _Toc228879452 \h </w:instrText>
              <w:fldChar w:fldCharType="separate"/>
              <w:t>1</w:t>
              <w:fldChar w:fldCharType="end"/>
            </w:r>
          </w:hyperlink>
        </w:p>
        <w:p w14:paraId="398CFB10" w14:textId="77777777" w:rsidR="0055472F" w:rsidRDefault="0055472F">
          <w:pPr>
            <w:pStyle w:val="TOC2"/>
            <w:tabs>
              <w:tab w:val="right" w:leader="dot" w:pos="9350"/>
            </w:tabs>
            <w:rPr>
              <w:noProof/>
            </w:rPr>
          </w:pPr>
          <w:hyperlink w:anchor="_Toc228879453" w:history="1">
            <w:r>
              <w:rPr>
                <w:rStyle w:val="Hyperlink"/>
                <w:noProof/>
              </w:rPr>
              <w:t>6.13 Manual Check-In During Buffer</w:t>
            </w:r>
            <w:r>
              <w:rPr>
                <w:noProof/>
              </w:rPr>
              <w:tab/>
              <w:fldChar w:fldCharType="begin"/>
              <w:instrText xml:space="preserve"> PAGEREF _Toc228879453 \h </w:instrText>
              <w:fldChar w:fldCharType="separate"/>
              <w:t>1</w:t>
              <w:fldChar w:fldCharType="end"/>
            </w:r>
          </w:hyperlink>
        </w:p>
        <w:p w14:paraId="708856F9" w14:textId="77777777" w:rsidR="0055472F" w:rsidRDefault="0055472F">
          <w:pPr>
            <w:pStyle w:val="TOC2"/>
            <w:tabs>
              <w:tab w:val="right" w:leader="dot" w:pos="9350"/>
            </w:tabs>
            <w:rPr>
              <w:noProof/>
            </w:rPr>
          </w:pPr>
          <w:hyperlink w:anchor="_Toc228879454" w:history="1">
            <w:r>
              <w:rPr>
                <w:rStyle w:val="Hyperlink"/>
                <w:noProof/>
              </w:rPr>
              <w:t>6.14 Partial Multi-Ticket No-Show</w:t>
            </w:r>
            <w:r>
              <w:rPr>
                <w:noProof/>
              </w:rPr>
              <w:tab/>
              <w:fldChar w:fldCharType="begin"/>
              <w:instrText xml:space="preserve"> PAGEREF _Toc228879454 \h </w:instrText>
              <w:fldChar w:fldCharType="separate"/>
              <w:t>1</w:t>
              <w:fldChar w:fldCharType="end"/>
            </w:r>
          </w:hyperlink>
        </w:p>
        <w:p w14:paraId="397D7735" w14:textId="77777777" w:rsidR="0055472F" w:rsidRDefault="0055472F">
          <w:pPr>
            <w:pStyle w:val="TOC2"/>
            <w:tabs>
              <w:tab w:val="right" w:leader="dot" w:pos="9350"/>
            </w:tabs>
            <w:rPr>
              <w:noProof/>
            </w:rPr>
          </w:pPr>
          <w:hyperlink w:anchor="_Toc228879455" w:history="1">
            <w:r>
              <w:rPr>
                <w:rStyle w:val="Hyperlink"/>
                <w:noProof/>
              </w:rPr>
              <w:t>6.15 Staff Roles &amp; Audit</w:t>
            </w:r>
            <w:r>
              <w:rPr>
                <w:noProof/>
              </w:rPr>
              <w:tab/>
              <w:fldChar w:fldCharType="begin"/>
              <w:instrText xml:space="preserve"> PAGEREF _Toc228879455 \h </w:instrText>
              <w:fldChar w:fldCharType="separate"/>
              <w:t>1</w:t>
              <w:fldChar w:fldCharType="end"/>
            </w:r>
          </w:hyperlink>
        </w:p>
        <w:p w14:paraId="1D53038C" w14:textId="77777777" w:rsidR="0055472F" w:rsidRDefault="0055472F">
          <w:pPr>
            <w:pStyle w:val="TOC1"/>
            <w:tabs>
              <w:tab w:val="right" w:leader="dot" w:pos="9350"/>
            </w:tabs>
            <w:rPr>
              <w:noProof/>
            </w:rPr>
          </w:pPr>
          <w:hyperlink w:anchor="_Toc228879456" w:history="1">
            <w:r>
              <w:rPr>
                <w:rStyle w:val="Hyperlink"/>
                <w:noProof/>
              </w:rPr>
              <w:t>7. Consumer App (Nigh Drops)</w:t>
            </w:r>
            <w:r>
              <w:rPr>
                <w:noProof/>
              </w:rPr>
              <w:tab/>
              <w:fldChar w:fldCharType="begin"/>
              <w:instrText xml:space="preserve"> PAGEREF _Toc228879456 \h </w:instrText>
              <w:fldChar w:fldCharType="separate"/>
              <w:t>1</w:t>
              <w:fldChar w:fldCharType="end"/>
            </w:r>
          </w:hyperlink>
        </w:p>
        <w:p w14:paraId="14BBDCCA" w14:textId="77777777" w:rsidR="0055472F" w:rsidRDefault="0055472F">
          <w:pPr>
            <w:pStyle w:val="TOC2"/>
            <w:tabs>
              <w:tab w:val="right" w:leader="dot" w:pos="9350"/>
            </w:tabs>
            <w:rPr>
              <w:noProof/>
            </w:rPr>
          </w:pPr>
          <w:hyperlink w:anchor="_Toc228879457" w:history="1">
            <w:r>
              <w:rPr>
                <w:rStyle w:val="Hyperlink"/>
                <w:noProof/>
              </w:rPr>
              <w:t>7.1 First-Run / Account Creation</w:t>
            </w:r>
            <w:r>
              <w:rPr>
                <w:noProof/>
              </w:rPr>
              <w:tab/>
              <w:fldChar w:fldCharType="begin"/>
              <w:instrText xml:space="preserve"> PAGEREF _Toc228879457 \h </w:instrText>
              <w:fldChar w:fldCharType="separate"/>
              <w:t>1</w:t>
              <w:fldChar w:fldCharType="end"/>
            </w:r>
          </w:hyperlink>
        </w:p>
        <w:p w14:paraId="0611FD70" w14:textId="77777777" w:rsidR="0055472F" w:rsidRDefault="0055472F">
          <w:pPr>
            <w:pStyle w:val="TOC2"/>
            <w:tabs>
              <w:tab w:val="right" w:leader="dot" w:pos="9350"/>
            </w:tabs>
            <w:rPr>
              <w:noProof/>
            </w:rPr>
          </w:pPr>
          <w:hyperlink w:anchor="_Toc228879458" w:history="1">
            <w:r>
              <w:rPr>
                <w:rStyle w:val="Hyperlink"/>
                <w:noProof/>
              </w:rPr>
              <w:t>7.2 Drop Feed (Followed Accounts Only)</w:t>
            </w:r>
            <w:r>
              <w:rPr>
                <w:noProof/>
              </w:rPr>
              <w:tab/>
              <w:fldChar w:fldCharType="begin"/>
              <w:instrText xml:space="preserve"> PAGEREF _Toc228879458 \h </w:instrText>
              <w:fldChar w:fldCharType="separate"/>
              <w:t>1</w:t>
              <w:fldChar w:fldCharType="end"/>
            </w:r>
          </w:hyperlink>
        </w:p>
        <w:p w14:paraId="7B34732C" w14:textId="77777777" w:rsidR="0055472F" w:rsidRDefault="0055472F">
          <w:pPr>
            <w:pStyle w:val="TOC2"/>
            <w:tabs>
              <w:tab w:val="right" w:leader="dot" w:pos="9350"/>
            </w:tabs>
            <w:rPr>
              <w:noProof/>
            </w:rPr>
          </w:pPr>
          <w:hyperlink w:anchor="_Toc228879459" w:history="1">
            <w:r>
              <w:rPr>
                <w:rStyle w:val="Hyperlink"/>
                <w:noProof/>
              </w:rPr>
              <w:t>7.3 Drop Detail View</w:t>
            </w:r>
            <w:r>
              <w:rPr>
                <w:noProof/>
              </w:rPr>
              <w:tab/>
              <w:fldChar w:fldCharType="begin"/>
              <w:instrText xml:space="preserve"> PAGEREF _Toc228879459 \h </w:instrText>
              <w:fldChar w:fldCharType="separate"/>
              <w:t>1</w:t>
              <w:fldChar w:fldCharType="end"/>
            </w:r>
          </w:hyperlink>
        </w:p>
        <w:p w14:paraId="263355BF" w14:textId="77777777" w:rsidR="0055472F" w:rsidRDefault="0055472F">
          <w:pPr>
            <w:pStyle w:val="TOC2"/>
            <w:tabs>
              <w:tab w:val="right" w:leader="dot" w:pos="9350"/>
            </w:tabs>
            <w:rPr>
              <w:noProof/>
            </w:rPr>
          </w:pPr>
          <w:hyperlink w:anchor="_Toc228879460" w:history="1">
            <w:r>
              <w:rPr>
                <w:rStyle w:val="Hyperlink"/>
                <w:noProof/>
              </w:rPr>
              <w:t>7.4 Reserve / Checkout Flow</w:t>
            </w:r>
            <w:r>
              <w:rPr>
                <w:noProof/>
              </w:rPr>
              <w:tab/>
              <w:fldChar w:fldCharType="begin"/>
              <w:instrText xml:space="preserve"> PAGEREF _Toc228879460 \h </w:instrText>
              <w:fldChar w:fldCharType="separate"/>
              <w:t>1</w:t>
              <w:fldChar w:fldCharType="end"/>
            </w:r>
          </w:hyperlink>
        </w:p>
        <w:p w14:paraId="1A6D567B" w14:textId="77777777" w:rsidR="0055472F" w:rsidRDefault="0055472F">
          <w:pPr>
            <w:pStyle w:val="TOC2"/>
            <w:tabs>
              <w:tab w:val="right" w:leader="dot" w:pos="9350"/>
            </w:tabs>
            <w:rPr>
              <w:noProof/>
            </w:rPr>
          </w:pPr>
          <w:hyperlink w:anchor="_Toc228879461" w:history="1">
            <w:r>
              <w:rPr>
                <w:rStyle w:val="Hyperlink"/>
                <w:noProof/>
              </w:rPr>
              <w:t>7.5 Ticket Wallet</w:t>
            </w:r>
            <w:r>
              <w:rPr>
                <w:noProof/>
              </w:rPr>
              <w:tab/>
              <w:fldChar w:fldCharType="begin"/>
              <w:instrText xml:space="preserve"> PAGEREF _Toc228879461 \h </w:instrText>
              <w:fldChar w:fldCharType="separate"/>
              <w:t>1</w:t>
              <w:fldChar w:fldCharType="end"/>
            </w:r>
          </w:hyperlink>
        </w:p>
        <w:p w14:paraId="6F9B7B35" w14:textId="77777777" w:rsidR="0055472F" w:rsidRDefault="0055472F">
          <w:pPr>
            <w:pStyle w:val="TOC2"/>
            <w:tabs>
              <w:tab w:val="right" w:leader="dot" w:pos="9350"/>
            </w:tabs>
            <w:rPr>
              <w:noProof/>
            </w:rPr>
          </w:pPr>
          <w:hyperlink w:anchor="_Toc228879462" w:history="1">
            <w:r>
              <w:rPr>
                <w:rStyle w:val="Hyperlink"/>
                <w:noProof/>
              </w:rPr>
              <w:t>7.6 Multi-Ticket Wallet Behavior</w:t>
            </w:r>
            <w:r>
              <w:rPr>
                <w:noProof/>
              </w:rPr>
              <w:tab/>
              <w:fldChar w:fldCharType="begin"/>
              <w:instrText xml:space="preserve"> PAGEREF _Toc228879462 \h </w:instrText>
              <w:fldChar w:fldCharType="separate"/>
              <w:t>1</w:t>
              <w:fldChar w:fldCharType="end"/>
            </w:r>
          </w:hyperlink>
        </w:p>
        <w:p w14:paraId="3AD287E1" w14:textId="77777777" w:rsidR="0055472F" w:rsidRDefault="0055472F">
          <w:pPr>
            <w:pStyle w:val="TOC2"/>
            <w:tabs>
              <w:tab w:val="right" w:leader="dot" w:pos="9350"/>
            </w:tabs>
            <w:rPr>
              <w:noProof/>
            </w:rPr>
          </w:pPr>
          <w:hyperlink w:anchor="_Toc228879463" w:history="1">
            <w:r>
              <w:rPr>
                <w:rStyle w:val="Hyperlink"/>
                <w:noProof/>
              </w:rPr>
              <w:t>7.7 Follow Management</w:t>
            </w:r>
            <w:r>
              <w:rPr>
                <w:noProof/>
              </w:rPr>
              <w:tab/>
              <w:fldChar w:fldCharType="begin"/>
              <w:instrText xml:space="preserve"> PAGEREF _Toc228879463 \h </w:instrText>
              <w:fldChar w:fldCharType="separate"/>
              <w:t>1</w:t>
              <w:fldChar w:fldCharType="end"/>
            </w:r>
          </w:hyperlink>
        </w:p>
        <w:p w14:paraId="39B3A4AC" w14:textId="77777777" w:rsidR="0055472F" w:rsidRDefault="0055472F">
          <w:pPr>
            <w:pStyle w:val="TOC2"/>
            <w:tabs>
              <w:tab w:val="right" w:leader="dot" w:pos="9350"/>
            </w:tabs>
            <w:rPr>
              <w:noProof/>
            </w:rPr>
          </w:pPr>
          <w:hyperlink w:anchor="_Toc228879464" w:history="1">
            <w:r>
              <w:rPr>
                <w:rStyle w:val="Hyperlink"/>
                <w:noProof/>
              </w:rPr>
              <w:t>7.8 Friends</w:t>
            </w:r>
            <w:r>
              <w:rPr>
                <w:noProof/>
              </w:rPr>
              <w:tab/>
              <w:fldChar w:fldCharType="begin"/>
              <w:instrText xml:space="preserve"> PAGEREF _Toc228879464 \h </w:instrText>
              <w:fldChar w:fldCharType="separate"/>
              <w:t>1</w:t>
              <w:fldChar w:fldCharType="end"/>
            </w:r>
          </w:hyperlink>
        </w:p>
        <w:p w14:paraId="3BC11D79" w14:textId="77777777" w:rsidR="0055472F" w:rsidRDefault="0055472F">
          <w:pPr>
            <w:pStyle w:val="TOC2"/>
            <w:tabs>
              <w:tab w:val="right" w:leader="dot" w:pos="9350"/>
            </w:tabs>
            <w:rPr>
              <w:noProof/>
            </w:rPr>
          </w:pPr>
          <w:hyperlink w:anchor="_Toc228879465" w:history="1">
            <w:r>
              <w:rPr>
                <w:rStyle w:val="Hyperlink"/>
                <w:noProof/>
              </w:rPr>
              <w:t>7.9 Groups</w:t>
            </w:r>
            <w:r>
              <w:rPr>
                <w:noProof/>
              </w:rPr>
              <w:tab/>
              <w:fldChar w:fldCharType="begin"/>
              <w:instrText xml:space="preserve"> PAGEREF _Toc228879465 \h </w:instrText>
              <w:fldChar w:fldCharType="separate"/>
              <w:t>1</w:t>
              <w:fldChar w:fldCharType="end"/>
            </w:r>
          </w:hyperlink>
        </w:p>
        <w:p w14:paraId="7A946D44" w14:textId="77777777" w:rsidR="0055472F" w:rsidRDefault="0055472F">
          <w:pPr>
            <w:pStyle w:val="TOC2"/>
            <w:tabs>
              <w:tab w:val="right" w:leader="dot" w:pos="9350"/>
            </w:tabs>
            <w:rPr>
              <w:noProof/>
            </w:rPr>
          </w:pPr>
          <w:hyperlink w:anchor="_Toc228879466" w:history="1">
            <w:r>
              <w:rPr>
                <w:rStyle w:val="Hyperlink"/>
                <w:noProof/>
              </w:rPr>
              <w:t>7.10 Messaging</w:t>
            </w:r>
            <w:r>
              <w:rPr>
                <w:noProof/>
              </w:rPr>
              <w:tab/>
              <w:fldChar w:fldCharType="begin"/>
              <w:instrText xml:space="preserve"> PAGEREF _Toc228879466 \h </w:instrText>
              <w:fldChar w:fldCharType="separate"/>
              <w:t>1</w:t>
              <w:fldChar w:fldCharType="end"/>
            </w:r>
          </w:hyperlink>
        </w:p>
        <w:p w14:paraId="2B30C064" w14:textId="77777777" w:rsidR="0055472F" w:rsidRDefault="0055472F">
          <w:pPr>
            <w:pStyle w:val="TOC2"/>
            <w:tabs>
              <w:tab w:val="right" w:leader="dot" w:pos="9350"/>
            </w:tabs>
            <w:rPr>
              <w:noProof/>
            </w:rPr>
          </w:pPr>
          <w:hyperlink w:anchor="_Toc228879467" w:history="1">
            <w:r>
              <w:rPr>
                <w:rStyle w:val="Hyperlink"/>
                <w:noProof/>
              </w:rPr>
              <w:t>7.11 Reviews</w:t>
            </w:r>
            <w:r>
              <w:rPr>
                <w:noProof/>
              </w:rPr>
              <w:tab/>
              <w:fldChar w:fldCharType="begin"/>
              <w:instrText xml:space="preserve"> PAGEREF _Toc228879467 \h </w:instrText>
              <w:fldChar w:fldCharType="separate"/>
              <w:t>1</w:t>
              <w:fldChar w:fldCharType="end"/>
            </w:r>
          </w:hyperlink>
        </w:p>
        <w:p w14:paraId="08518B62" w14:textId="77777777" w:rsidR="0055472F" w:rsidRDefault="0055472F">
          <w:pPr>
            <w:pStyle w:val="TOC2"/>
            <w:tabs>
              <w:tab w:val="right" w:leader="dot" w:pos="9350"/>
            </w:tabs>
            <w:rPr>
              <w:noProof/>
            </w:rPr>
          </w:pPr>
          <w:hyperlink w:anchor="_Toc228879468" w:history="1">
            <w:r>
              <w:rPr>
                <w:rStyle w:val="Hyperlink"/>
                <w:noProof/>
              </w:rPr>
              <w:t>7.12 Map View</w:t>
            </w:r>
            <w:r>
              <w:rPr>
                <w:noProof/>
              </w:rPr>
              <w:tab/>
              <w:fldChar w:fldCharType="begin"/>
              <w:instrText xml:space="preserve"> PAGEREF _Toc228879468 \h </w:instrText>
              <w:fldChar w:fldCharType="separate"/>
              <w:t>1</w:t>
              <w:fldChar w:fldCharType="end"/>
            </w:r>
          </w:hyperlink>
        </w:p>
        <w:p w14:paraId="3B5CD3EB" w14:textId="77777777" w:rsidR="0055472F" w:rsidRDefault="0055472F">
          <w:pPr>
            <w:pStyle w:val="TOC2"/>
            <w:tabs>
              <w:tab w:val="right" w:leader="dot" w:pos="9350"/>
            </w:tabs>
            <w:rPr>
              <w:noProof/>
            </w:rPr>
          </w:pPr>
          <w:hyperlink w:anchor="_Toc228879469" w:history="1">
            <w:r>
              <w:rPr>
                <w:rStyle w:val="Hyperlink"/>
                <w:noProof/>
              </w:rPr>
              <w:t>7.13 Notifications</w:t>
            </w:r>
            <w:r>
              <w:rPr>
                <w:noProof/>
              </w:rPr>
              <w:tab/>
              <w:fldChar w:fldCharType="begin"/>
              <w:instrText xml:space="preserve"> PAGEREF _Toc228879469 \h </w:instrText>
              <w:fldChar w:fldCharType="separate"/>
              <w:t>1</w:t>
              <w:fldChar w:fldCharType="end"/>
            </w:r>
          </w:hyperlink>
        </w:p>
        <w:p w14:paraId="733AA361" w14:textId="77777777" w:rsidR="0055472F" w:rsidRDefault="0055472F">
          <w:pPr>
            <w:pStyle w:val="TOC2"/>
            <w:tabs>
              <w:tab w:val="right" w:leader="dot" w:pos="9350"/>
            </w:tabs>
            <w:rPr>
              <w:noProof/>
            </w:rPr>
          </w:pPr>
          <w:hyperlink w:anchor="_Toc228879470" w:history="1">
            <w:r>
              <w:rPr>
                <w:rStyle w:val="Hyperlink"/>
                <w:noProof/>
              </w:rPr>
              <w:t>7.14 Performance Requirements</w:t>
            </w:r>
            <w:r>
              <w:rPr>
                <w:noProof/>
              </w:rPr>
              <w:tab/>
              <w:fldChar w:fldCharType="begin"/>
              <w:instrText xml:space="preserve"> PAGEREF _Toc228879470 \h </w:instrText>
              <w:fldChar w:fldCharType="separate"/>
              <w:t>1</w:t>
              <w:fldChar w:fldCharType="end"/>
            </w:r>
          </w:hyperlink>
        </w:p>
        <w:p w14:paraId="3A1F0040" w14:textId="77777777" w:rsidR="0055472F" w:rsidRDefault="0055472F">
          <w:pPr>
            <w:pStyle w:val="TOC2"/>
            <w:tabs>
              <w:tab w:val="right" w:leader="dot" w:pos="9350"/>
            </w:tabs>
            <w:rPr>
              <w:noProof/>
            </w:rPr>
          </w:pPr>
          <w:hyperlink w:anchor="_Toc228879622" w:history="1">
            <w:r>
              <w:rPr>
                <w:rStyle w:val="Hyperlink"/>
                <w:noProof/>
              </w:rPr>
              <w:t>7.16 Report Drop</w:t>
            </w:r>
            <w:r>
              <w:rPr>
                <w:noProof/>
              </w:rPr>
              <w:tab/>
              <w:fldChar w:fldCharType="begin"/>
              <w:instrText xml:space="preserve"> PAGEREF _Toc228879622 \h </w:instrText>
              <w:fldChar w:fldCharType="separate"/>
              <w:t>1</w:t>
              <w:fldChar w:fldCharType="end"/>
            </w:r>
          </w:hyperlink>
        </w:p>
        <w:p w14:paraId="2B9AA53E" w14:textId="77777777" w:rsidR="0055472F" w:rsidRDefault="0055472F">
          <w:pPr>
            <w:pStyle w:val="TOC1"/>
            <w:tabs>
              <w:tab w:val="right" w:leader="dot" w:pos="9350"/>
            </w:tabs>
            <w:rPr>
              <w:noProof/>
            </w:rPr>
          </w:pPr>
          <w:hyperlink w:anchor="_Toc228879471" w:history="1">
            <w:r>
              <w:rPr>
                <w:rStyle w:val="Hyperlink"/>
                <w:noProof/>
              </w:rPr>
              <w:t>8. Host App (Nigh Host Mobile)</w:t>
            </w:r>
            <w:r>
              <w:rPr>
                <w:noProof/>
              </w:rPr>
              <w:tab/>
              <w:fldChar w:fldCharType="begin"/>
              <w:instrText xml:space="preserve"> PAGEREF _Toc228879471 \h </w:instrText>
              <w:fldChar w:fldCharType="separate"/>
              <w:t>1</w:t>
              <w:fldChar w:fldCharType="end"/>
            </w:r>
          </w:hyperlink>
        </w:p>
        <w:p w14:paraId="66C20FAA" w14:textId="77777777" w:rsidR="0055472F" w:rsidRDefault="0055472F">
          <w:pPr>
            <w:pStyle w:val="TOC2"/>
            <w:tabs>
              <w:tab w:val="right" w:leader="dot" w:pos="9350"/>
            </w:tabs>
            <w:rPr>
              <w:noProof/>
            </w:rPr>
          </w:pPr>
          <w:hyperlink w:anchor="_Toc228879472" w:history="1">
            <w:r>
              <w:rPr>
                <w:rStyle w:val="Hyperlink"/>
                <w:noProof/>
              </w:rPr>
              <w:t>8.1 Overview</w:t>
            </w:r>
            <w:r>
              <w:rPr>
                <w:noProof/>
              </w:rPr>
              <w:tab/>
              <w:fldChar w:fldCharType="begin"/>
              <w:instrText xml:space="preserve"> PAGEREF _Toc228879472 \h </w:instrText>
              <w:fldChar w:fldCharType="separate"/>
              <w:t>1</w:t>
              <w:fldChar w:fldCharType="end"/>
            </w:r>
          </w:hyperlink>
        </w:p>
        <w:p w14:paraId="3DDFEC49" w14:textId="77777777" w:rsidR="0055472F" w:rsidRDefault="0055472F">
          <w:pPr>
            <w:pStyle w:val="TOC2"/>
            <w:tabs>
              <w:tab w:val="right" w:leader="dot" w:pos="9350"/>
            </w:tabs>
            <w:rPr>
              <w:noProof/>
            </w:rPr>
          </w:pPr>
          <w:hyperlink w:anchor="_Toc228879473" w:history="1">
            <w:r>
              <w:rPr>
                <w:rStyle w:val="Hyperlink"/>
                <w:noProof/>
              </w:rPr>
              <w:t>8.2 Home / Liveview</w:t>
            </w:r>
            <w:r>
              <w:rPr>
                <w:noProof/>
              </w:rPr>
              <w:tab/>
              <w:fldChar w:fldCharType="begin"/>
              <w:instrText xml:space="preserve"> PAGEREF _Toc228879473 \h </w:instrText>
              <w:fldChar w:fldCharType="separate"/>
              <w:t>1</w:t>
              <w:fldChar w:fldCharType="end"/>
            </w:r>
          </w:hyperlink>
        </w:p>
        <w:p w14:paraId="52788C34" w14:textId="77777777" w:rsidR="0055472F" w:rsidRDefault="0055472F">
          <w:pPr>
            <w:pStyle w:val="TOC2"/>
            <w:tabs>
              <w:tab w:val="right" w:leader="dot" w:pos="9350"/>
            </w:tabs>
            <w:rPr>
              <w:noProof/>
            </w:rPr>
          </w:pPr>
          <w:hyperlink w:anchor="_Toc228879474" w:history="1">
            <w:r>
              <w:rPr>
                <w:rStyle w:val="Hyperlink"/>
                <w:noProof/>
              </w:rPr>
              <w:t>8.3 Drop Creation (Mobile)</w:t>
            </w:r>
            <w:r>
              <w:rPr>
                <w:noProof/>
              </w:rPr>
              <w:tab/>
              <w:fldChar w:fldCharType="begin"/>
              <w:instrText xml:space="preserve"> PAGEREF _Toc228879474 \h </w:instrText>
              <w:fldChar w:fldCharType="separate"/>
              <w:t>1</w:t>
              <w:fldChar w:fldCharType="end"/>
            </w:r>
          </w:hyperlink>
        </w:p>
        <w:p w14:paraId="75A77F01" w14:textId="77777777" w:rsidR="0055472F" w:rsidRDefault="0055472F">
          <w:pPr>
            <w:pStyle w:val="TOC2"/>
            <w:tabs>
              <w:tab w:val="right" w:leader="dot" w:pos="9350"/>
            </w:tabs>
            <w:rPr>
              <w:noProof/>
            </w:rPr>
          </w:pPr>
          <w:hyperlink w:anchor="_Toc228879475" w:history="1">
            <w:r>
              <w:rPr>
                <w:rStyle w:val="Hyperlink"/>
                <w:noProof/>
              </w:rPr>
              <w:t>8.4 Guest Management (Guests Page)</w:t>
            </w:r>
            <w:r>
              <w:rPr>
                <w:noProof/>
              </w:rPr>
              <w:tab/>
              <w:fldChar w:fldCharType="begin"/>
              <w:instrText xml:space="preserve"> PAGEREF _Toc228879475 \h </w:instrText>
              <w:fldChar w:fldCharType="separate"/>
              <w:t>1</w:t>
              <w:fldChar w:fldCharType="end"/>
            </w:r>
          </w:hyperlink>
        </w:p>
        <w:p w14:paraId="35C03A95" w14:textId="77777777" w:rsidR="0055472F" w:rsidRDefault="0055472F">
          <w:pPr>
            <w:pStyle w:val="TOC2"/>
            <w:tabs>
              <w:tab w:val="right" w:leader="dot" w:pos="9350"/>
            </w:tabs>
            <w:rPr>
              <w:noProof/>
            </w:rPr>
          </w:pPr>
          <w:hyperlink w:anchor="_Toc228879476" w:history="1">
            <w:r>
              <w:rPr>
                <w:rStyle w:val="Hyperlink"/>
                <w:noProof/>
              </w:rPr>
              <w:t>8.5 Orders</w:t>
            </w:r>
            <w:r>
              <w:rPr>
                <w:noProof/>
              </w:rPr>
              <w:tab/>
              <w:fldChar w:fldCharType="begin"/>
              <w:instrText xml:space="preserve"> PAGEREF _Toc228879476 \h </w:instrText>
              <w:fldChar w:fldCharType="separate"/>
              <w:t>1</w:t>
              <w:fldChar w:fldCharType="end"/>
            </w:r>
          </w:hyperlink>
        </w:p>
        <w:p w14:paraId="2A942B4A" w14:textId="77777777" w:rsidR="0055472F" w:rsidRDefault="0055472F">
          <w:pPr>
            <w:pStyle w:val="TOC2"/>
            <w:tabs>
              <w:tab w:val="right" w:leader="dot" w:pos="9350"/>
            </w:tabs>
            <w:rPr>
              <w:noProof/>
            </w:rPr>
          </w:pPr>
          <w:hyperlink w:anchor="_Toc228879477" w:history="1">
            <w:r>
              <w:rPr>
                <w:rStyle w:val="Hyperlink"/>
                <w:noProof/>
              </w:rPr>
              <w:t>8.6 Partners Page</w:t>
            </w:r>
            <w:r>
              <w:rPr>
                <w:noProof/>
              </w:rPr>
              <w:tab/>
              <w:fldChar w:fldCharType="begin"/>
              <w:instrText xml:space="preserve"> PAGEREF _Toc228879477 \h </w:instrText>
              <w:fldChar w:fldCharType="separate"/>
              <w:t>1</w:t>
              <w:fldChar w:fldCharType="end"/>
            </w:r>
          </w:hyperlink>
        </w:p>
        <w:p w14:paraId="114D8276" w14:textId="77777777" w:rsidR="0055472F" w:rsidRDefault="0055472F">
          <w:pPr>
            <w:pStyle w:val="TOC2"/>
            <w:tabs>
              <w:tab w:val="right" w:leader="dot" w:pos="9350"/>
            </w:tabs>
            <w:rPr>
              <w:noProof/>
            </w:rPr>
          </w:pPr>
          <w:hyperlink w:anchor="_Toc228879478" w:history="1">
            <w:r>
              <w:rPr>
                <w:rStyle w:val="Hyperlink"/>
                <w:noProof/>
              </w:rPr>
              <w:t>8.7 Account Hub</w:t>
            </w:r>
            <w:r>
              <w:rPr>
                <w:noProof/>
              </w:rPr>
              <w:tab/>
              <w:fldChar w:fldCharType="begin"/>
              <w:instrText xml:space="preserve"> PAGEREF _Toc228879478 \h </w:instrText>
              <w:fldChar w:fldCharType="separate"/>
              <w:t>1</w:t>
              <w:fldChar w:fldCharType="end"/>
            </w:r>
          </w:hyperlink>
        </w:p>
        <w:p w14:paraId="6592B4C5" w14:textId="77777777" w:rsidR="0055472F" w:rsidRDefault="0055472F">
          <w:pPr>
            <w:pStyle w:val="TOC2"/>
            <w:tabs>
              <w:tab w:val="right" w:leader="dot" w:pos="9350"/>
            </w:tabs>
            <w:rPr>
              <w:noProof/>
            </w:rPr>
          </w:pPr>
          <w:hyperlink w:anchor="_Toc228879479" w:history="1">
            <w:r>
              <w:rPr>
                <w:rStyle w:val="Hyperlink"/>
                <w:noProof/>
              </w:rPr>
              <w:t>8.8 Venues / Drop Locations</w:t>
            </w:r>
            <w:r>
              <w:rPr>
                <w:noProof/>
              </w:rPr>
              <w:tab/>
              <w:fldChar w:fldCharType="begin"/>
              <w:instrText xml:space="preserve"> PAGEREF _Toc228879479 \h </w:instrText>
              <w:fldChar w:fldCharType="separate"/>
              <w:t>1</w:t>
              <w:fldChar w:fldCharType="end"/>
            </w:r>
          </w:hyperlink>
        </w:p>
        <w:p w14:paraId="482DC37B" w14:textId="77777777" w:rsidR="0055472F" w:rsidRDefault="0055472F">
          <w:pPr>
            <w:pStyle w:val="TOC2"/>
            <w:tabs>
              <w:tab w:val="right" w:leader="dot" w:pos="9350"/>
            </w:tabs>
            <w:rPr>
              <w:noProof/>
            </w:rPr>
          </w:pPr>
          <w:hyperlink w:anchor="_Toc228879480" w:history="1">
            <w:r>
              <w:rPr>
                <w:rStyle w:val="Hyperlink"/>
                <w:noProof/>
              </w:rPr>
              <w:t>8.9 Analytics</w:t>
            </w:r>
            <w:r>
              <w:rPr>
                <w:noProof/>
              </w:rPr>
              <w:tab/>
              <w:fldChar w:fldCharType="begin"/>
              <w:instrText xml:space="preserve"> PAGEREF _Toc228879480 \h </w:instrText>
              <w:fldChar w:fldCharType="separate"/>
              <w:t>1</w:t>
              <w:fldChar w:fldCharType="end"/>
            </w:r>
          </w:hyperlink>
        </w:p>
        <w:p w14:paraId="1EB11E53" w14:textId="77777777" w:rsidR="0055472F" w:rsidRDefault="0055472F">
          <w:pPr>
            <w:pStyle w:val="TOC2"/>
            <w:tabs>
              <w:tab w:val="right" w:leader="dot" w:pos="9350"/>
            </w:tabs>
            <w:rPr>
              <w:noProof/>
            </w:rPr>
          </w:pPr>
          <w:hyperlink w:anchor="_Toc228879481" w:history="1">
            <w:r>
              <w:rPr>
                <w:rStyle w:val="Hyperlink"/>
                <w:noProof/>
              </w:rPr>
              <w:t>8.10 Team Management</w:t>
            </w:r>
            <w:r>
              <w:rPr>
                <w:noProof/>
              </w:rPr>
              <w:tab/>
              <w:fldChar w:fldCharType="begin"/>
              <w:instrText xml:space="preserve"> PAGEREF _Toc228879481 \h </w:instrText>
              <w:fldChar w:fldCharType="separate"/>
              <w:t>1</w:t>
              <w:fldChar w:fldCharType="end"/>
            </w:r>
          </w:hyperlink>
        </w:p>
        <w:p w14:paraId="0BE52B6D" w14:textId="77777777" w:rsidR="0055472F" w:rsidRDefault="0055472F">
          <w:pPr>
            <w:pStyle w:val="TOC2"/>
            <w:tabs>
              <w:tab w:val="right" w:leader="dot" w:pos="9350"/>
            </w:tabs>
            <w:rPr>
              <w:noProof/>
            </w:rPr>
          </w:pPr>
          <w:hyperlink w:anchor="_Toc228879482" w:history="1">
            <w:r>
              <w:rPr>
                <w:rStyle w:val="Hyperlink"/>
                <w:noProof/>
              </w:rPr>
              <w:t>8.11 Activity Log</w:t>
            </w:r>
            <w:r>
              <w:rPr>
                <w:noProof/>
              </w:rPr>
              <w:tab/>
              <w:fldChar w:fldCharType="begin"/>
              <w:instrText xml:space="preserve"> PAGEREF _Toc228879482 \h </w:instrText>
              <w:fldChar w:fldCharType="separate"/>
              <w:t>1</w:t>
              <w:fldChar w:fldCharType="end"/>
            </w:r>
          </w:hyperlink>
        </w:p>
        <w:p w14:paraId="71BF9CD5" w14:textId="77777777" w:rsidR="0055472F" w:rsidRDefault="0055472F">
          <w:pPr>
            <w:pStyle w:val="TOC2"/>
            <w:tabs>
              <w:tab w:val="right" w:leader="dot" w:pos="9350"/>
            </w:tabs>
            <w:rPr>
              <w:noProof/>
            </w:rPr>
          </w:pPr>
          <w:hyperlink w:anchor="_Toc228879483" w:history="1">
            <w:r>
              <w:rPr>
                <w:rStyle w:val="Hyperlink"/>
                <w:noProof/>
              </w:rPr>
              <w:t>8.12 QR Codes / Stickers</w:t>
            </w:r>
            <w:r>
              <w:rPr>
                <w:noProof/>
              </w:rPr>
              <w:tab/>
              <w:fldChar w:fldCharType="begin"/>
              <w:instrText xml:space="preserve"> PAGEREF _Toc228879483 \h </w:instrText>
              <w:fldChar w:fldCharType="separate"/>
              <w:t>1</w:t>
              <w:fldChar w:fldCharType="end"/>
            </w:r>
          </w:hyperlink>
        </w:p>
        <w:p w14:paraId="5EF085F9" w14:textId="77777777" w:rsidR="0055472F" w:rsidRDefault="0055472F">
          <w:pPr>
            <w:pStyle w:val="TOC2"/>
            <w:tabs>
              <w:tab w:val="right" w:leader="dot" w:pos="9350"/>
            </w:tabs>
            <w:rPr>
              <w:noProof/>
            </w:rPr>
          </w:pPr>
          <w:hyperlink w:anchor="_Toc228879484" w:history="1">
            <w:r>
              <w:rPr>
                <w:rStyle w:val="Hyperlink"/>
                <w:noProof/>
              </w:rPr>
              <w:t>8.13 Org Switcher (Mobile)</w:t>
            </w:r>
            <w:r>
              <w:rPr>
                <w:noProof/>
              </w:rPr>
              <w:tab/>
              <w:fldChar w:fldCharType="begin"/>
              <w:instrText xml:space="preserve"> PAGEREF _Toc228879484 \h </w:instrText>
              <w:fldChar w:fldCharType="separate"/>
              <w:t>1</w:t>
              <w:fldChar w:fldCharType="end"/>
            </w:r>
          </w:hyperlink>
        </w:p>
        <w:p w14:paraId="4C507F31" w14:textId="77777777" w:rsidR="0055472F" w:rsidRDefault="0055472F">
          <w:pPr>
            <w:pStyle w:val="TOC2"/>
            <w:tabs>
              <w:tab w:val="right" w:leader="dot" w:pos="9350"/>
            </w:tabs>
            <w:rPr>
              <w:noProof/>
            </w:rPr>
          </w:pPr>
          <w:hyperlink w:anchor="_Toc228879485" w:history="1">
            <w:r>
              <w:rPr>
                <w:rStyle w:val="Hyperlink"/>
                <w:noProof/>
              </w:rPr>
              <w:t>8.14 Inbox</w:t>
            </w:r>
            <w:r>
              <w:rPr>
                <w:noProof/>
              </w:rPr>
              <w:tab/>
              <w:fldChar w:fldCharType="begin"/>
              <w:instrText xml:space="preserve"> PAGEREF _Toc228879485 \h </w:instrText>
              <w:fldChar w:fldCharType="separate"/>
              <w:t>1</w:t>
              <w:fldChar w:fldCharType="end"/>
            </w:r>
          </w:hyperlink>
        </w:p>
        <w:p w14:paraId="472C5D8E" w14:textId="77777777" w:rsidR="0055472F" w:rsidRDefault="0055472F">
          <w:pPr>
            <w:pStyle w:val="TOC2"/>
            <w:tabs>
              <w:tab w:val="right" w:leader="dot" w:pos="9350"/>
            </w:tabs>
            <w:rPr>
              <w:noProof/>
            </w:rPr>
          </w:pPr>
          <w:hyperlink w:anchor="_Toc228879486" w:history="1">
            <w:r>
              <w:rPr>
                <w:rStyle w:val="Hyperlink"/>
                <w:noProof/>
              </w:rPr>
              <w:t>8.15 Niya Integration</w:t>
            </w:r>
            <w:r>
              <w:rPr>
                <w:noProof/>
              </w:rPr>
              <w:tab/>
              <w:fldChar w:fldCharType="begin"/>
              <w:instrText xml:space="preserve"> PAGEREF _Toc228879486 \h </w:instrText>
              <w:fldChar w:fldCharType="separate"/>
              <w:t>1</w:t>
              <w:fldChar w:fldCharType="end"/>
            </w:r>
          </w:hyperlink>
        </w:p>
        <w:p w14:paraId="0C0DF9DD" w14:textId="77777777" w:rsidR="0055472F" w:rsidRDefault="0055472F">
          <w:pPr>
            <w:pStyle w:val="TOC2"/>
            <w:tabs>
              <w:tab w:val="right" w:leader="dot" w:pos="9350"/>
            </w:tabs>
            <w:rPr>
              <w:noProof/>
            </w:rPr>
          </w:pPr>
          <w:hyperlink w:anchor="_Toc228879487" w:history="1">
            <w:r>
              <w:rPr>
                <w:rStyle w:val="Hyperlink"/>
                <w:noProof/>
              </w:rPr>
              <w:t>8.16 Settings &amp; Notifications</w:t>
            </w:r>
            <w:r>
              <w:rPr>
                <w:noProof/>
              </w:rPr>
              <w:tab/>
              <w:fldChar w:fldCharType="begin"/>
              <w:instrText xml:space="preserve"> PAGEREF _Toc228879487 \h </w:instrText>
              <w:fldChar w:fldCharType="separate"/>
              <w:t>1</w:t>
              <w:fldChar w:fldCharType="end"/>
            </w:r>
          </w:hyperlink>
        </w:p>
        <w:p w14:paraId="0F374EA2" w14:textId="77777777" w:rsidR="0055472F" w:rsidRDefault="0055472F">
          <w:pPr>
            <w:pStyle w:val="TOC2"/>
            <w:tabs>
              <w:tab w:val="right" w:leader="dot" w:pos="9350"/>
            </w:tabs>
            <w:rPr>
              <w:noProof/>
            </w:rPr>
          </w:pPr>
          <w:hyperlink w:anchor="_Toc228879488" w:history="1">
            <w:r>
              <w:rPr>
                <w:rStyle w:val="Hyperlink"/>
                <w:noProof/>
              </w:rPr>
              <w:t>8.17 CSV Guest List Import</w:t>
            </w:r>
            <w:r>
              <w:rPr>
                <w:noProof/>
              </w:rPr>
              <w:tab/>
              <w:fldChar w:fldCharType="begin"/>
              <w:instrText xml:space="preserve"> PAGEREF _Toc228879488 \h </w:instrText>
              <w:fldChar w:fldCharType="separate"/>
              <w:t>1</w:t>
              <w:fldChar w:fldCharType="end"/>
            </w:r>
          </w:hyperlink>
        </w:p>
        <w:p w14:paraId="57D04AEE" w14:textId="77777777" w:rsidR="0055472F" w:rsidRDefault="0055472F">
          <w:pPr>
            <w:pStyle w:val="TOC1"/>
            <w:tabs>
              <w:tab w:val="right" w:leader="dot" w:pos="9350"/>
            </w:tabs>
            <w:rPr>
              <w:noProof/>
            </w:rPr>
          </w:pPr>
          <w:hyperlink w:anchor="_Toc228879489" w:history="1">
            <w:r>
              <w:rPr>
                <w:rStyle w:val="Hyperlink"/>
                <w:noProof/>
              </w:rPr>
              <w:t>9. Enterprise Web App</w:t>
            </w:r>
            <w:r>
              <w:rPr>
                <w:noProof/>
              </w:rPr>
              <w:tab/>
              <w:fldChar w:fldCharType="begin"/>
              <w:instrText xml:space="preserve"> PAGEREF _Toc228879489 \h </w:instrText>
              <w:fldChar w:fldCharType="separate"/>
              <w:t>1</w:t>
              <w:fldChar w:fldCharType="end"/>
            </w:r>
          </w:hyperlink>
        </w:p>
        <w:p w14:paraId="6CD7817F" w14:textId="77777777" w:rsidR="0055472F" w:rsidRDefault="0055472F">
          <w:pPr>
            <w:pStyle w:val="TOC2"/>
            <w:tabs>
              <w:tab w:val="right" w:leader="dot" w:pos="9350"/>
            </w:tabs>
            <w:rPr>
              <w:noProof/>
            </w:rPr>
          </w:pPr>
          <w:hyperlink w:anchor="_Toc228879490" w:history="1">
            <w:r>
              <w:rPr>
                <w:rStyle w:val="Hyperlink"/>
                <w:noProof/>
              </w:rPr>
              <w:t>9.1 Adaptive Organization Modes</w:t>
            </w:r>
            <w:r>
              <w:rPr>
                <w:noProof/>
              </w:rPr>
              <w:tab/>
              <w:fldChar w:fldCharType="begin"/>
              <w:instrText xml:space="preserve"> PAGEREF _Toc228879490 \h </w:instrText>
              <w:fldChar w:fldCharType="separate"/>
              <w:t>1</w:t>
              <w:fldChar w:fldCharType="end"/>
            </w:r>
          </w:hyperlink>
        </w:p>
        <w:p w14:paraId="228FDAB4" w14:textId="77777777" w:rsidR="0055472F" w:rsidRDefault="0055472F">
          <w:pPr>
            <w:pStyle w:val="TOC2"/>
            <w:tabs>
              <w:tab w:val="right" w:leader="dot" w:pos="9350"/>
            </w:tabs>
            <w:rPr>
              <w:noProof/>
            </w:rPr>
          </w:pPr>
          <w:hyperlink w:anchor="_Toc228879491" w:history="1">
            <w:r>
              <w:rPr>
                <w:rStyle w:val="Hyperlink"/>
                <w:noProof/>
              </w:rPr>
              <w:t>9.2 Navigation Sidebar</w:t>
            </w:r>
            <w:r>
              <w:rPr>
                <w:noProof/>
              </w:rPr>
              <w:tab/>
              <w:fldChar w:fldCharType="begin"/>
              <w:instrText xml:space="preserve"> PAGEREF _Toc228879491 \h </w:instrText>
              <w:fldChar w:fldCharType="separate"/>
              <w:t>1</w:t>
              <w:fldChar w:fldCharType="end"/>
            </w:r>
          </w:hyperlink>
        </w:p>
        <w:p w14:paraId="03C5DEB8" w14:textId="77777777" w:rsidR="0055472F" w:rsidRDefault="0055472F">
          <w:pPr>
            <w:pStyle w:val="TOC2"/>
            <w:tabs>
              <w:tab w:val="right" w:leader="dot" w:pos="9350"/>
            </w:tabs>
            <w:rPr>
              <w:noProof/>
            </w:rPr>
          </w:pPr>
          <w:hyperlink w:anchor="_Toc228879492" w:history="1">
            <w:r>
              <w:rPr>
                <w:rStyle w:val="Hyperlink"/>
                <w:noProof/>
              </w:rPr>
              <w:t>9.3 Dashboard</w:t>
            </w:r>
            <w:r>
              <w:rPr>
                <w:noProof/>
              </w:rPr>
              <w:tab/>
              <w:fldChar w:fldCharType="begin"/>
              <w:instrText xml:space="preserve"> PAGEREF _Toc228879492 \h </w:instrText>
              <w:fldChar w:fldCharType="separate"/>
              <w:t>1</w:t>
              <w:fldChar w:fldCharType="end"/>
            </w:r>
          </w:hyperlink>
        </w:p>
        <w:p w14:paraId="58FDFC94" w14:textId="77777777" w:rsidR="0055472F" w:rsidRDefault="0055472F">
          <w:pPr>
            <w:pStyle w:val="TOC2"/>
            <w:tabs>
              <w:tab w:val="right" w:leader="dot" w:pos="9350"/>
            </w:tabs>
            <w:rPr>
              <w:noProof/>
            </w:rPr>
          </w:pPr>
          <w:hyperlink w:anchor="_Toc228879493" w:history="1">
            <w:r>
              <w:rPr>
                <w:rStyle w:val="Hyperlink"/>
                <w:noProof/>
              </w:rPr>
              <w:t>9.4 Drop Management</w:t>
            </w:r>
            <w:r>
              <w:rPr>
                <w:noProof/>
              </w:rPr>
              <w:tab/>
              <w:fldChar w:fldCharType="begin"/>
              <w:instrText xml:space="preserve"> PAGEREF _Toc228879493 \h </w:instrText>
              <w:fldChar w:fldCharType="separate"/>
              <w:t>1</w:t>
              <w:fldChar w:fldCharType="end"/>
            </w:r>
          </w:hyperlink>
        </w:p>
        <w:p w14:paraId="22CF9B66" w14:textId="77777777" w:rsidR="0055472F" w:rsidRDefault="0055472F">
          <w:pPr>
            <w:pStyle w:val="TOC2"/>
            <w:tabs>
              <w:tab w:val="right" w:leader="dot" w:pos="9350"/>
            </w:tabs>
            <w:rPr>
              <w:noProof/>
            </w:rPr>
          </w:pPr>
          <w:hyperlink w:anchor="_Toc228879494" w:history="1">
            <w:r>
              <w:rPr>
                <w:rStyle w:val="Hyperlink"/>
                <w:noProof/>
              </w:rPr>
              <w:t>9.5 Guest Management</w:t>
            </w:r>
            <w:r>
              <w:rPr>
                <w:noProof/>
              </w:rPr>
              <w:tab/>
              <w:fldChar w:fldCharType="begin"/>
              <w:instrText xml:space="preserve"> PAGEREF _Toc228879494 \h </w:instrText>
              <w:fldChar w:fldCharType="separate"/>
              <w:t>1</w:t>
              <w:fldChar w:fldCharType="end"/>
            </w:r>
          </w:hyperlink>
        </w:p>
        <w:p w14:paraId="11896589" w14:textId="77777777" w:rsidR="0055472F" w:rsidRDefault="0055472F">
          <w:pPr>
            <w:pStyle w:val="TOC2"/>
            <w:tabs>
              <w:tab w:val="right" w:leader="dot" w:pos="9350"/>
            </w:tabs>
            <w:rPr>
              <w:noProof/>
            </w:rPr>
          </w:pPr>
          <w:hyperlink w:anchor="_Toc228879495" w:history="1">
            <w:r>
              <w:rPr>
                <w:rStyle w:val="Hyperlink"/>
                <w:noProof/>
              </w:rPr>
              <w:t>9.6 Revenue / Finance</w:t>
            </w:r>
            <w:r>
              <w:rPr>
                <w:noProof/>
              </w:rPr>
              <w:tab/>
              <w:fldChar w:fldCharType="begin"/>
              <w:instrText xml:space="preserve"> PAGEREF _Toc228879495 \h </w:instrText>
              <w:fldChar w:fldCharType="separate"/>
              <w:t>1</w:t>
              <w:fldChar w:fldCharType="end"/>
            </w:r>
          </w:hyperlink>
        </w:p>
        <w:p w14:paraId="5F08E533" w14:textId="77777777" w:rsidR="0055472F" w:rsidRDefault="0055472F">
          <w:pPr>
            <w:pStyle w:val="TOC2"/>
            <w:tabs>
              <w:tab w:val="right" w:leader="dot" w:pos="9350"/>
            </w:tabs>
            <w:rPr>
              <w:noProof/>
            </w:rPr>
          </w:pPr>
          <w:hyperlink w:anchor="_Toc228879496" w:history="1">
            <w:r>
              <w:rPr>
                <w:rStyle w:val="Hyperlink"/>
                <w:noProof/>
              </w:rPr>
              <w:t>9.7 Team Management</w:t>
            </w:r>
            <w:r>
              <w:rPr>
                <w:noProof/>
              </w:rPr>
              <w:tab/>
              <w:fldChar w:fldCharType="begin"/>
              <w:instrText xml:space="preserve"> PAGEREF _Toc228879496 \h </w:instrText>
              <w:fldChar w:fldCharType="separate"/>
              <w:t>1</w:t>
              <w:fldChar w:fldCharType="end"/>
            </w:r>
          </w:hyperlink>
        </w:p>
        <w:p w14:paraId="734DCAB6" w14:textId="77777777" w:rsidR="0055472F" w:rsidRDefault="0055472F">
          <w:pPr>
            <w:pStyle w:val="TOC2"/>
            <w:tabs>
              <w:tab w:val="right" w:leader="dot" w:pos="9350"/>
            </w:tabs>
            <w:rPr>
              <w:noProof/>
            </w:rPr>
          </w:pPr>
          <w:hyperlink w:anchor="_Toc228879497" w:history="1">
            <w:r>
              <w:rPr>
                <w:rStyle w:val="Hyperlink"/>
                <w:noProof/>
              </w:rPr>
              <w:t>9.8 Partner Management</w:t>
            </w:r>
            <w:r>
              <w:rPr>
                <w:noProof/>
              </w:rPr>
              <w:tab/>
              <w:fldChar w:fldCharType="begin"/>
              <w:instrText xml:space="preserve"> PAGEREF _Toc228879497 \h </w:instrText>
              <w:fldChar w:fldCharType="separate"/>
              <w:t>1</w:t>
              <w:fldChar w:fldCharType="end"/>
            </w:r>
          </w:hyperlink>
        </w:p>
        <w:p w14:paraId="0A66AB9F" w14:textId="77777777" w:rsidR="0055472F" w:rsidRDefault="0055472F">
          <w:pPr>
            <w:pStyle w:val="TOC2"/>
            <w:tabs>
              <w:tab w:val="right" w:leader="dot" w:pos="9350"/>
            </w:tabs>
            <w:rPr>
              <w:noProof/>
            </w:rPr>
          </w:pPr>
          <w:hyperlink w:anchor="_Toc228879498" w:history="1">
            <w:r>
              <w:rPr>
                <w:rStyle w:val="Hyperlink"/>
                <w:noProof/>
              </w:rPr>
              <w:t>9.9 Org Switcher (Web)</w:t>
            </w:r>
            <w:r>
              <w:rPr>
                <w:noProof/>
              </w:rPr>
              <w:tab/>
              <w:fldChar w:fldCharType="begin"/>
              <w:instrText xml:space="preserve"> PAGEREF _Toc228879498 \h </w:instrText>
              <w:fldChar w:fldCharType="separate"/>
              <w:t>1</w:t>
              <w:fldChar w:fldCharType="end"/>
            </w:r>
          </w:hyperlink>
        </w:p>
        <w:p w14:paraId="1FD29DD9" w14:textId="77777777" w:rsidR="0055472F" w:rsidRDefault="0055472F">
          <w:pPr>
            <w:pStyle w:val="TOC2"/>
            <w:tabs>
              <w:tab w:val="right" w:leader="dot" w:pos="9350"/>
            </w:tabs>
            <w:rPr>
              <w:noProof/>
            </w:rPr>
          </w:pPr>
          <w:hyperlink w:anchor="_Toc228879499" w:history="1">
            <w:r>
              <w:rPr>
                <w:rStyle w:val="Hyperlink"/>
                <w:noProof/>
              </w:rPr>
              <w:t>9.10 Multi-Brand Dropdown (Enterprise)</w:t>
            </w:r>
            <w:r>
              <w:rPr>
                <w:noProof/>
              </w:rPr>
              <w:tab/>
              <w:fldChar w:fldCharType="begin"/>
              <w:instrText xml:space="preserve"> PAGEREF _Toc228879499 \h </w:instrText>
              <w:fldChar w:fldCharType="separate"/>
              <w:t>1</w:t>
              <w:fldChar w:fldCharType="end"/>
            </w:r>
          </w:hyperlink>
        </w:p>
        <w:p w14:paraId="6DFE5250" w14:textId="77777777" w:rsidR="0055472F" w:rsidRDefault="0055472F">
          <w:pPr>
            <w:pStyle w:val="TOC2"/>
            <w:tabs>
              <w:tab w:val="right" w:leader="dot" w:pos="9350"/>
            </w:tabs>
            <w:rPr>
              <w:noProof/>
            </w:rPr>
          </w:pPr>
          <w:hyperlink w:anchor="_Toc228879500" w:history="1">
            <w:r>
              <w:rPr>
                <w:rStyle w:val="Hyperlink"/>
                <w:noProof/>
              </w:rPr>
              <w:t>9.11 Subscription Display</w:t>
            </w:r>
            <w:r>
              <w:rPr>
                <w:noProof/>
              </w:rPr>
              <w:tab/>
              <w:fldChar w:fldCharType="begin"/>
              <w:instrText xml:space="preserve"> PAGEREF _Toc228879500 \h </w:instrText>
              <w:fldChar w:fldCharType="separate"/>
              <w:t>1</w:t>
              <w:fldChar w:fldCharType="end"/>
            </w:r>
          </w:hyperlink>
        </w:p>
        <w:p w14:paraId="50A8C803" w14:textId="77777777" w:rsidR="0055472F" w:rsidRDefault="0055472F">
          <w:pPr>
            <w:pStyle w:val="TOC1"/>
            <w:tabs>
              <w:tab w:val="right" w:leader="dot" w:pos="9350"/>
            </w:tabs>
            <w:rPr>
              <w:noProof/>
            </w:rPr>
          </w:pPr>
          <w:hyperlink w:anchor="_Toc228879501" w:history="1">
            <w:r>
              <w:rPr>
                <w:rStyle w:val="Hyperlink"/>
                <w:noProof/>
              </w:rPr>
              <w:t>10. Partner System</w:t>
            </w:r>
            <w:r>
              <w:rPr>
                <w:noProof/>
              </w:rPr>
              <w:tab/>
              <w:fldChar w:fldCharType="begin"/>
              <w:instrText xml:space="preserve"> PAGEREF _Toc228879501 \h </w:instrText>
              <w:fldChar w:fldCharType="separate"/>
              <w:t>1</w:t>
              <w:fldChar w:fldCharType="end"/>
            </w:r>
          </w:hyperlink>
        </w:p>
        <w:p w14:paraId="760E0C27" w14:textId="77777777" w:rsidR="0055472F" w:rsidRDefault="0055472F">
          <w:pPr>
            <w:pStyle w:val="TOC2"/>
            <w:tabs>
              <w:tab w:val="right" w:leader="dot" w:pos="9350"/>
            </w:tabs>
            <w:rPr>
              <w:noProof/>
            </w:rPr>
          </w:pPr>
          <w:hyperlink w:anchor="_Toc228879502" w:history="1">
            <w:r>
              <w:rPr>
                <w:rStyle w:val="Hyperlink"/>
                <w:noProof/>
              </w:rPr>
              <w:t>10.1 Partner Definition</w:t>
            </w:r>
            <w:r>
              <w:rPr>
                <w:noProof/>
              </w:rPr>
              <w:tab/>
              <w:fldChar w:fldCharType="begin"/>
              <w:instrText xml:space="preserve"> PAGEREF _Toc228879502 \h </w:instrText>
              <w:fldChar w:fldCharType="separate"/>
              <w:t>1</w:t>
              <w:fldChar w:fldCharType="end"/>
            </w:r>
          </w:hyperlink>
        </w:p>
        <w:p w14:paraId="13F5380B" w14:textId="77777777" w:rsidR="0055472F" w:rsidRDefault="0055472F">
          <w:pPr>
            <w:pStyle w:val="TOC2"/>
            <w:tabs>
              <w:tab w:val="right" w:leader="dot" w:pos="9350"/>
            </w:tabs>
            <w:rPr>
              <w:noProof/>
            </w:rPr>
          </w:pPr>
          <w:hyperlink w:anchor="_Toc228879503" w:history="1">
            <w:r>
              <w:rPr>
                <w:rStyle w:val="Hyperlink"/>
                <w:noProof/>
              </w:rPr>
              <w:t>10.2 Collaboration Types</w:t>
            </w:r>
            <w:r>
              <w:rPr>
                <w:noProof/>
              </w:rPr>
              <w:tab/>
              <w:fldChar w:fldCharType="begin"/>
              <w:instrText xml:space="preserve"> PAGEREF _Toc228879503 \h </w:instrText>
              <w:fldChar w:fldCharType="separate"/>
              <w:t>1</w:t>
              <w:fldChar w:fldCharType="end"/>
            </w:r>
          </w:hyperlink>
        </w:p>
        <w:p w14:paraId="4173CBD9" w14:textId="77777777" w:rsidR="0055472F" w:rsidRDefault="0055472F">
          <w:pPr>
            <w:pStyle w:val="TOC2"/>
            <w:tabs>
              <w:tab w:val="right" w:leader="dot" w:pos="9350"/>
            </w:tabs>
            <w:rPr>
              <w:noProof/>
            </w:rPr>
          </w:pPr>
          <w:hyperlink w:anchor="_Toc228879504" w:history="1">
            <w:r>
              <w:rPr>
                <w:rStyle w:val="Hyperlink"/>
                <w:noProof/>
              </w:rPr>
              <w:t>10.3 Partner Approval Flow</w:t>
            </w:r>
            <w:r>
              <w:rPr>
                <w:noProof/>
              </w:rPr>
              <w:tab/>
              <w:fldChar w:fldCharType="begin"/>
              <w:instrText xml:space="preserve"> PAGEREF _Toc228879504 \h </w:instrText>
              <w:fldChar w:fldCharType="separate"/>
              <w:t>1</w:t>
              <w:fldChar w:fldCharType="end"/>
            </w:r>
          </w:hyperlink>
        </w:p>
        <w:p w14:paraId="1260131C" w14:textId="77777777" w:rsidR="0055472F" w:rsidRDefault="0055472F">
          <w:pPr>
            <w:pStyle w:val="TOC2"/>
            <w:tabs>
              <w:tab w:val="right" w:leader="dot" w:pos="9350"/>
            </w:tabs>
            <w:rPr>
              <w:noProof/>
            </w:rPr>
          </w:pPr>
          <w:hyperlink w:anchor="_Toc228879505" w:history="1">
            <w:r>
              <w:rPr>
                <w:rStyle w:val="Hyperlink"/>
                <w:noProof/>
              </w:rPr>
              <w:t>10.4 Partner Display</w:t>
            </w:r>
            <w:r>
              <w:rPr>
                <w:noProof/>
              </w:rPr>
              <w:tab/>
              <w:fldChar w:fldCharType="begin"/>
              <w:instrText xml:space="preserve"> PAGEREF _Toc228879505 \h </w:instrText>
              <w:fldChar w:fldCharType="separate"/>
              <w:t>1</w:t>
              <w:fldChar w:fldCharType="end"/>
            </w:r>
          </w:hyperlink>
        </w:p>
        <w:p w14:paraId="0AC9D365" w14:textId="77777777" w:rsidR="0055472F" w:rsidRDefault="0055472F">
          <w:pPr>
            <w:pStyle w:val="TOC2"/>
            <w:tabs>
              <w:tab w:val="right" w:leader="dot" w:pos="9350"/>
            </w:tabs>
            <w:rPr>
              <w:noProof/>
            </w:rPr>
          </w:pPr>
          <w:hyperlink w:anchor="_Toc228879506" w:history="1">
            <w:r>
              <w:rPr>
                <w:rStyle w:val="Hyperlink"/>
                <w:noProof/>
              </w:rPr>
              <w:t>10.5 Attribution Links</w:t>
            </w:r>
            <w:r>
              <w:rPr>
                <w:noProof/>
              </w:rPr>
              <w:tab/>
              <w:fldChar w:fldCharType="begin"/>
              <w:instrText xml:space="preserve"> PAGEREF _Toc228879506 \h </w:instrText>
              <w:fldChar w:fldCharType="separate"/>
              <w:t>1</w:t>
              <w:fldChar w:fldCharType="end"/>
            </w:r>
          </w:hyperlink>
        </w:p>
        <w:p w14:paraId="7BBF8255" w14:textId="77777777" w:rsidR="0055472F" w:rsidRDefault="0055472F">
          <w:pPr>
            <w:pStyle w:val="TOC2"/>
            <w:tabs>
              <w:tab w:val="right" w:leader="dot" w:pos="9350"/>
            </w:tabs>
            <w:rPr>
              <w:noProof/>
            </w:rPr>
          </w:pPr>
          <w:hyperlink w:anchor="_Toc228879507" w:history="1">
            <w:r>
              <w:rPr>
                <w:rStyle w:val="Hyperlink"/>
                <w:noProof/>
              </w:rPr>
              <w:t>10.6 Attribution Analytics</w:t>
            </w:r>
            <w:r>
              <w:rPr>
                <w:noProof/>
              </w:rPr>
              <w:tab/>
              <w:fldChar w:fldCharType="begin"/>
              <w:instrText xml:space="preserve"> PAGEREF _Toc228879507 \h </w:instrText>
              <w:fldChar w:fldCharType="separate"/>
              <w:t>1</w:t>
              <w:fldChar w:fldCharType="end"/>
            </w:r>
          </w:hyperlink>
        </w:p>
        <w:p w14:paraId="7CF8035E" w14:textId="77777777" w:rsidR="0055472F" w:rsidRDefault="0055472F">
          <w:pPr>
            <w:pStyle w:val="TOC2"/>
            <w:tabs>
              <w:tab w:val="right" w:leader="dot" w:pos="9350"/>
            </w:tabs>
            <w:rPr>
              <w:noProof/>
            </w:rPr>
          </w:pPr>
          <w:hyperlink w:anchor="_Toc228879508" w:history="1">
            <w:r>
              <w:rPr>
                <w:rStyle w:val="Hyperlink"/>
                <w:noProof/>
              </w:rPr>
              <w:t>10.7 No Commission Payouts (v1)</w:t>
            </w:r>
            <w:r>
              <w:rPr>
                <w:noProof/>
              </w:rPr>
              <w:tab/>
              <w:fldChar w:fldCharType="begin"/>
              <w:instrText xml:space="preserve"> PAGEREF _Toc228879508 \h </w:instrText>
              <w:fldChar w:fldCharType="separate"/>
              <w:t>1</w:t>
              <w:fldChar w:fldCharType="end"/>
            </w:r>
          </w:hyperlink>
        </w:p>
        <w:p w14:paraId="51A61D2A" w14:textId="77777777" w:rsidR="0055472F" w:rsidRDefault="0055472F">
          <w:pPr>
            <w:pStyle w:val="TOC2"/>
            <w:tabs>
              <w:tab w:val="right" w:leader="dot" w:pos="9350"/>
            </w:tabs>
            <w:rPr>
              <w:noProof/>
            </w:rPr>
          </w:pPr>
          <w:hyperlink w:anchor="_Toc228879509" w:history="1">
            <w:r>
              <w:rPr>
                <w:rStyle w:val="Hyperlink"/>
                <w:noProof/>
              </w:rPr>
              <w:t>10.8 Host Control</w:t>
            </w:r>
            <w:r>
              <w:rPr>
                <w:noProof/>
              </w:rPr>
              <w:tab/>
              <w:fldChar w:fldCharType="begin"/>
              <w:instrText xml:space="preserve"> PAGEREF _Toc228879509 \h </w:instrText>
              <w:fldChar w:fldCharType="separate"/>
              <w:t>1</w:t>
              <w:fldChar w:fldCharType="end"/>
            </w:r>
          </w:hyperlink>
        </w:p>
        <w:p w14:paraId="6CB9C360" w14:textId="77777777" w:rsidR="0055472F" w:rsidRDefault="0055472F">
          <w:pPr>
            <w:pStyle w:val="TOC2"/>
            <w:tabs>
              <w:tab w:val="right" w:leader="dot" w:pos="9350"/>
            </w:tabs>
            <w:rPr>
              <w:noProof/>
            </w:rPr>
          </w:pPr>
          <w:hyperlink w:anchor="_Toc228879510" w:history="1">
            <w:r>
              <w:rPr>
                <w:rStyle w:val="Hyperlink"/>
                <w:noProof/>
              </w:rPr>
              <w:t>10.9 Partner Management Locking</w:t>
            </w:r>
            <w:r>
              <w:rPr>
                <w:noProof/>
              </w:rPr>
              <w:tab/>
              <w:fldChar w:fldCharType="begin"/>
              <w:instrText xml:space="preserve"> PAGEREF _Toc228879510 \h </w:instrText>
              <w:fldChar w:fldCharType="separate"/>
              <w:t>1</w:t>
              <w:fldChar w:fldCharType="end"/>
            </w:r>
          </w:hyperlink>
        </w:p>
        <w:p w14:paraId="2D892207" w14:textId="77777777" w:rsidR="0055472F" w:rsidRDefault="0055472F">
          <w:pPr>
            <w:pStyle w:val="TOC2"/>
            <w:tabs>
              <w:tab w:val="right" w:leader="dot" w:pos="9350"/>
            </w:tabs>
            <w:rPr>
              <w:noProof/>
            </w:rPr>
          </w:pPr>
          <w:hyperlink w:anchor="_Toc228879511" w:history="1">
            <w:r>
              <w:rPr>
                <w:rStyle w:val="Hyperlink"/>
                <w:noProof/>
              </w:rPr>
              <w:t>10.10 Blocked Partners</w:t>
            </w:r>
            <w:r>
              <w:rPr>
                <w:noProof/>
              </w:rPr>
              <w:tab/>
              <w:fldChar w:fldCharType="begin"/>
              <w:instrText xml:space="preserve"> PAGEREF _Toc228879511 \h </w:instrText>
              <w:fldChar w:fldCharType="separate"/>
              <w:t>1</w:t>
              <w:fldChar w:fldCharType="end"/>
            </w:r>
          </w:hyperlink>
        </w:p>
        <w:p w14:paraId="00EB2C75" w14:textId="77777777" w:rsidR="0055472F" w:rsidRDefault="0055472F">
          <w:pPr>
            <w:pStyle w:val="TOC2"/>
            <w:tabs>
              <w:tab w:val="right" w:leader="dot" w:pos="9350"/>
            </w:tabs>
            <w:rPr>
              <w:noProof/>
            </w:rPr>
          </w:pPr>
          <w:hyperlink w:anchor="_Toc228879512" w:history="1">
            <w:r>
              <w:rPr>
                <w:rStyle w:val="Hyperlink"/>
                <w:noProof/>
              </w:rPr>
              <w:t>10.11 Drop Live Notification</w:t>
            </w:r>
            <w:r>
              <w:rPr>
                <w:noProof/>
              </w:rPr>
              <w:tab/>
              <w:fldChar w:fldCharType="begin"/>
              <w:instrText xml:space="preserve"> PAGEREF _Toc228879512 \h </w:instrText>
              <w:fldChar w:fldCharType="separate"/>
              <w:t>1</w:t>
              <w:fldChar w:fldCharType="end"/>
            </w:r>
          </w:hyperlink>
        </w:p>
        <w:p w14:paraId="591523AC" w14:textId="77777777" w:rsidR="0055472F" w:rsidRDefault="0055472F">
          <w:pPr>
            <w:pStyle w:val="TOC1"/>
            <w:tabs>
              <w:tab w:val="right" w:leader="dot" w:pos="9350"/>
            </w:tabs>
            <w:rPr>
              <w:noProof/>
            </w:rPr>
          </w:pPr>
          <w:hyperlink w:anchor="_Toc228879513" w:history="1">
            <w:r>
              <w:rPr>
                <w:rStyle w:val="Hyperlink"/>
                <w:noProof/>
              </w:rPr>
              <w:t>11. Discovery and Notifications</w:t>
            </w:r>
            <w:r>
              <w:rPr>
                <w:noProof/>
              </w:rPr>
              <w:tab/>
              <w:fldChar w:fldCharType="begin"/>
              <w:instrText xml:space="preserve"> PAGEREF _Toc228879513 \h </w:instrText>
              <w:fldChar w:fldCharType="separate"/>
              <w:t>1</w:t>
              <w:fldChar w:fldCharType="end"/>
            </w:r>
          </w:hyperlink>
        </w:p>
        <w:p w14:paraId="1B066CE8" w14:textId="77777777" w:rsidR="0055472F" w:rsidRDefault="0055472F">
          <w:pPr>
            <w:pStyle w:val="TOC2"/>
            <w:tabs>
              <w:tab w:val="right" w:leader="dot" w:pos="9350"/>
            </w:tabs>
            <w:rPr>
              <w:noProof/>
            </w:rPr>
          </w:pPr>
          <w:hyperlink w:anchor="_Toc228879514" w:history="1">
            <w:r>
              <w:rPr>
                <w:rStyle w:val="Hyperlink"/>
                <w:noProof/>
              </w:rPr>
              <w:t>11.1 SaaS-First Entry Model</w:t>
            </w:r>
            <w:r>
              <w:rPr>
                <w:noProof/>
              </w:rPr>
              <w:tab/>
              <w:fldChar w:fldCharType="begin"/>
              <w:instrText xml:space="preserve"> PAGEREF _Toc228879514 \h </w:instrText>
              <w:fldChar w:fldCharType="separate"/>
              <w:t>1</w:t>
              <w:fldChar w:fldCharType="end"/>
            </w:r>
          </w:hyperlink>
        </w:p>
        <w:p w14:paraId="608CC30A" w14:textId="77777777" w:rsidR="0055472F" w:rsidRDefault="0055472F">
          <w:pPr>
            <w:pStyle w:val="TOC2"/>
            <w:tabs>
              <w:tab w:val="right" w:leader="dot" w:pos="9350"/>
            </w:tabs>
            <w:rPr>
              <w:noProof/>
            </w:rPr>
          </w:pPr>
          <w:hyperlink w:anchor="_Toc228879515" w:history="1">
            <w:r>
              <w:rPr>
                <w:rStyle w:val="Hyperlink"/>
                <w:noProof/>
              </w:rPr>
              <w:t>11.2 Follow-Based Feed</w:t>
            </w:r>
            <w:r>
              <w:rPr>
                <w:noProof/>
              </w:rPr>
              <w:tab/>
              <w:fldChar w:fldCharType="begin"/>
              <w:instrText xml:space="preserve"> PAGEREF _Toc228879515 \h </w:instrText>
              <w:fldChar w:fldCharType="separate"/>
              <w:t>1</w:t>
              <w:fldChar w:fldCharType="end"/>
            </w:r>
          </w:hyperlink>
        </w:p>
        <w:p w14:paraId="132350C5" w14:textId="77777777" w:rsidR="0055472F" w:rsidRDefault="0055472F">
          <w:pPr>
            <w:pStyle w:val="TOC2"/>
            <w:tabs>
              <w:tab w:val="right" w:leader="dot" w:pos="9350"/>
            </w:tabs>
            <w:rPr>
              <w:noProof/>
            </w:rPr>
          </w:pPr>
          <w:hyperlink w:anchor="_Toc228879516" w:history="1">
            <w:r>
              <w:rPr>
                <w:rStyle w:val="Hyperlink"/>
                <w:noProof/>
              </w:rPr>
              <w:t>11.3 Direct Link / QR Discovery</w:t>
            </w:r>
            <w:r>
              <w:rPr>
                <w:noProof/>
              </w:rPr>
              <w:tab/>
              <w:fldChar w:fldCharType="begin"/>
              <w:instrText xml:space="preserve"> PAGEREF _Toc228879516 \h </w:instrText>
              <w:fldChar w:fldCharType="separate"/>
              <w:t>1</w:t>
              <w:fldChar w:fldCharType="end"/>
            </w:r>
          </w:hyperlink>
        </w:p>
        <w:p w14:paraId="4CDE4BE4" w14:textId="77777777" w:rsidR="0055472F" w:rsidRDefault="0055472F">
          <w:pPr>
            <w:pStyle w:val="TOC2"/>
            <w:tabs>
              <w:tab w:val="right" w:leader="dot" w:pos="9350"/>
            </w:tabs>
            <w:rPr>
              <w:noProof/>
            </w:rPr>
          </w:pPr>
          <w:hyperlink w:anchor="_Toc228879517" w:history="1">
            <w:r>
              <w:rPr>
                <w:rStyle w:val="Hyperlink"/>
                <w:noProof/>
              </w:rPr>
              <w:t>11.4 Heads Up</w:t>
            </w:r>
            <w:r>
              <w:rPr>
                <w:noProof/>
              </w:rPr>
              <w:tab/>
              <w:fldChar w:fldCharType="begin"/>
              <w:instrText xml:space="preserve"> PAGEREF _Toc228879517 \h </w:instrText>
              <w:fldChar w:fldCharType="separate"/>
              <w:t>1</w:t>
              <w:fldChar w:fldCharType="end"/>
            </w:r>
          </w:hyperlink>
        </w:p>
        <w:p w14:paraId="071237C2" w14:textId="77777777" w:rsidR="0055472F" w:rsidRDefault="0055472F">
          <w:pPr>
            <w:pStyle w:val="TOC2"/>
            <w:tabs>
              <w:tab w:val="right" w:leader="dot" w:pos="9350"/>
            </w:tabs>
            <w:rPr>
              <w:noProof/>
            </w:rPr>
          </w:pPr>
          <w:hyperlink w:anchor="_Toc228879518" w:history="1">
            <w:r>
              <w:rPr>
                <w:rStyle w:val="Hyperlink"/>
                <w:noProof/>
              </w:rPr>
              <w:t>11.5 Broadcast Notifications (Automatic)</w:t>
            </w:r>
            <w:r>
              <w:rPr>
                <w:noProof/>
              </w:rPr>
              <w:tab/>
              <w:fldChar w:fldCharType="begin"/>
              <w:instrText xml:space="preserve"> PAGEREF _Toc228879518 \h </w:instrText>
              <w:fldChar w:fldCharType="separate"/>
              <w:t>1</w:t>
              <w:fldChar w:fldCharType="end"/>
            </w:r>
          </w:hyperlink>
        </w:p>
        <w:p w14:paraId="60F1BD5B" w14:textId="77777777" w:rsidR="0055472F" w:rsidRDefault="0055472F">
          <w:pPr>
            <w:pStyle w:val="TOC2"/>
            <w:tabs>
              <w:tab w:val="right" w:leader="dot" w:pos="9350"/>
            </w:tabs>
            <w:rPr>
              <w:noProof/>
            </w:rPr>
          </w:pPr>
          <w:hyperlink w:anchor="_Toc228879519" w:history="1">
            <w:r>
              <w:rPr>
                <w:rStyle w:val="Hyperlink"/>
                <w:noProof/>
              </w:rPr>
              <w:t>11.6 QR Sticker System</w:t>
            </w:r>
            <w:r>
              <w:rPr>
                <w:noProof/>
              </w:rPr>
              <w:tab/>
              <w:fldChar w:fldCharType="begin"/>
              <w:instrText xml:space="preserve"> PAGEREF _Toc228879519 \h </w:instrText>
              <w:fldChar w:fldCharType="separate"/>
              <w:t>1</w:t>
              <w:fldChar w:fldCharType="end"/>
            </w:r>
          </w:hyperlink>
        </w:p>
        <w:p w14:paraId="34FA2885" w14:textId="77777777" w:rsidR="0055472F" w:rsidRDefault="0055472F">
          <w:pPr>
            <w:pStyle w:val="TOC2"/>
            <w:tabs>
              <w:tab w:val="right" w:leader="dot" w:pos="9350"/>
            </w:tabs>
            <w:rPr>
              <w:noProof/>
            </w:rPr>
          </w:pPr>
          <w:hyperlink w:anchor="_Toc228879520" w:history="1">
            <w:r>
              <w:rPr>
                <w:rStyle w:val="Hyperlink"/>
                <w:noProof/>
              </w:rPr>
              <w:t>11.7 Deep Linking</w:t>
            </w:r>
            <w:r>
              <w:rPr>
                <w:noProof/>
              </w:rPr>
              <w:tab/>
              <w:fldChar w:fldCharType="begin"/>
              <w:instrText xml:space="preserve"> PAGEREF _Toc228879520 \h </w:instrText>
              <w:fldChar w:fldCharType="separate"/>
              <w:t>1</w:t>
              <w:fldChar w:fldCharType="end"/>
            </w:r>
          </w:hyperlink>
        </w:p>
        <w:p w14:paraId="7BF155B2" w14:textId="77777777" w:rsidR="0055472F" w:rsidRDefault="0055472F">
          <w:pPr>
            <w:pStyle w:val="TOC1"/>
            <w:tabs>
              <w:tab w:val="right" w:leader="dot" w:pos="9350"/>
            </w:tabs>
            <w:rPr>
              <w:noProof/>
            </w:rPr>
          </w:pPr>
          <w:hyperlink w:anchor="_Toc228879521" w:history="1">
            <w:r>
              <w:rPr>
                <w:rStyle w:val="Hyperlink"/>
                <w:noProof/>
              </w:rPr>
              <w:t>12. Collections</w:t>
            </w:r>
            <w:r>
              <w:rPr>
                <w:noProof/>
              </w:rPr>
              <w:tab/>
              <w:fldChar w:fldCharType="begin"/>
              <w:instrText xml:space="preserve"> PAGEREF _Toc228879521 \h </w:instrText>
              <w:fldChar w:fldCharType="separate"/>
              <w:t>1</w:t>
              <w:fldChar w:fldCharType="end"/>
            </w:r>
          </w:hyperlink>
        </w:p>
        <w:p w14:paraId="747196A1" w14:textId="77777777" w:rsidR="0055472F" w:rsidRDefault="0055472F">
          <w:pPr>
            <w:pStyle w:val="TOC2"/>
            <w:tabs>
              <w:tab w:val="right" w:leader="dot" w:pos="9350"/>
            </w:tabs>
            <w:rPr>
              <w:noProof/>
            </w:rPr>
          </w:pPr>
          <w:hyperlink w:anchor="_Toc228879522" w:history="1">
            <w:r>
              <w:rPr>
                <w:rStyle w:val="Hyperlink"/>
                <w:noProof/>
              </w:rPr>
              <w:t>12.1 What Is a Collection</w:t>
            </w:r>
            <w:r>
              <w:rPr>
                <w:noProof/>
              </w:rPr>
              <w:tab/>
              <w:fldChar w:fldCharType="begin"/>
              <w:instrText xml:space="preserve"> PAGEREF _Toc228879522 \h </w:instrText>
              <w:fldChar w:fldCharType="separate"/>
              <w:t>1</w:t>
              <w:fldChar w:fldCharType="end"/>
            </w:r>
          </w:hyperlink>
        </w:p>
        <w:p w14:paraId="44ACA030" w14:textId="77777777" w:rsidR="0055472F" w:rsidRDefault="0055472F">
          <w:pPr>
            <w:pStyle w:val="TOC2"/>
            <w:tabs>
              <w:tab w:val="right" w:leader="dot" w:pos="9350"/>
            </w:tabs>
            <w:rPr>
              <w:noProof/>
            </w:rPr>
          </w:pPr>
          <w:hyperlink w:anchor="_Toc228879523" w:history="1">
            <w:r>
              <w:rPr>
                <w:rStyle w:val="Hyperlink"/>
                <w:noProof/>
              </w:rPr>
              <w:t>12.2 Ownership</w:t>
            </w:r>
            <w:r>
              <w:rPr>
                <w:noProof/>
              </w:rPr>
              <w:tab/>
              <w:fldChar w:fldCharType="begin"/>
              <w:instrText xml:space="preserve"> PAGEREF _Toc228879523 \h </w:instrText>
              <w:fldChar w:fldCharType="separate"/>
              <w:t>1</w:t>
              <w:fldChar w:fldCharType="end"/>
            </w:r>
          </w:hyperlink>
        </w:p>
        <w:p w14:paraId="2D8A3B76" w14:textId="77777777" w:rsidR="0055472F" w:rsidRDefault="0055472F">
          <w:pPr>
            <w:pStyle w:val="TOC2"/>
            <w:tabs>
              <w:tab w:val="right" w:leader="dot" w:pos="9350"/>
            </w:tabs>
            <w:rPr>
              <w:noProof/>
            </w:rPr>
          </w:pPr>
          <w:hyperlink w:anchor="_Toc228879524" w:history="1">
            <w:r>
              <w:rPr>
                <w:rStyle w:val="Hyperlink"/>
                <w:noProof/>
              </w:rPr>
              <w:t>12.3 Data Model (v1 Schema)</w:t>
            </w:r>
            <w:r>
              <w:rPr>
                <w:noProof/>
              </w:rPr>
              <w:tab/>
              <w:fldChar w:fldCharType="begin"/>
              <w:instrText xml:space="preserve"> PAGEREF _Toc228879524 \h </w:instrText>
              <w:fldChar w:fldCharType="separate"/>
              <w:t>1</w:t>
              <w:fldChar w:fldCharType="end"/>
            </w:r>
          </w:hyperlink>
        </w:p>
        <w:p w14:paraId="2B17F888" w14:textId="77777777" w:rsidR="0055472F" w:rsidRDefault="0055472F">
          <w:pPr>
            <w:pStyle w:val="TOC2"/>
            <w:tabs>
              <w:tab w:val="right" w:leader="dot" w:pos="9350"/>
            </w:tabs>
            <w:rPr>
              <w:noProof/>
            </w:rPr>
          </w:pPr>
          <w:hyperlink w:anchor="_Toc228879525" w:history="1">
            <w:r>
              <w:rPr>
                <w:rStyle w:val="Hyperlink"/>
                <w:noProof/>
              </w:rPr>
              <w:t>12.4 Feature Flag (FLAG-6)</w:t>
            </w:r>
            <w:r>
              <w:rPr>
                <w:noProof/>
              </w:rPr>
              <w:tab/>
              <w:fldChar w:fldCharType="begin"/>
              <w:instrText xml:space="preserve"> PAGEREF _Toc228879525 \h </w:instrText>
              <w:fldChar w:fldCharType="separate"/>
              <w:t>1</w:t>
              <w:fldChar w:fldCharType="end"/>
            </w:r>
          </w:hyperlink>
        </w:p>
        <w:p w14:paraId="51A64B01" w14:textId="77777777" w:rsidR="0055472F" w:rsidRDefault="0055472F">
          <w:pPr>
            <w:pStyle w:val="TOC2"/>
            <w:tabs>
              <w:tab w:val="right" w:leader="dot" w:pos="9350"/>
            </w:tabs>
            <w:rPr>
              <w:noProof/>
            </w:rPr>
          </w:pPr>
          <w:hyperlink w:anchor="_Toc228879526" w:history="1">
            <w:r>
              <w:rPr>
                <w:rStyle w:val="Hyperlink"/>
                <w:noProof/>
              </w:rPr>
              <w:t>12.5 Collection Creation (When Enabled)</w:t>
            </w:r>
            <w:r>
              <w:rPr>
                <w:noProof/>
              </w:rPr>
              <w:tab/>
              <w:fldChar w:fldCharType="begin"/>
              <w:instrText xml:space="preserve"> PAGEREF _Toc228879526 \h </w:instrText>
              <w:fldChar w:fldCharType="separate"/>
              <w:t>1</w:t>
              <w:fldChar w:fldCharType="end"/>
            </w:r>
          </w:hyperlink>
        </w:p>
        <w:p w14:paraId="739837C8" w14:textId="77777777" w:rsidR="0055472F" w:rsidRDefault="0055472F">
          <w:pPr>
            <w:pStyle w:val="TOC2"/>
            <w:tabs>
              <w:tab w:val="right" w:leader="dot" w:pos="9350"/>
            </w:tabs>
            <w:rPr>
              <w:noProof/>
            </w:rPr>
          </w:pPr>
          <w:hyperlink w:anchor="_Toc228879527" w:history="1">
            <w:r>
              <w:rPr>
                <w:rStyle w:val="Hyperlink"/>
                <w:noProof/>
              </w:rPr>
              <w:t>12.6 Consumer Discovery</w:t>
            </w:r>
            <w:r>
              <w:rPr>
                <w:noProof/>
              </w:rPr>
              <w:tab/>
              <w:fldChar w:fldCharType="begin"/>
              <w:instrText xml:space="preserve"> PAGEREF _Toc228879527 \h </w:instrText>
              <w:fldChar w:fldCharType="separate"/>
              <w:t>1</w:t>
              <w:fldChar w:fldCharType="end"/>
            </w:r>
          </w:hyperlink>
        </w:p>
        <w:p w14:paraId="31A0EC5E" w14:textId="77777777" w:rsidR="0055472F" w:rsidRDefault="0055472F">
          <w:pPr>
            <w:pStyle w:val="TOC2"/>
            <w:tabs>
              <w:tab w:val="right" w:leader="dot" w:pos="9350"/>
            </w:tabs>
            <w:rPr>
              <w:noProof/>
            </w:rPr>
          </w:pPr>
          <w:hyperlink w:anchor="_Toc228879528" w:history="1">
            <w:r>
              <w:rPr>
                <w:rStyle w:val="Hyperlink"/>
                <w:noProof/>
              </w:rPr>
              <w:t>12.7 Collection Analytics</w:t>
            </w:r>
            <w:r>
              <w:rPr>
                <w:noProof/>
              </w:rPr>
              <w:tab/>
              <w:fldChar w:fldCharType="begin"/>
              <w:instrText xml:space="preserve"> PAGEREF _Toc228879528 \h </w:instrText>
              <w:fldChar w:fldCharType="separate"/>
              <w:t>1</w:t>
              <w:fldChar w:fldCharType="end"/>
            </w:r>
          </w:hyperlink>
        </w:p>
        <w:p w14:paraId="05989D9B" w14:textId="77777777" w:rsidR="0055472F" w:rsidRDefault="0055472F">
          <w:pPr>
            <w:pStyle w:val="TOC1"/>
            <w:tabs>
              <w:tab w:val="right" w:leader="dot" w:pos="9350"/>
            </w:tabs>
            <w:rPr>
              <w:noProof/>
            </w:rPr>
          </w:pPr>
          <w:hyperlink w:anchor="_Toc228879529" w:history="1">
            <w:r>
              <w:rPr>
                <w:rStyle w:val="Hyperlink"/>
                <w:noProof/>
              </w:rPr>
              <w:t>13. Niya AI Assistant</w:t>
            </w:r>
            <w:r>
              <w:rPr>
                <w:noProof/>
              </w:rPr>
              <w:tab/>
              <w:fldChar w:fldCharType="begin"/>
              <w:instrText xml:space="preserve"> PAGEREF _Toc228879529 \h </w:instrText>
              <w:fldChar w:fldCharType="separate"/>
              <w:t>1</w:t>
              <w:fldChar w:fldCharType="end"/>
            </w:r>
          </w:hyperlink>
        </w:p>
        <w:p w14:paraId="4AE2F36A" w14:textId="77777777" w:rsidR="0055472F" w:rsidRDefault="0055472F">
          <w:pPr>
            <w:pStyle w:val="TOC2"/>
            <w:tabs>
              <w:tab w:val="right" w:leader="dot" w:pos="9350"/>
            </w:tabs>
            <w:rPr>
              <w:noProof/>
            </w:rPr>
          </w:pPr>
          <w:hyperlink w:anchor="_Toc228879530" w:history="1">
            <w:r>
              <w:rPr>
                <w:rStyle w:val="Hyperlink"/>
                <w:noProof/>
              </w:rPr>
              <w:t>13.1 Niya Across Three Apps</w:t>
            </w:r>
            <w:r>
              <w:rPr>
                <w:noProof/>
              </w:rPr>
              <w:tab/>
              <w:fldChar w:fldCharType="begin"/>
              <w:instrText xml:space="preserve"> PAGEREF _Toc228879530 \h </w:instrText>
              <w:fldChar w:fldCharType="separate"/>
              <w:t>1</w:t>
              <w:fldChar w:fldCharType="end"/>
            </w:r>
          </w:hyperlink>
        </w:p>
        <w:p w14:paraId="7FA0F482" w14:textId="77777777" w:rsidR="0055472F" w:rsidRDefault="0055472F">
          <w:pPr>
            <w:pStyle w:val="TOC2"/>
            <w:tabs>
              <w:tab w:val="right" w:leader="dot" w:pos="9350"/>
            </w:tabs>
            <w:rPr>
              <w:noProof/>
            </w:rPr>
          </w:pPr>
          <w:hyperlink w:anchor="_Toc228879531" w:history="1">
            <w:r>
              <w:rPr>
                <w:rStyle w:val="Hyperlink"/>
                <w:noProof/>
              </w:rPr>
              <w:t>13.2 Scope Boundary</w:t>
            </w:r>
            <w:r>
              <w:rPr>
                <w:noProof/>
              </w:rPr>
              <w:tab/>
              <w:fldChar w:fldCharType="begin"/>
              <w:instrText xml:space="preserve"> PAGEREF _Toc228879531 \h </w:instrText>
              <w:fldChar w:fldCharType="separate"/>
              <w:t>1</w:t>
              <w:fldChar w:fldCharType="end"/>
            </w:r>
          </w:hyperlink>
        </w:p>
        <w:p w14:paraId="5CD1189C" w14:textId="77777777" w:rsidR="0055472F" w:rsidRDefault="0055472F">
          <w:pPr>
            <w:pStyle w:val="TOC2"/>
            <w:tabs>
              <w:tab w:val="right" w:leader="dot" w:pos="9350"/>
            </w:tabs>
            <w:rPr>
              <w:noProof/>
            </w:rPr>
          </w:pPr>
          <w:hyperlink w:anchor="_Toc228879532" w:history="1">
            <w:r>
              <w:rPr>
                <w:rStyle w:val="Hyperlink"/>
                <w:noProof/>
              </w:rPr>
              <w:t>13.3 Conversation History (v1)</w:t>
            </w:r>
            <w:r>
              <w:rPr>
                <w:noProof/>
              </w:rPr>
              <w:tab/>
              <w:fldChar w:fldCharType="begin"/>
              <w:instrText xml:space="preserve"> PAGEREF _Toc228879532 \h </w:instrText>
              <w:fldChar w:fldCharType="separate"/>
              <w:t>1</w:t>
              <w:fldChar w:fldCharType="end"/>
            </w:r>
          </w:hyperlink>
        </w:p>
        <w:p w14:paraId="5CA9FC66" w14:textId="77777777" w:rsidR="0055472F" w:rsidRDefault="0055472F">
          <w:pPr>
            <w:pStyle w:val="TOC2"/>
            <w:tabs>
              <w:tab w:val="right" w:leader="dot" w:pos="9350"/>
            </w:tabs>
            <w:rPr>
              <w:noProof/>
            </w:rPr>
          </w:pPr>
          <w:hyperlink w:anchor="_Toc228879533" w:history="1">
            <w:r>
              <w:rPr>
                <w:rStyle w:val="Hyperlink"/>
                <w:noProof/>
              </w:rPr>
              <w:t>13.4 Preference Capture</w:t>
            </w:r>
            <w:r>
              <w:rPr>
                <w:noProof/>
              </w:rPr>
              <w:tab/>
              <w:fldChar w:fldCharType="begin"/>
              <w:instrText xml:space="preserve"> PAGEREF _Toc228879533 \h </w:instrText>
              <w:fldChar w:fldCharType="separate"/>
              <w:t>1</w:t>
              <w:fldChar w:fldCharType="end"/>
            </w:r>
          </w:hyperlink>
        </w:p>
        <w:p w14:paraId="0044CC32" w14:textId="77777777" w:rsidR="0055472F" w:rsidRDefault="0055472F">
          <w:pPr>
            <w:pStyle w:val="TOC2"/>
            <w:tabs>
              <w:tab w:val="right" w:leader="dot" w:pos="9350"/>
            </w:tabs>
            <w:rPr>
              <w:noProof/>
            </w:rPr>
          </w:pPr>
          <w:hyperlink w:anchor="_Toc228879534" w:history="1">
            <w:r>
              <w:rPr>
                <w:rStyle w:val="Hyperlink"/>
                <w:noProof/>
              </w:rPr>
              <w:t>13.5 Content Moderation (Pre-Publish)</w:t>
            </w:r>
            <w:r>
              <w:rPr>
                <w:noProof/>
              </w:rPr>
              <w:tab/>
              <w:fldChar w:fldCharType="begin"/>
              <w:instrText xml:space="preserve"> PAGEREF _Toc228879534 \h </w:instrText>
              <w:fldChar w:fldCharType="separate"/>
              <w:t>1</w:t>
              <w:fldChar w:fldCharType="end"/>
            </w:r>
          </w:hyperlink>
        </w:p>
        <w:p w14:paraId="6A5A464B" w14:textId="77777777" w:rsidR="0055472F" w:rsidRDefault="0055472F">
          <w:pPr>
            <w:pStyle w:val="TOC2"/>
            <w:tabs>
              <w:tab w:val="right" w:leader="dot" w:pos="9350"/>
            </w:tabs>
            <w:rPr>
              <w:noProof/>
            </w:rPr>
          </w:pPr>
          <w:hyperlink w:anchor="_Toc228879535" w:history="1">
            <w:r>
              <w:rPr>
                <w:rStyle w:val="Hyperlink"/>
                <w:noProof/>
              </w:rPr>
              <w:t>13.6 Onboarding Review</w:t>
            </w:r>
            <w:r>
              <w:rPr>
                <w:noProof/>
              </w:rPr>
              <w:tab/>
              <w:fldChar w:fldCharType="begin"/>
              <w:instrText xml:space="preserve"> PAGEREF _Toc228879535 \h </w:instrText>
              <w:fldChar w:fldCharType="separate"/>
              <w:t>1</w:t>
              <w:fldChar w:fldCharType="end"/>
            </w:r>
          </w:hyperlink>
        </w:p>
        <w:p w14:paraId="2447AAED" w14:textId="77777777" w:rsidR="0055472F" w:rsidRDefault="0055472F">
          <w:pPr>
            <w:pStyle w:val="TOC2"/>
            <w:tabs>
              <w:tab w:val="right" w:leader="dot" w:pos="9350"/>
            </w:tabs>
            <w:rPr>
              <w:noProof/>
            </w:rPr>
          </w:pPr>
          <w:hyperlink w:anchor="_Toc228879536" w:history="1">
            <w:r>
              <w:rPr>
                <w:rStyle w:val="Hyperlink"/>
                <w:noProof/>
              </w:rPr>
              <w:t>13.7 AI Governance</w:t>
            </w:r>
            <w:r>
              <w:rPr>
                <w:noProof/>
              </w:rPr>
              <w:tab/>
              <w:fldChar w:fldCharType="begin"/>
              <w:instrText xml:space="preserve"> PAGEREF _Toc228879536 \h </w:instrText>
              <w:fldChar w:fldCharType="separate"/>
              <w:t>1</w:t>
              <w:fldChar w:fldCharType="end"/>
            </w:r>
          </w:hyperlink>
        </w:p>
        <w:p w14:paraId="6C751BBD" w14:textId="77777777" w:rsidR="0055472F" w:rsidRDefault="0055472F">
          <w:pPr>
            <w:pStyle w:val="TOC2"/>
            <w:tabs>
              <w:tab w:val="right" w:leader="dot" w:pos="9350"/>
            </w:tabs>
            <w:rPr>
              <w:noProof/>
            </w:rPr>
          </w:pPr>
          <w:hyperlink w:anchor="_Toc228879537" w:history="1">
            <w:r>
              <w:rPr>
                <w:rStyle w:val="Hyperlink"/>
                <w:noProof/>
              </w:rPr>
              <w:t>13.8 Niya Knowledge Base</w:t>
            </w:r>
            <w:r>
              <w:rPr>
                <w:noProof/>
              </w:rPr>
              <w:tab/>
              <w:fldChar w:fldCharType="begin"/>
              <w:instrText xml:space="preserve"> PAGEREF _Toc228879537 \h </w:instrText>
              <w:fldChar w:fldCharType="separate"/>
              <w:t>1</w:t>
              <w:fldChar w:fldCharType="end"/>
            </w:r>
          </w:hyperlink>
        </w:p>
        <w:p w14:paraId="3A1F0041" w14:textId="77777777" w:rsidR="0055472F" w:rsidRDefault="0055472F">
          <w:pPr>
            <w:pStyle w:val="TOC2"/>
            <w:tabs>
              <w:tab w:val="right" w:leader="dot" w:pos="9350"/>
            </w:tabs>
            <w:rPr>
              <w:noProof/>
            </w:rPr>
          </w:pPr>
          <w:hyperlink w:anchor="_Toc228879623" w:history="1">
            <w:r>
              <w:rPr>
                <w:rStyle w:val="Hyperlink"/>
                <w:noProof/>
              </w:rPr>
              <w:t>13.9 Niya Prompt Library</w:t>
            </w:r>
            <w:r>
              <w:rPr>
                <w:noProof/>
              </w:rPr>
              <w:tab/>
              <w:fldChar w:fldCharType="begin"/>
              <w:instrText xml:space="preserve"> PAGEREF _Toc228879623 \h </w:instrText>
              <w:fldChar w:fldCharType="separate"/>
              <w:t>1</w:t>
              <w:fldChar w:fldCharType="end"/>
            </w:r>
          </w:hyperlink>
        </w:p>
        <w:p w14:paraId="63B6131A" w14:textId="77777777" w:rsidR="0055472F" w:rsidRDefault="0055472F">
          <w:pPr>
            <w:pStyle w:val="TOC1"/>
            <w:tabs>
              <w:tab w:val="right" w:leader="dot" w:pos="9350"/>
            </w:tabs>
            <w:rPr>
              <w:noProof/>
            </w:rPr>
          </w:pPr>
          <w:hyperlink w:anchor="_Toc228879538" w:history="1">
            <w:r>
              <w:rPr>
                <w:rStyle w:val="Hyperlink"/>
                <w:noProof/>
              </w:rPr>
              <w:t>14. Onboarding</w:t>
            </w:r>
            <w:r>
              <w:rPr>
                <w:noProof/>
              </w:rPr>
              <w:tab/>
              <w:fldChar w:fldCharType="begin"/>
              <w:instrText xml:space="preserve"> PAGEREF _Toc228879538 \h </w:instrText>
              <w:fldChar w:fldCharType="separate"/>
              <w:t>1</w:t>
              <w:fldChar w:fldCharType="end"/>
            </w:r>
          </w:hyperlink>
        </w:p>
        <w:p w14:paraId="5B07A66F" w14:textId="77777777" w:rsidR="0055472F" w:rsidRDefault="0055472F">
          <w:pPr>
            <w:pStyle w:val="TOC2"/>
            <w:tabs>
              <w:tab w:val="right" w:leader="dot" w:pos="9350"/>
            </w:tabs>
            <w:rPr>
              <w:noProof/>
            </w:rPr>
          </w:pPr>
          <w:hyperlink w:anchor="_Toc228879539" w:history="1">
            <w:r>
              <w:rPr>
                <w:rStyle w:val="Hyperlink"/>
                <w:noProof/>
              </w:rPr>
              <w:t>14.1 Dual-Path Entry</w:t>
            </w:r>
            <w:r>
              <w:rPr>
                <w:noProof/>
              </w:rPr>
              <w:tab/>
              <w:fldChar w:fldCharType="begin"/>
              <w:instrText xml:space="preserve"> PAGEREF _Toc228879539 \h </w:instrText>
              <w:fldChar w:fldCharType="separate"/>
              <w:t>1</w:t>
              <w:fldChar w:fldCharType="end"/>
            </w:r>
          </w:hyperlink>
        </w:p>
        <w:p w14:paraId="4F88CFEF" w14:textId="77777777" w:rsidR="0055472F" w:rsidRDefault="0055472F">
          <w:pPr>
            <w:pStyle w:val="TOC2"/>
            <w:tabs>
              <w:tab w:val="right" w:leader="dot" w:pos="9350"/>
            </w:tabs>
            <w:rPr>
              <w:noProof/>
            </w:rPr>
          </w:pPr>
          <w:hyperlink w:anchor="_Toc228879540" w:history="1">
            <w:r>
              <w:rPr>
                <w:rStyle w:val="Hyperlink"/>
                <w:noProof/>
              </w:rPr>
              <w:t>14.2 Website Waitlist (3-Step)</w:t>
            </w:r>
            <w:r>
              <w:rPr>
                <w:noProof/>
              </w:rPr>
              <w:tab/>
              <w:fldChar w:fldCharType="begin"/>
              <w:instrText xml:space="preserve"> PAGEREF _Toc228879540 \h </w:instrText>
              <w:fldChar w:fldCharType="separate"/>
              <w:t>1</w:t>
              <w:fldChar w:fldCharType="end"/>
            </w:r>
          </w:hyperlink>
        </w:p>
        <w:p w14:paraId="4E9DD4F9" w14:textId="77777777" w:rsidR="0055472F" w:rsidRDefault="0055472F">
          <w:pPr>
            <w:pStyle w:val="TOC2"/>
            <w:tabs>
              <w:tab w:val="right" w:leader="dot" w:pos="9350"/>
            </w:tabs>
            <w:rPr>
              <w:noProof/>
            </w:rPr>
          </w:pPr>
          <w:hyperlink w:anchor="_Toc228879541" w:history="1">
            <w:r>
              <w:rPr>
                <w:rStyle w:val="Hyperlink"/>
                <w:noProof/>
              </w:rPr>
              <w:t>14.3 Account Creation</w:t>
            </w:r>
            <w:r>
              <w:rPr>
                <w:noProof/>
              </w:rPr>
              <w:tab/>
              <w:fldChar w:fldCharType="begin"/>
              <w:instrText xml:space="preserve"> PAGEREF _Toc228879541 \h </w:instrText>
              <w:fldChar w:fldCharType="separate"/>
              <w:t>1</w:t>
              <w:fldChar w:fldCharType="end"/>
            </w:r>
          </w:hyperlink>
        </w:p>
        <w:p w14:paraId="1800236F" w14:textId="77777777" w:rsidR="0055472F" w:rsidRDefault="0055472F">
          <w:pPr>
            <w:pStyle w:val="TOC2"/>
            <w:tabs>
              <w:tab w:val="right" w:leader="dot" w:pos="9350"/>
            </w:tabs>
            <w:rPr>
              <w:noProof/>
            </w:rPr>
          </w:pPr>
          <w:hyperlink w:anchor="_Toc228879542" w:history="1">
            <w:r>
              <w:rPr>
                <w:rStyle w:val="Hyperlink"/>
                <w:noProof/>
              </w:rPr>
              <w:t>14.4 AI Auto-Approval</w:t>
            </w:r>
            <w:r>
              <w:rPr>
                <w:noProof/>
              </w:rPr>
              <w:tab/>
              <w:fldChar w:fldCharType="begin"/>
              <w:instrText xml:space="preserve"> PAGEREF _Toc228879542 \h </w:instrText>
              <w:fldChar w:fldCharType="separate"/>
              <w:t>1</w:t>
              <w:fldChar w:fldCharType="end"/>
            </w:r>
          </w:hyperlink>
        </w:p>
        <w:p w14:paraId="585C1E08" w14:textId="77777777" w:rsidR="0055472F" w:rsidRDefault="0055472F">
          <w:pPr>
            <w:pStyle w:val="TOC2"/>
            <w:tabs>
              <w:tab w:val="right" w:leader="dot" w:pos="9350"/>
            </w:tabs>
            <w:rPr>
              <w:noProof/>
            </w:rPr>
          </w:pPr>
          <w:hyperlink w:anchor="_Toc228879543" w:history="1">
            <w:r>
              <w:rPr>
                <w:rStyle w:val="Hyperlink"/>
                <w:noProof/>
              </w:rPr>
              <w:t>14.5 Manual Review Queue</w:t>
            </w:r>
            <w:r>
              <w:rPr>
                <w:noProof/>
              </w:rPr>
              <w:tab/>
              <w:fldChar w:fldCharType="begin"/>
              <w:instrText xml:space="preserve"> PAGEREF _Toc228879543 \h </w:instrText>
              <w:fldChar w:fldCharType="separate"/>
              <w:t>1</w:t>
              <w:fldChar w:fldCharType="end"/>
            </w:r>
          </w:hyperlink>
        </w:p>
        <w:p w14:paraId="60F90866" w14:textId="77777777" w:rsidR="0055472F" w:rsidRDefault="0055472F">
          <w:pPr>
            <w:pStyle w:val="TOC2"/>
            <w:tabs>
              <w:tab w:val="right" w:leader="dot" w:pos="9350"/>
            </w:tabs>
            <w:rPr>
              <w:noProof/>
            </w:rPr>
          </w:pPr>
          <w:hyperlink w:anchor="_Toc228879544" w:history="1">
            <w:r>
              <w:rPr>
                <w:rStyle w:val="Hyperlink"/>
                <w:noProof/>
              </w:rPr>
              <w:t>14.6 Category &amp; Sub-Category</w:t>
            </w:r>
            <w:r>
              <w:rPr>
                <w:noProof/>
              </w:rPr>
              <w:tab/>
              <w:fldChar w:fldCharType="begin"/>
              <w:instrText xml:space="preserve"> PAGEREF _Toc228879544 \h </w:instrText>
              <w:fldChar w:fldCharType="separate"/>
              <w:t>1</w:t>
              <w:fldChar w:fldCharType="end"/>
            </w:r>
          </w:hyperlink>
        </w:p>
        <w:p w14:paraId="4CC415AF" w14:textId="77777777" w:rsidR="0055472F" w:rsidRDefault="0055472F">
          <w:pPr>
            <w:pStyle w:val="TOC2"/>
            <w:tabs>
              <w:tab w:val="right" w:leader="dot" w:pos="9350"/>
            </w:tabs>
            <w:rPr>
              <w:noProof/>
            </w:rPr>
          </w:pPr>
          <w:hyperlink w:anchor="_Toc228879545" w:history="1">
            <w:r>
              <w:rPr>
                <w:rStyle w:val="Hyperlink"/>
                <w:noProof/>
              </w:rPr>
              <w:t>14.7 Address Validation (Place Accounts)</w:t>
            </w:r>
            <w:r>
              <w:rPr>
                <w:noProof/>
              </w:rPr>
              <w:tab/>
              <w:fldChar w:fldCharType="begin"/>
              <w:instrText xml:space="preserve"> PAGEREF _Toc228879545 \h </w:instrText>
              <w:fldChar w:fldCharType="separate"/>
              <w:t>1</w:t>
              <w:fldChar w:fldCharType="end"/>
            </w:r>
          </w:hyperlink>
        </w:p>
        <w:p w14:paraId="1980B23E" w14:textId="77777777" w:rsidR="0055472F" w:rsidRDefault="0055472F">
          <w:pPr>
            <w:pStyle w:val="TOC2"/>
            <w:tabs>
              <w:tab w:val="right" w:leader="dot" w:pos="9350"/>
            </w:tabs>
            <w:rPr>
              <w:noProof/>
            </w:rPr>
          </w:pPr>
          <w:hyperlink w:anchor="_Toc228879546" w:history="1">
            <w:r>
              <w:rPr>
                <w:rStyle w:val="Hyperlink"/>
                <w:noProof/>
              </w:rPr>
              <w:t>14.8 Stripe Connect Setup</w:t>
            </w:r>
            <w:r>
              <w:rPr>
                <w:noProof/>
              </w:rPr>
              <w:tab/>
              <w:fldChar w:fldCharType="begin"/>
              <w:instrText xml:space="preserve"> PAGEREF _Toc228879546 \h </w:instrText>
              <w:fldChar w:fldCharType="separate"/>
              <w:t>1</w:t>
              <w:fldChar w:fldCharType="end"/>
            </w:r>
          </w:hyperlink>
        </w:p>
        <w:p w14:paraId="7942BBED" w14:textId="77777777" w:rsidR="0055472F" w:rsidRDefault="0055472F">
          <w:pPr>
            <w:pStyle w:val="TOC2"/>
            <w:tabs>
              <w:tab w:val="right" w:leader="dot" w:pos="9350"/>
            </w:tabs>
            <w:rPr>
              <w:noProof/>
            </w:rPr>
          </w:pPr>
          <w:hyperlink w:anchor="_Toc228879547" w:history="1">
            <w:r>
              <w:rPr>
                <w:rStyle w:val="Hyperlink"/>
                <w:noProof/>
              </w:rPr>
              <w:t>14.9 Onboarding Checklist</w:t>
            </w:r>
            <w:r>
              <w:rPr>
                <w:noProof/>
              </w:rPr>
              <w:tab/>
              <w:fldChar w:fldCharType="begin"/>
              <w:instrText xml:space="preserve"> PAGEREF _Toc228879547 \h </w:instrText>
              <w:fldChar w:fldCharType="separate"/>
              <w:t>1</w:t>
              <w:fldChar w:fldCharType="end"/>
            </w:r>
          </w:hyperlink>
        </w:p>
        <w:p w14:paraId="10307746" w14:textId="77777777" w:rsidR="0055472F" w:rsidRDefault="0055472F">
          <w:pPr>
            <w:pStyle w:val="TOC2"/>
            <w:tabs>
              <w:tab w:val="right" w:leader="dot" w:pos="9350"/>
            </w:tabs>
            <w:rPr>
              <w:noProof/>
            </w:rPr>
          </w:pPr>
          <w:hyperlink w:anchor="_Toc228879548" w:history="1">
            <w:r>
              <w:rPr>
                <w:rStyle w:val="Hyperlink"/>
                <w:noProof/>
              </w:rPr>
              <w:t>14.10 CSV Guest List Import</w:t>
            </w:r>
            <w:r>
              <w:rPr>
                <w:noProof/>
              </w:rPr>
              <w:tab/>
              <w:fldChar w:fldCharType="begin"/>
              <w:instrText xml:space="preserve"> PAGEREF _Toc228879548 \h </w:instrText>
              <w:fldChar w:fldCharType="separate"/>
              <w:t>1</w:t>
              <w:fldChar w:fldCharType="end"/>
            </w:r>
          </w:hyperlink>
        </w:p>
        <w:p w14:paraId="2E5C7BCB" w14:textId="77777777" w:rsidR="0055472F" w:rsidRDefault="0055472F">
          <w:pPr>
            <w:pStyle w:val="TOC2"/>
            <w:tabs>
              <w:tab w:val="right" w:leader="dot" w:pos="9350"/>
            </w:tabs>
            <w:rPr>
              <w:noProof/>
            </w:rPr>
          </w:pPr>
          <w:hyperlink w:anchor="_Toc228879549" w:history="1">
            <w:r>
              <w:rPr>
                <w:rStyle w:val="Hyperlink"/>
                <w:noProof/>
              </w:rPr>
              <w:t>14.11 Rejection &amp; Suspension</w:t>
            </w:r>
            <w:r>
              <w:rPr>
                <w:noProof/>
              </w:rPr>
              <w:tab/>
              <w:fldChar w:fldCharType="begin"/>
              <w:instrText xml:space="preserve"> PAGEREF _Toc228879549 \h </w:instrText>
              <w:fldChar w:fldCharType="separate"/>
              <w:t>1</w:t>
              <w:fldChar w:fldCharType="end"/>
            </w:r>
          </w:hyperlink>
        </w:p>
        <w:p w14:paraId="2D05D98A" w14:textId="77777777" w:rsidR="0055472F" w:rsidRDefault="0055472F">
          <w:pPr>
            <w:pStyle w:val="TOC1"/>
            <w:tabs>
              <w:tab w:val="right" w:leader="dot" w:pos="9350"/>
            </w:tabs>
            <w:rPr>
              <w:noProof/>
            </w:rPr>
          </w:pPr>
          <w:hyperlink w:anchor="_Toc228879550" w:history="1">
            <w:r>
              <w:rPr>
                <w:rStyle w:val="Hyperlink"/>
                <w:noProof/>
              </w:rPr>
              <w:t>15. Support Tools</w:t>
            </w:r>
            <w:r>
              <w:rPr>
                <w:noProof/>
              </w:rPr>
              <w:tab/>
              <w:fldChar w:fldCharType="begin"/>
              <w:instrText xml:space="preserve"> PAGEREF _Toc228879550 \h </w:instrText>
              <w:fldChar w:fldCharType="separate"/>
              <w:t>1</w:t>
              <w:fldChar w:fldCharType="end"/>
            </w:r>
          </w:hyperlink>
        </w:p>
        <w:p w14:paraId="54773EDA" w14:textId="77777777" w:rsidR="0055472F" w:rsidRDefault="0055472F">
          <w:pPr>
            <w:pStyle w:val="TOC2"/>
            <w:tabs>
              <w:tab w:val="right" w:leader="dot" w:pos="9350"/>
            </w:tabs>
            <w:rPr>
              <w:noProof/>
            </w:rPr>
          </w:pPr>
          <w:hyperlink w:anchor="_Toc228879551" w:history="1">
            <w:r>
              <w:rPr>
                <w:rStyle w:val="Hyperlink"/>
                <w:noProof/>
              </w:rPr>
              <w:t>15.1 Overview</w:t>
            </w:r>
            <w:r>
              <w:rPr>
                <w:noProof/>
              </w:rPr>
              <w:tab/>
              <w:fldChar w:fldCharType="begin"/>
              <w:instrText xml:space="preserve"> PAGEREF _Toc228879551 \h </w:instrText>
              <w:fldChar w:fldCharType="separate"/>
              <w:t>1</w:t>
              <w:fldChar w:fldCharType="end"/>
            </w:r>
          </w:hyperlink>
        </w:p>
        <w:p w14:paraId="7DB3021D" w14:textId="77777777" w:rsidR="0055472F" w:rsidRDefault="0055472F">
          <w:pPr>
            <w:pStyle w:val="TOC2"/>
            <w:tabs>
              <w:tab w:val="right" w:leader="dot" w:pos="9350"/>
            </w:tabs>
            <w:rPr>
              <w:noProof/>
            </w:rPr>
          </w:pPr>
          <w:hyperlink w:anchor="_Toc228879552" w:history="1">
            <w:r>
              <w:rPr>
                <w:rStyle w:val="Hyperlink"/>
                <w:noProof/>
              </w:rPr>
              <w:t>15.2 Universal Entity Search</w:t>
            </w:r>
            <w:r>
              <w:rPr>
                <w:noProof/>
              </w:rPr>
              <w:tab/>
              <w:fldChar w:fldCharType="begin"/>
              <w:instrText xml:space="preserve"> PAGEREF _Toc228879552 \h </w:instrText>
              <w:fldChar w:fldCharType="separate"/>
              <w:t>1</w:t>
              <w:fldChar w:fldCharType="end"/>
            </w:r>
          </w:hyperlink>
        </w:p>
        <w:p w14:paraId="57651954" w14:textId="77777777" w:rsidR="0055472F" w:rsidRDefault="0055472F">
          <w:pPr>
            <w:pStyle w:val="TOC2"/>
            <w:tabs>
              <w:tab w:val="right" w:leader="dot" w:pos="9350"/>
            </w:tabs>
            <w:rPr>
              <w:noProof/>
            </w:rPr>
          </w:pPr>
          <w:hyperlink w:anchor="_Toc228879553" w:history="1">
            <w:r>
              <w:rPr>
                <w:rStyle w:val="Hyperlink"/>
                <w:noProof/>
              </w:rPr>
              <w:t>15.3 Drop View &amp; Limited Edit</w:t>
            </w:r>
            <w:r>
              <w:rPr>
                <w:noProof/>
              </w:rPr>
              <w:tab/>
              <w:fldChar w:fldCharType="begin"/>
              <w:instrText xml:space="preserve"> PAGEREF _Toc228879553 \h </w:instrText>
              <w:fldChar w:fldCharType="separate"/>
              <w:t>1</w:t>
              <w:fldChar w:fldCharType="end"/>
            </w:r>
          </w:hyperlink>
        </w:p>
        <w:p w14:paraId="5C89A306" w14:textId="77777777" w:rsidR="0055472F" w:rsidRDefault="0055472F">
          <w:pPr>
            <w:pStyle w:val="TOC2"/>
            <w:tabs>
              <w:tab w:val="right" w:leader="dot" w:pos="9350"/>
            </w:tabs>
            <w:rPr>
              <w:noProof/>
            </w:rPr>
          </w:pPr>
          <w:hyperlink w:anchor="_Toc228879554" w:history="1">
            <w:r>
              <w:rPr>
                <w:rStyle w:val="Hyperlink"/>
                <w:noProof/>
              </w:rPr>
              <w:t>15.4 Credit Issuance</w:t>
            </w:r>
            <w:r>
              <w:rPr>
                <w:noProof/>
              </w:rPr>
              <w:tab/>
              <w:fldChar w:fldCharType="begin"/>
              <w:instrText xml:space="preserve"> PAGEREF _Toc228879554 \h </w:instrText>
              <w:fldChar w:fldCharType="separate"/>
              <w:t>1</w:t>
              <w:fldChar w:fldCharType="end"/>
            </w:r>
          </w:hyperlink>
        </w:p>
        <w:p w14:paraId="27401285" w14:textId="77777777" w:rsidR="0055472F" w:rsidRDefault="0055472F">
          <w:pPr>
            <w:pStyle w:val="TOC2"/>
            <w:tabs>
              <w:tab w:val="right" w:leader="dot" w:pos="9350"/>
            </w:tabs>
            <w:rPr>
              <w:noProof/>
            </w:rPr>
          </w:pPr>
          <w:hyperlink w:anchor="_Toc228879555" w:history="1">
            <w:r>
              <w:rPr>
                <w:rStyle w:val="Hyperlink"/>
                <w:noProof/>
              </w:rPr>
              <w:t>15.5 Refund Override</w:t>
            </w:r>
            <w:r>
              <w:rPr>
                <w:noProof/>
              </w:rPr>
              <w:tab/>
              <w:fldChar w:fldCharType="begin"/>
              <w:instrText xml:space="preserve"> PAGEREF _Toc228879555 \h </w:instrText>
              <w:fldChar w:fldCharType="separate"/>
              <w:t>1</w:t>
              <w:fldChar w:fldCharType="end"/>
            </w:r>
          </w:hyperlink>
        </w:p>
        <w:p w14:paraId="60133D06" w14:textId="77777777" w:rsidR="0055472F" w:rsidRDefault="0055472F">
          <w:pPr>
            <w:pStyle w:val="TOC2"/>
            <w:tabs>
              <w:tab w:val="right" w:leader="dot" w:pos="9350"/>
            </w:tabs>
            <w:rPr>
              <w:noProof/>
            </w:rPr>
          </w:pPr>
          <w:hyperlink w:anchor="_Toc228879556" w:history="1">
            <w:r>
              <w:rPr>
                <w:rStyle w:val="Hyperlink"/>
                <w:noProof/>
              </w:rPr>
              <w:t>15.6 Audit Log (Immutable)</w:t>
            </w:r>
            <w:r>
              <w:rPr>
                <w:noProof/>
              </w:rPr>
              <w:tab/>
              <w:fldChar w:fldCharType="begin"/>
              <w:instrText xml:space="preserve"> PAGEREF _Toc228879556 \h </w:instrText>
              <w:fldChar w:fldCharType="separate"/>
              <w:t>1</w:t>
              <w:fldChar w:fldCharType="end"/>
            </w:r>
          </w:hyperlink>
        </w:p>
        <w:p w14:paraId="5D18FEAC" w14:textId="77777777" w:rsidR="0055472F" w:rsidRDefault="0055472F">
          <w:pPr>
            <w:pStyle w:val="TOC2"/>
            <w:tabs>
              <w:tab w:val="right" w:leader="dot" w:pos="9350"/>
            </w:tabs>
            <w:rPr>
              <w:noProof/>
            </w:rPr>
          </w:pPr>
          <w:hyperlink w:anchor="_Toc228879557" w:history="1">
            <w:r>
              <w:rPr>
                <w:rStyle w:val="Hyperlink"/>
                <w:noProof/>
              </w:rPr>
              <w:t>15.7 Onboarding Queue</w:t>
            </w:r>
            <w:r>
              <w:rPr>
                <w:noProof/>
              </w:rPr>
              <w:tab/>
              <w:fldChar w:fldCharType="begin"/>
              <w:instrText xml:space="preserve"> PAGEREF _Toc228879557 \h </w:instrText>
              <w:fldChar w:fldCharType="separate"/>
              <w:t>1</w:t>
              <w:fldChar w:fldCharType="end"/>
            </w:r>
          </w:hyperlink>
        </w:p>
        <w:p w14:paraId="22EEF11D" w14:textId="77777777" w:rsidR="0055472F" w:rsidRDefault="0055472F">
          <w:pPr>
            <w:pStyle w:val="TOC2"/>
            <w:tabs>
              <w:tab w:val="right" w:leader="dot" w:pos="9350"/>
            </w:tabs>
            <w:rPr>
              <w:noProof/>
            </w:rPr>
          </w:pPr>
          <w:hyperlink w:anchor="_Toc228879558" w:history="1">
            <w:r>
              <w:rPr>
                <w:rStyle w:val="Hyperlink"/>
                <w:noProof/>
              </w:rPr>
              <w:t>15.8 Org Suspension / Ban</w:t>
            </w:r>
            <w:r>
              <w:rPr>
                <w:noProof/>
              </w:rPr>
              <w:tab/>
              <w:fldChar w:fldCharType="begin"/>
              <w:instrText xml:space="preserve"> PAGEREF _Toc228879558 \h </w:instrText>
              <w:fldChar w:fldCharType="separate"/>
              <w:t>1</w:t>
              <w:fldChar w:fldCharType="end"/>
            </w:r>
          </w:hyperlink>
        </w:p>
        <w:p w14:paraId="43A4BD34" w14:textId="77777777" w:rsidR="0055472F" w:rsidRDefault="0055472F">
          <w:pPr>
            <w:pStyle w:val="TOC2"/>
            <w:tabs>
              <w:tab w:val="right" w:leader="dot" w:pos="9350"/>
            </w:tabs>
            <w:rPr>
              <w:noProof/>
            </w:rPr>
          </w:pPr>
          <w:hyperlink w:anchor="_Toc228879559" w:history="1">
            <w:r>
              <w:rPr>
                <w:rStyle w:val="Hyperlink"/>
                <w:noProof/>
              </w:rPr>
              <w:t>15.9 Reservation Overrides</w:t>
            </w:r>
            <w:r>
              <w:rPr>
                <w:noProof/>
              </w:rPr>
              <w:tab/>
              <w:fldChar w:fldCharType="begin"/>
              <w:instrText xml:space="preserve"> PAGEREF _Toc228879559 \h </w:instrText>
              <w:fldChar w:fldCharType="separate"/>
              <w:t>1</w:t>
              <w:fldChar w:fldCharType="end"/>
            </w:r>
          </w:hyperlink>
        </w:p>
        <w:p w14:paraId="21FB3B4D" w14:textId="77777777" w:rsidR="0055472F" w:rsidRDefault="0055472F">
          <w:pPr>
            <w:pStyle w:val="TOC2"/>
            <w:tabs>
              <w:tab w:val="right" w:leader="dot" w:pos="9350"/>
            </w:tabs>
            <w:rPr>
              <w:noProof/>
            </w:rPr>
          </w:pPr>
          <w:hyperlink w:anchor="_Toc228879560" w:history="1">
            <w:r>
              <w:rPr>
                <w:rStyle w:val="Hyperlink"/>
                <w:noProof/>
              </w:rPr>
              <w:t>15.10 Session &amp; Security</w:t>
            </w:r>
            <w:r>
              <w:rPr>
                <w:noProof/>
              </w:rPr>
              <w:tab/>
              <w:fldChar w:fldCharType="begin"/>
              <w:instrText xml:space="preserve"> PAGEREF _Toc228879560 \h </w:instrText>
              <w:fldChar w:fldCharType="separate"/>
              <w:t>1</w:t>
              <w:fldChar w:fldCharType="end"/>
            </w:r>
          </w:hyperlink>
        </w:p>
        <w:p w14:paraId="3E1EB06C" w14:textId="77777777" w:rsidR="0055472F" w:rsidRDefault="0055472F">
          <w:pPr>
            <w:pStyle w:val="TOC2"/>
            <w:tabs>
              <w:tab w:val="right" w:leader="dot" w:pos="9350"/>
            </w:tabs>
            <w:rPr>
              <w:noProof/>
            </w:rPr>
          </w:pPr>
          <w:hyperlink w:anchor="_Toc228879561" w:history="1">
            <w:r>
              <w:rPr>
                <w:rStyle w:val="Hyperlink"/>
                <w:noProof/>
              </w:rPr>
              <w:t>15.11 Financial Reconciliation</w:t>
            </w:r>
            <w:r>
              <w:rPr>
                <w:noProof/>
              </w:rPr>
              <w:tab/>
              <w:fldChar w:fldCharType="begin"/>
              <w:instrText xml:space="preserve"> PAGEREF _Toc228879561 \h </w:instrText>
              <w:fldChar w:fldCharType="separate"/>
              <w:t>1</w:t>
              <w:fldChar w:fldCharType="end"/>
            </w:r>
          </w:hyperlink>
        </w:p>
        <w:p w14:paraId="3A62E298" w14:textId="77777777" w:rsidR="0055472F" w:rsidRDefault="0055472F">
          <w:pPr>
            <w:pStyle w:val="TOC2"/>
            <w:tabs>
              <w:tab w:val="right" w:leader="dot" w:pos="9350"/>
            </w:tabs>
            <w:rPr>
              <w:noProof/>
            </w:rPr>
          </w:pPr>
          <w:hyperlink w:anchor="_Toc228879562" w:history="1">
            <w:r>
              <w:rPr>
                <w:rStyle w:val="Hyperlink"/>
                <w:noProof/>
              </w:rPr>
              <w:t>15.12 Feature Flag Management</w:t>
            </w:r>
            <w:r>
              <w:rPr>
                <w:noProof/>
              </w:rPr>
              <w:tab/>
              <w:fldChar w:fldCharType="begin"/>
              <w:instrText xml:space="preserve"> PAGEREF _Toc228879562 \h </w:instrText>
              <w:fldChar w:fldCharType="separate"/>
              <w:t>1</w:t>
              <w:fldChar w:fldCharType="end"/>
            </w:r>
          </w:hyperlink>
        </w:p>
        <w:p w14:paraId="7E9BC65E" w14:textId="77777777" w:rsidR="0055472F" w:rsidRDefault="0055472F">
          <w:pPr>
            <w:pStyle w:val="TOC2"/>
            <w:tabs>
              <w:tab w:val="right" w:leader="dot" w:pos="9350"/>
            </w:tabs>
            <w:rPr>
              <w:noProof/>
            </w:rPr>
          </w:pPr>
          <w:hyperlink w:anchor="_Toc228879563" w:history="1">
            <w:r>
              <w:rPr>
                <w:rStyle w:val="Hyperlink"/>
                <w:noProof/>
              </w:rPr>
              <w:t>15.13 Org Configuration Tab</w:t>
            </w:r>
            <w:r>
              <w:rPr>
                <w:noProof/>
              </w:rPr>
              <w:tab/>
              <w:fldChar w:fldCharType="begin"/>
              <w:instrText xml:space="preserve"> PAGEREF _Toc228879563 \h </w:instrText>
              <w:fldChar w:fldCharType="separate"/>
              <w:t>1</w:t>
              <w:fldChar w:fldCharType="end"/>
            </w:r>
          </w:hyperlink>
        </w:p>
        <w:p w14:paraId="39160C98" w14:textId="77777777" w:rsidR="0055472F" w:rsidRDefault="0055472F">
          <w:pPr>
            <w:pStyle w:val="TOC2"/>
            <w:tabs>
              <w:tab w:val="right" w:leader="dot" w:pos="9350"/>
            </w:tabs>
            <w:rPr>
              <w:noProof/>
            </w:rPr>
          </w:pPr>
          <w:hyperlink w:anchor="_Toc228879564" w:history="1">
            <w:r>
              <w:rPr>
                <w:rStyle w:val="Hyperlink"/>
                <w:noProof/>
              </w:rPr>
              <w:t>15.14 Support Roles</w:t>
            </w:r>
            <w:r>
              <w:rPr>
                <w:noProof/>
              </w:rPr>
              <w:tab/>
              <w:fldChar w:fldCharType="begin"/>
              <w:instrText xml:space="preserve"> PAGEREF _Toc228879564 \h </w:instrText>
              <w:fldChar w:fldCharType="separate"/>
              <w:t>1</w:t>
              <w:fldChar w:fldCharType="end"/>
            </w:r>
          </w:hyperlink>
        </w:p>
        <w:p w14:paraId="1DEDF438" w14:textId="77777777" w:rsidR="0055472F" w:rsidRDefault="0055472F">
          <w:pPr>
            <w:pStyle w:val="TOC2"/>
            <w:tabs>
              <w:tab w:val="right" w:leader="dot" w:pos="9350"/>
            </w:tabs>
            <w:rPr>
              <w:noProof/>
            </w:rPr>
          </w:pPr>
          <w:hyperlink w:anchor="_Toc228879565" w:history="1">
            <w:r>
              <w:rPr>
                <w:rStyle w:val="Hyperlink"/>
                <w:noProof/>
              </w:rPr>
              <w:t>15.15 Case Management</w:t>
            </w:r>
            <w:r>
              <w:rPr>
                <w:noProof/>
              </w:rPr>
              <w:tab/>
              <w:fldChar w:fldCharType="begin"/>
              <w:instrText xml:space="preserve"> PAGEREF _Toc228879565 \h </w:instrText>
              <w:fldChar w:fldCharType="separate"/>
              <w:t>1</w:t>
              <w:fldChar w:fldCharType="end"/>
            </w:r>
          </w:hyperlink>
        </w:p>
        <w:p w14:paraId="4CBEC962" w14:textId="77777777" w:rsidR="0055472F" w:rsidRDefault="0055472F">
          <w:pPr>
            <w:pStyle w:val="TOC2"/>
            <w:tabs>
              <w:tab w:val="right" w:leader="dot" w:pos="9350"/>
            </w:tabs>
            <w:rPr>
              <w:noProof/>
            </w:rPr>
          </w:pPr>
          <w:hyperlink w:anchor="_Toc228879566" w:history="1">
            <w:r>
              <w:rPr>
                <w:rStyle w:val="Hyperlink"/>
                <w:noProof/>
              </w:rPr>
              <w:t>15.16 Terminology</w:t>
            </w:r>
            <w:r>
              <w:rPr>
                <w:noProof/>
              </w:rPr>
              <w:tab/>
              <w:fldChar w:fldCharType="begin"/>
              <w:instrText xml:space="preserve"> PAGEREF _Toc228879566 \h </w:instrText>
              <w:fldChar w:fldCharType="separate"/>
              <w:t>1</w:t>
              <w:fldChar w:fldCharType="end"/>
            </w:r>
          </w:hyperlink>
        </w:p>
        <w:p w14:paraId="4E40818D" w14:textId="77777777" w:rsidR="0055472F" w:rsidRDefault="0055472F">
          <w:pPr>
            <w:pStyle w:val="TOC1"/>
            <w:tabs>
              <w:tab w:val="right" w:leader="dot" w:pos="9350"/>
            </w:tabs>
            <w:rPr>
              <w:noProof/>
            </w:rPr>
          </w:pPr>
          <w:hyperlink w:anchor="_Toc228879567" w:history="1">
            <w:r>
              <w:rPr>
                <w:rStyle w:val="Hyperlink"/>
                <w:noProof/>
              </w:rPr>
              <w:t>16. Handle System and Links</w:t>
            </w:r>
            <w:r>
              <w:rPr>
                <w:noProof/>
              </w:rPr>
              <w:tab/>
              <w:fldChar w:fldCharType="begin"/>
              <w:instrText xml:space="preserve"> PAGEREF _Toc228879567 \h </w:instrText>
              <w:fldChar w:fldCharType="separate"/>
              <w:t>1</w:t>
              <w:fldChar w:fldCharType="end"/>
            </w:r>
          </w:hyperlink>
        </w:p>
        <w:p w14:paraId="1BB6ECF8" w14:textId="77777777" w:rsidR="0055472F" w:rsidRDefault="0055472F">
          <w:pPr>
            <w:pStyle w:val="TOC2"/>
            <w:tabs>
              <w:tab w:val="right" w:leader="dot" w:pos="9350"/>
            </w:tabs>
            <w:rPr>
              <w:noProof/>
            </w:rPr>
          </w:pPr>
          <w:hyperlink w:anchor="_Toc228879568" w:history="1">
            <w:r>
              <w:rPr>
                <w:rStyle w:val="Hyperlink"/>
                <w:noProof/>
              </w:rPr>
              <w:t>16.1 Handle Assignment</w:t>
            </w:r>
            <w:r>
              <w:rPr>
                <w:noProof/>
              </w:rPr>
              <w:tab/>
              <w:fldChar w:fldCharType="begin"/>
              <w:instrText xml:space="preserve"> PAGEREF _Toc228879568 \h </w:instrText>
              <w:fldChar w:fldCharType="separate"/>
              <w:t>1</w:t>
              <w:fldChar w:fldCharType="end"/>
            </w:r>
          </w:hyperlink>
        </w:p>
        <w:p w14:paraId="53ADAB67" w14:textId="77777777" w:rsidR="0055472F" w:rsidRDefault="0055472F">
          <w:pPr>
            <w:pStyle w:val="TOC2"/>
            <w:tabs>
              <w:tab w:val="right" w:leader="dot" w:pos="9350"/>
            </w:tabs>
            <w:rPr>
              <w:noProof/>
            </w:rPr>
          </w:pPr>
          <w:hyperlink w:anchor="_Toc228879569" w:history="1">
            <w:r>
              <w:rPr>
                <w:rStyle w:val="Hyperlink"/>
                <w:noProof/>
              </w:rPr>
              <w:t>16.2 Handle Uniqueness</w:t>
            </w:r>
            <w:r>
              <w:rPr>
                <w:noProof/>
              </w:rPr>
              <w:tab/>
              <w:fldChar w:fldCharType="begin"/>
              <w:instrText xml:space="preserve"> PAGEREF _Toc228879569 \h </w:instrText>
              <w:fldChar w:fldCharType="separate"/>
              <w:t>1</w:t>
              <w:fldChar w:fldCharType="end"/>
            </w:r>
          </w:hyperlink>
        </w:p>
        <w:p w14:paraId="489568EE" w14:textId="77777777" w:rsidR="0055472F" w:rsidRDefault="0055472F">
          <w:pPr>
            <w:pStyle w:val="TOC2"/>
            <w:tabs>
              <w:tab w:val="right" w:leader="dot" w:pos="9350"/>
            </w:tabs>
            <w:rPr>
              <w:noProof/>
            </w:rPr>
          </w:pPr>
          <w:hyperlink w:anchor="_Toc228879570" w:history="1">
            <w:r>
              <w:rPr>
                <w:rStyle w:val="Hyperlink"/>
                <w:noProof/>
              </w:rPr>
              <w:t>16.3 Handle Transfer</w:t>
            </w:r>
            <w:r>
              <w:rPr>
                <w:noProof/>
              </w:rPr>
              <w:tab/>
              <w:fldChar w:fldCharType="begin"/>
              <w:instrText xml:space="preserve"> PAGEREF _Toc228879570 \h </w:instrText>
              <w:fldChar w:fldCharType="separate"/>
              <w:t>1</w:t>
              <w:fldChar w:fldCharType="end"/>
            </w:r>
          </w:hyperlink>
        </w:p>
        <w:p w14:paraId="26E75C7C" w14:textId="77777777" w:rsidR="0055472F" w:rsidRDefault="0055472F">
          <w:pPr>
            <w:pStyle w:val="TOC2"/>
            <w:tabs>
              <w:tab w:val="right" w:leader="dot" w:pos="9350"/>
            </w:tabs>
            <w:rPr>
              <w:noProof/>
            </w:rPr>
          </w:pPr>
          <w:hyperlink w:anchor="_Toc228879571" w:history="1">
            <w:r>
              <w:rPr>
                <w:rStyle w:val="Hyperlink"/>
                <w:noProof/>
              </w:rPr>
              <w:t>16.4 Canonical Drop Link</w:t>
            </w:r>
            <w:r>
              <w:rPr>
                <w:noProof/>
              </w:rPr>
              <w:tab/>
              <w:fldChar w:fldCharType="begin"/>
              <w:instrText xml:space="preserve"> PAGEREF _Toc228879571 \h </w:instrText>
              <w:fldChar w:fldCharType="separate"/>
              <w:t>1</w:t>
              <w:fldChar w:fldCharType="end"/>
            </w:r>
          </w:hyperlink>
        </w:p>
        <w:p w14:paraId="14D3DBB7" w14:textId="77777777" w:rsidR="0055472F" w:rsidRDefault="0055472F">
          <w:pPr>
            <w:pStyle w:val="TOC2"/>
            <w:tabs>
              <w:tab w:val="right" w:leader="dot" w:pos="9350"/>
            </w:tabs>
            <w:rPr>
              <w:noProof/>
            </w:rPr>
          </w:pPr>
          <w:hyperlink w:anchor="_Toc228879572" w:history="1">
            <w:r>
              <w:rPr>
                <w:rStyle w:val="Hyperlink"/>
                <w:noProof/>
              </w:rPr>
              <w:t>16.5 Attribution Links</w:t>
            </w:r>
            <w:r>
              <w:rPr>
                <w:noProof/>
              </w:rPr>
              <w:tab/>
              <w:fldChar w:fldCharType="begin"/>
              <w:instrText xml:space="preserve"> PAGEREF _Toc228879572 \h </w:instrText>
              <w:fldChar w:fldCharType="separate"/>
              <w:t>1</w:t>
              <w:fldChar w:fldCharType="end"/>
            </w:r>
          </w:hyperlink>
        </w:p>
        <w:p w14:paraId="1EA0A6B7" w14:textId="77777777" w:rsidR="0055472F" w:rsidRDefault="0055472F">
          <w:pPr>
            <w:pStyle w:val="TOC2"/>
            <w:tabs>
              <w:tab w:val="right" w:leader="dot" w:pos="9350"/>
            </w:tabs>
            <w:rPr>
              <w:noProof/>
            </w:rPr>
          </w:pPr>
          <w:hyperlink w:anchor="_Toc228879573" w:history="1">
            <w:r>
              <w:rPr>
                <w:rStyle w:val="Hyperlink"/>
                <w:noProof/>
              </w:rPr>
              <w:t>16.6 Direct Offer Links (v1 Scope Note)</w:t>
            </w:r>
            <w:r>
              <w:rPr>
                <w:noProof/>
              </w:rPr>
              <w:tab/>
              <w:fldChar w:fldCharType="begin"/>
              <w:instrText xml:space="preserve"> PAGEREF _Toc228879573 \h </w:instrText>
              <w:fldChar w:fldCharType="separate"/>
              <w:t>1</w:t>
              <w:fldChar w:fldCharType="end"/>
            </w:r>
          </w:hyperlink>
        </w:p>
        <w:p w14:paraId="14288CE8" w14:textId="77777777" w:rsidR="0055472F" w:rsidRDefault="0055472F">
          <w:pPr>
            <w:pStyle w:val="TOC2"/>
            <w:tabs>
              <w:tab w:val="right" w:leader="dot" w:pos="9350"/>
            </w:tabs>
            <w:rPr>
              <w:noProof/>
            </w:rPr>
          </w:pPr>
          <w:hyperlink w:anchor="_Toc228879574" w:history="1">
            <w:r>
              <w:rPr>
                <w:rStyle w:val="Hyperlink"/>
                <w:noProof/>
              </w:rPr>
              <w:t>16.7 Drop QR Code</w:t>
            </w:r>
            <w:r>
              <w:rPr>
                <w:noProof/>
              </w:rPr>
              <w:tab/>
              <w:fldChar w:fldCharType="begin"/>
              <w:instrText xml:space="preserve"> PAGEREF _Toc228879574 \h </w:instrText>
              <w:fldChar w:fldCharType="separate"/>
              <w:t>1</w:t>
              <w:fldChar w:fldCharType="end"/>
            </w:r>
          </w:hyperlink>
        </w:p>
        <w:p w14:paraId="72B24C43" w14:textId="77777777" w:rsidR="0055472F" w:rsidRDefault="0055472F">
          <w:pPr>
            <w:pStyle w:val="TOC2"/>
            <w:tabs>
              <w:tab w:val="right" w:leader="dot" w:pos="9350"/>
            </w:tabs>
            <w:rPr>
              <w:noProof/>
            </w:rPr>
          </w:pPr>
          <w:hyperlink w:anchor="_Toc228879575" w:history="1">
            <w:r>
              <w:rPr>
                <w:rStyle w:val="Hyperlink"/>
                <w:noProof/>
              </w:rPr>
              <w:t>16.8 Storefront QR Kit</w:t>
            </w:r>
            <w:r>
              <w:rPr>
                <w:noProof/>
              </w:rPr>
              <w:tab/>
              <w:fldChar w:fldCharType="begin"/>
              <w:instrText xml:space="preserve"> PAGEREF _Toc228879575 \h </w:instrText>
              <w:fldChar w:fldCharType="separate"/>
              <w:t>1</w:t>
              <w:fldChar w:fldCharType="end"/>
            </w:r>
          </w:hyperlink>
        </w:p>
        <w:p w14:paraId="3D249815" w14:textId="77777777" w:rsidR="0055472F" w:rsidRDefault="0055472F">
          <w:pPr>
            <w:pStyle w:val="TOC2"/>
            <w:tabs>
              <w:tab w:val="right" w:leader="dot" w:pos="9350"/>
            </w:tabs>
            <w:rPr>
              <w:noProof/>
            </w:rPr>
          </w:pPr>
          <w:hyperlink w:anchor="_Toc228879576" w:history="1">
            <w:r>
              <w:rPr>
                <w:rStyle w:val="Hyperlink"/>
                <w:noProof/>
              </w:rPr>
              <w:t>16.9 Ticket QR (Secure Payload)</w:t>
            </w:r>
            <w:r>
              <w:rPr>
                <w:noProof/>
              </w:rPr>
              <w:tab/>
              <w:fldChar w:fldCharType="begin"/>
              <w:instrText xml:space="preserve"> PAGEREF _Toc228879576 \h </w:instrText>
              <w:fldChar w:fldCharType="separate"/>
              <w:t>1</w:t>
              <w:fldChar w:fldCharType="end"/>
            </w:r>
          </w:hyperlink>
        </w:p>
        <w:p w14:paraId="3FEB2D21" w14:textId="77777777" w:rsidR="0055472F" w:rsidRDefault="0055472F">
          <w:pPr>
            <w:pStyle w:val="TOC2"/>
            <w:tabs>
              <w:tab w:val="right" w:leader="dot" w:pos="9350"/>
            </w:tabs>
            <w:rPr>
              <w:noProof/>
            </w:rPr>
          </w:pPr>
          <w:hyperlink w:anchor="_Toc228879577" w:history="1">
            <w:r>
              <w:rPr>
                <w:rStyle w:val="Hyperlink"/>
                <w:noProof/>
              </w:rPr>
              <w:t>16.10 Replay Protection</w:t>
            </w:r>
            <w:r>
              <w:rPr>
                <w:noProof/>
              </w:rPr>
              <w:tab/>
              <w:fldChar w:fldCharType="begin"/>
              <w:instrText xml:space="preserve"> PAGEREF _Toc228879577 \h </w:instrText>
              <w:fldChar w:fldCharType="separate"/>
              <w:t>1</w:t>
              <w:fldChar w:fldCharType="end"/>
            </w:r>
          </w:hyperlink>
        </w:p>
        <w:p w14:paraId="3C2F1A1D" w14:textId="77777777" w:rsidR="0055472F" w:rsidRDefault="0055472F">
          <w:pPr>
            <w:pStyle w:val="TOC2"/>
            <w:tabs>
              <w:tab w:val="right" w:leader="dot" w:pos="9350"/>
            </w:tabs>
            <w:rPr>
              <w:noProof/>
            </w:rPr>
          </w:pPr>
          <w:hyperlink w:anchor="_Toc228879578" w:history="1">
            <w:r>
              <w:rPr>
                <w:rStyle w:val="Hyperlink"/>
                <w:noProof/>
              </w:rPr>
              <w:t>16.11 Anti-Tampering</w:t>
            </w:r>
            <w:r>
              <w:rPr>
                <w:noProof/>
              </w:rPr>
              <w:tab/>
              <w:fldChar w:fldCharType="begin"/>
              <w:instrText xml:space="preserve"> PAGEREF _Toc228879578 \h </w:instrText>
              <w:fldChar w:fldCharType="separate"/>
              <w:t>1</w:t>
              <w:fldChar w:fldCharType="end"/>
            </w:r>
          </w:hyperlink>
        </w:p>
        <w:p w14:paraId="76099D2E" w14:textId="77777777" w:rsidR="0055472F" w:rsidRDefault="0055472F">
          <w:pPr>
            <w:pStyle w:val="TOC1"/>
            <w:tabs>
              <w:tab w:val="right" w:leader="dot" w:pos="9350"/>
            </w:tabs>
            <w:rPr>
              <w:noProof/>
            </w:rPr>
          </w:pPr>
          <w:hyperlink w:anchor="_Toc228879579" w:history="1">
            <w:r>
              <w:rPr>
                <w:rStyle w:val="Hyperlink"/>
                <w:noProof/>
              </w:rPr>
              <w:t>17. Subscription and Pricing</w:t>
            </w:r>
            <w:r>
              <w:rPr>
                <w:noProof/>
              </w:rPr>
              <w:tab/>
              <w:fldChar w:fldCharType="begin"/>
              <w:instrText xml:space="preserve"> PAGEREF _Toc228879579 \h </w:instrText>
              <w:fldChar w:fldCharType="separate"/>
              <w:t>1</w:t>
              <w:fldChar w:fldCharType="end"/>
            </w:r>
          </w:hyperlink>
        </w:p>
        <w:p w14:paraId="69DFD4F6" w14:textId="77777777" w:rsidR="0055472F" w:rsidRDefault="0055472F">
          <w:pPr>
            <w:pStyle w:val="TOC2"/>
            <w:tabs>
              <w:tab w:val="right" w:leader="dot" w:pos="9350"/>
            </w:tabs>
            <w:rPr>
              <w:noProof/>
            </w:rPr>
          </w:pPr>
          <w:hyperlink w:anchor="_Toc228879580" w:history="1">
            <w:r>
              <w:rPr>
                <w:rStyle w:val="Hyperlink"/>
                <w:noProof/>
              </w:rPr>
              <w:t>17.1 Architecture</w:t>
            </w:r>
            <w:r>
              <w:rPr>
                <w:noProof/>
              </w:rPr>
              <w:tab/>
              <w:fldChar w:fldCharType="begin"/>
              <w:instrText xml:space="preserve"> PAGEREF _Toc228879580 \h </w:instrText>
              <w:fldChar w:fldCharType="separate"/>
              <w:t>1</w:t>
              <w:fldChar w:fldCharType="end"/>
            </w:r>
          </w:hyperlink>
        </w:p>
        <w:p w14:paraId="4AF9C6BF" w14:textId="77777777" w:rsidR="0055472F" w:rsidRDefault="0055472F">
          <w:pPr>
            <w:pStyle w:val="TOC2"/>
            <w:tabs>
              <w:tab w:val="right" w:leader="dot" w:pos="9350"/>
            </w:tabs>
            <w:rPr>
              <w:noProof/>
            </w:rPr>
          </w:pPr>
          <w:hyperlink w:anchor="_Toc228879581" w:history="1">
            <w:r>
              <w:rPr>
                <w:rStyle w:val="Hyperlink"/>
                <w:noProof/>
              </w:rPr>
              <w:t>17.2 Private Beta</w:t>
            </w:r>
            <w:r>
              <w:rPr>
                <w:noProof/>
              </w:rPr>
              <w:tab/>
              <w:fldChar w:fldCharType="begin"/>
              <w:instrText xml:space="preserve"> PAGEREF _Toc228879581 \h </w:instrText>
              <w:fldChar w:fldCharType="separate"/>
              <w:t>1</w:t>
              <w:fldChar w:fldCharType="end"/>
            </w:r>
          </w:hyperlink>
        </w:p>
        <w:p w14:paraId="6B4A5E02" w14:textId="77777777" w:rsidR="0055472F" w:rsidRDefault="0055472F">
          <w:pPr>
            <w:pStyle w:val="TOC2"/>
            <w:tabs>
              <w:tab w:val="right" w:leader="dot" w:pos="9350"/>
            </w:tabs>
            <w:rPr>
              <w:noProof/>
            </w:rPr>
          </w:pPr>
          <w:hyperlink w:anchor="_Toc228879582" w:history="1">
            <w:r>
              <w:rPr>
                <w:rStyle w:val="Hyperlink"/>
                <w:noProof/>
              </w:rPr>
              <w:t>17.3 Planned Tiers (Placeholder)</w:t>
            </w:r>
            <w:r>
              <w:rPr>
                <w:noProof/>
              </w:rPr>
              <w:tab/>
              <w:fldChar w:fldCharType="begin"/>
              <w:instrText xml:space="preserve"> PAGEREF _Toc228879582 \h </w:instrText>
              <w:fldChar w:fldCharType="separate"/>
              <w:t>1</w:t>
              <w:fldChar w:fldCharType="end"/>
            </w:r>
          </w:hyperlink>
        </w:p>
        <w:p w14:paraId="3A1F0042" w14:textId="77777777" w:rsidR="0055472F" w:rsidRDefault="0055472F">
          <w:pPr>
            <w:pStyle w:val="TOC2"/>
            <w:tabs>
              <w:tab w:val="right" w:leader="dot" w:pos="9350"/>
            </w:tabs>
            <w:rPr>
              <w:noProof/>
            </w:rPr>
          </w:pPr>
          <w:hyperlink w:anchor="_Toc228879621" w:history="1">
            <w:r>
              <w:rPr>
                <w:rStyle w:val="Hyperlink"/>
                <w:noProof/>
              </w:rPr>
              <w:t>17.4 Subscription Promos</w:t>
            </w:r>
            <w:r>
              <w:rPr>
                <w:noProof/>
              </w:rPr>
              <w:tab/>
              <w:fldChar w:fldCharType="begin"/>
              <w:instrText xml:space="preserve"> PAGEREF _Toc228879621 \h </w:instrText>
              <w:fldChar w:fldCharType="separate"/>
              <w:t>1</w:t>
              <w:fldChar w:fldCharType="end"/>
            </w:r>
          </w:hyperlink>
        </w:p>
        <w:p w14:paraId="2BE68AF0" w14:textId="77777777" w:rsidR="0055472F" w:rsidRDefault="0055472F">
          <w:pPr>
            <w:pStyle w:val="TOC1"/>
            <w:tabs>
              <w:tab w:val="right" w:leader="dot" w:pos="9350"/>
            </w:tabs>
            <w:rPr>
              <w:noProof/>
            </w:rPr>
          </w:pPr>
          <w:hyperlink w:anchor="_Toc228879584" w:history="1">
            <w:r>
              <w:rPr>
                <w:rStyle w:val="Hyperlink"/>
                <w:noProof/>
              </w:rPr>
              <w:t>18. Non-Functional Requirements</w:t>
            </w:r>
            <w:r>
              <w:rPr>
                <w:noProof/>
              </w:rPr>
              <w:tab/>
              <w:fldChar w:fldCharType="begin"/>
              <w:instrText xml:space="preserve"> PAGEREF _Toc228879584 \h </w:instrText>
              <w:fldChar w:fldCharType="separate"/>
              <w:t>1</w:t>
              <w:fldChar w:fldCharType="end"/>
            </w:r>
          </w:hyperlink>
        </w:p>
        <w:p w14:paraId="466CE6AA" w14:textId="77777777" w:rsidR="0055472F" w:rsidRDefault="0055472F">
          <w:pPr>
            <w:pStyle w:val="TOC2"/>
            <w:tabs>
              <w:tab w:val="right" w:leader="dot" w:pos="9350"/>
            </w:tabs>
            <w:rPr>
              <w:noProof/>
            </w:rPr>
          </w:pPr>
          <w:hyperlink w:anchor="_Toc228879585" w:history="1">
            <w:r>
              <w:rPr>
                <w:rStyle w:val="Hyperlink"/>
                <w:noProof/>
              </w:rPr>
              <w:t>18.1 Performance</w:t>
            </w:r>
            <w:r>
              <w:rPr>
                <w:noProof/>
              </w:rPr>
              <w:tab/>
              <w:fldChar w:fldCharType="begin"/>
              <w:instrText xml:space="preserve"> PAGEREF _Toc228879585 \h </w:instrText>
              <w:fldChar w:fldCharType="separate"/>
              <w:t>1</w:t>
              <w:fldChar w:fldCharType="end"/>
            </w:r>
          </w:hyperlink>
        </w:p>
        <w:p w14:paraId="5AD9DA8D" w14:textId="77777777" w:rsidR="0055472F" w:rsidRDefault="0055472F">
          <w:pPr>
            <w:pStyle w:val="TOC2"/>
            <w:tabs>
              <w:tab w:val="right" w:leader="dot" w:pos="9350"/>
            </w:tabs>
            <w:rPr>
              <w:noProof/>
            </w:rPr>
          </w:pPr>
          <w:hyperlink w:anchor="_Toc228879586" w:history="1">
            <w:r>
              <w:rPr>
                <w:rStyle w:val="Hyperlink"/>
                <w:noProof/>
              </w:rPr>
              <w:t>18.2 Availability</w:t>
            </w:r>
            <w:r>
              <w:rPr>
                <w:noProof/>
              </w:rPr>
              <w:tab/>
              <w:fldChar w:fldCharType="begin"/>
              <w:instrText xml:space="preserve"> PAGEREF _Toc228879586 \h </w:instrText>
              <w:fldChar w:fldCharType="separate"/>
              <w:t>1</w:t>
              <w:fldChar w:fldCharType="end"/>
            </w:r>
          </w:hyperlink>
        </w:p>
        <w:p w14:paraId="72A24868" w14:textId="77777777" w:rsidR="0055472F" w:rsidRDefault="0055472F">
          <w:pPr>
            <w:pStyle w:val="TOC2"/>
            <w:tabs>
              <w:tab w:val="right" w:leader="dot" w:pos="9350"/>
            </w:tabs>
            <w:rPr>
              <w:noProof/>
            </w:rPr>
          </w:pPr>
          <w:hyperlink w:anchor="_Toc228879587" w:history="1">
            <w:r>
              <w:rPr>
                <w:rStyle w:val="Hyperlink"/>
                <w:noProof/>
              </w:rPr>
              <w:t>18.3 Security</w:t>
            </w:r>
            <w:r>
              <w:rPr>
                <w:noProof/>
              </w:rPr>
              <w:tab/>
              <w:fldChar w:fldCharType="begin"/>
              <w:instrText xml:space="preserve"> PAGEREF _Toc228879587 \h </w:instrText>
              <w:fldChar w:fldCharType="separate"/>
              <w:t>1</w:t>
              <w:fldChar w:fldCharType="end"/>
            </w:r>
          </w:hyperlink>
        </w:p>
        <w:p w14:paraId="56C0C148" w14:textId="77777777" w:rsidR="0055472F" w:rsidRDefault="0055472F">
          <w:pPr>
            <w:pStyle w:val="TOC2"/>
            <w:tabs>
              <w:tab w:val="right" w:leader="dot" w:pos="9350"/>
            </w:tabs>
            <w:rPr>
              <w:noProof/>
            </w:rPr>
          </w:pPr>
          <w:hyperlink w:anchor="_Toc228879588" w:history="1">
            <w:r>
              <w:rPr>
                <w:rStyle w:val="Hyperlink"/>
                <w:noProof/>
              </w:rPr>
              <w:t>18.4 Scalability</w:t>
            </w:r>
            <w:r>
              <w:rPr>
                <w:noProof/>
              </w:rPr>
              <w:tab/>
              <w:fldChar w:fldCharType="begin"/>
              <w:instrText xml:space="preserve"> PAGEREF _Toc228879588 \h </w:instrText>
              <w:fldChar w:fldCharType="separate"/>
              <w:t>1</w:t>
              <w:fldChar w:fldCharType="end"/>
            </w:r>
          </w:hyperlink>
        </w:p>
        <w:p w14:paraId="3BC3B89B" w14:textId="77777777" w:rsidR="0055472F" w:rsidRDefault="0055472F">
          <w:pPr>
            <w:pStyle w:val="TOC2"/>
            <w:tabs>
              <w:tab w:val="right" w:leader="dot" w:pos="9350"/>
            </w:tabs>
            <w:rPr>
              <w:noProof/>
            </w:rPr>
          </w:pPr>
          <w:hyperlink w:anchor="_Toc228879589" w:history="1">
            <w:r>
              <w:rPr>
                <w:rStyle w:val="Hyperlink"/>
                <w:noProof/>
              </w:rPr>
              <w:t>18.5 Audit Logging</w:t>
            </w:r>
            <w:r>
              <w:rPr>
                <w:noProof/>
              </w:rPr>
              <w:tab/>
              <w:fldChar w:fldCharType="begin"/>
              <w:instrText xml:space="preserve"> PAGEREF _Toc228879589 \h </w:instrText>
              <w:fldChar w:fldCharType="separate"/>
              <w:t>1</w:t>
              <w:fldChar w:fldCharType="end"/>
            </w:r>
          </w:hyperlink>
        </w:p>
        <w:p w14:paraId="5E8DD6CB" w14:textId="77777777" w:rsidR="0055472F" w:rsidRDefault="0055472F">
          <w:pPr>
            <w:pStyle w:val="TOC2"/>
            <w:tabs>
              <w:tab w:val="right" w:leader="dot" w:pos="9350"/>
            </w:tabs>
            <w:rPr>
              <w:noProof/>
            </w:rPr>
          </w:pPr>
          <w:hyperlink w:anchor="_Toc228879590" w:history="1">
            <w:r>
              <w:rPr>
                <w:rStyle w:val="Hyperlink"/>
                <w:noProof/>
              </w:rPr>
              <w:t>18.6 Data Retention &amp; Privacy</w:t>
            </w:r>
            <w:r>
              <w:rPr>
                <w:noProof/>
              </w:rPr>
              <w:tab/>
              <w:fldChar w:fldCharType="begin"/>
              <w:instrText xml:space="preserve"> PAGEREF _Toc228879590 \h </w:instrText>
              <w:fldChar w:fldCharType="separate"/>
              <w:t>1</w:t>
              <w:fldChar w:fldCharType="end"/>
            </w:r>
          </w:hyperlink>
        </w:p>
        <w:p w14:paraId="02760457" w14:textId="77777777" w:rsidR="0055472F" w:rsidRDefault="0055472F">
          <w:pPr>
            <w:pStyle w:val="TOC2"/>
            <w:tabs>
              <w:tab w:val="right" w:leader="dot" w:pos="9350"/>
            </w:tabs>
            <w:rPr>
              <w:noProof/>
            </w:rPr>
          </w:pPr>
          <w:hyperlink w:anchor="_Toc228879591" w:history="1">
            <w:r>
              <w:rPr>
                <w:rStyle w:val="Hyperlink"/>
                <w:noProof/>
              </w:rPr>
              <w:t>18.7 Accessibility</w:t>
            </w:r>
            <w:r>
              <w:rPr>
                <w:noProof/>
              </w:rPr>
              <w:tab/>
              <w:fldChar w:fldCharType="begin"/>
              <w:instrText xml:space="preserve"> PAGEREF _Toc228879591 \h </w:instrText>
              <w:fldChar w:fldCharType="separate"/>
              <w:t>1</w:t>
              <w:fldChar w:fldCharType="end"/>
            </w:r>
          </w:hyperlink>
        </w:p>
        <w:p w14:paraId="049121E0" w14:textId="77777777" w:rsidR="0055472F" w:rsidRDefault="0055472F">
          <w:pPr>
            <w:pStyle w:val="TOC2"/>
            <w:tabs>
              <w:tab w:val="right" w:leader="dot" w:pos="9350"/>
            </w:tabs>
            <w:rPr>
              <w:noProof/>
            </w:rPr>
          </w:pPr>
          <w:hyperlink w:anchor="_Toc228879592" w:history="1">
            <w:r>
              <w:rPr>
                <w:rStyle w:val="Hyperlink"/>
                <w:noProof/>
              </w:rPr>
              <w:t>18.8 Backup &amp; Recovery</w:t>
            </w:r>
            <w:r>
              <w:rPr>
                <w:noProof/>
              </w:rPr>
              <w:tab/>
              <w:fldChar w:fldCharType="begin"/>
              <w:instrText xml:space="preserve"> PAGEREF _Toc228879592 \h </w:instrText>
              <w:fldChar w:fldCharType="separate"/>
              <w:t>1</w:t>
              <w:fldChar w:fldCharType="end"/>
            </w:r>
          </w:hyperlink>
        </w:p>
        <w:p w14:paraId="4ECD3E8E" w14:textId="77777777" w:rsidR="0055472F" w:rsidRDefault="0055472F">
          <w:pPr>
            <w:pStyle w:val="TOC2"/>
            <w:tabs>
              <w:tab w:val="right" w:leader="dot" w:pos="9350"/>
            </w:tabs>
            <w:rPr>
              <w:noProof/>
            </w:rPr>
          </w:pPr>
          <w:hyperlink w:anchor="_Toc228879593" w:history="1">
            <w:r>
              <w:rPr>
                <w:rStyle w:val="Hyperlink"/>
                <w:noProof/>
              </w:rPr>
              <w:t>18.9 Mobile-First Architecture</w:t>
            </w:r>
            <w:r>
              <w:rPr>
                <w:noProof/>
              </w:rPr>
              <w:tab/>
              <w:fldChar w:fldCharType="begin"/>
              <w:instrText xml:space="preserve"> PAGEREF _Toc228879593 \h </w:instrText>
              <w:fldChar w:fldCharType="separate"/>
              <w:t>1</w:t>
              <w:fldChar w:fldCharType="end"/>
            </w:r>
          </w:hyperlink>
        </w:p>
        <w:p w14:paraId="32E5B68F" w14:textId="77777777" w:rsidR="0055472F" w:rsidRDefault="0055472F">
          <w:pPr>
            <w:pStyle w:val="TOC1"/>
            <w:tabs>
              <w:tab w:val="right" w:leader="dot" w:pos="9350"/>
            </w:tabs>
            <w:rPr>
              <w:noProof/>
            </w:rPr>
          </w:pPr>
          <w:hyperlink w:anchor="_Toc228879594" w:history="1">
            <w:r>
              <w:rPr>
                <w:rStyle w:val="Hyperlink"/>
                <w:noProof/>
              </w:rPr>
              <w:t>19. Future Considerations (Not in v1)</w:t>
            </w:r>
            <w:r>
              <w:rPr>
                <w:noProof/>
              </w:rPr>
              <w:tab/>
              <w:fldChar w:fldCharType="begin"/>
              <w:instrText xml:space="preserve"> PAGEREF _Toc228879594 \h </w:instrText>
              <w:fldChar w:fldCharType="separate"/>
              <w:t>1</w:t>
              <w:fldChar w:fldCharType="end"/>
            </w:r>
          </w:hyperlink>
        </w:p>
        <w:p w14:paraId="31994A24" w14:textId="77777777" w:rsidR="0055472F" w:rsidRDefault="0055472F">
          <w:pPr>
            <w:pStyle w:val="TOC2"/>
            <w:tabs>
              <w:tab w:val="right" w:leader="dot" w:pos="9350"/>
            </w:tabs>
            <w:rPr>
              <w:noProof/>
            </w:rPr>
          </w:pPr>
          <w:hyperlink w:anchor="_Toc228879595" w:history="1">
            <w:r>
              <w:rPr>
                <w:rStyle w:val="Hyperlink"/>
                <w:noProof/>
              </w:rPr>
              <w:t>19.1 Buy Zone (Geo-Fencing)</w:t>
            </w:r>
            <w:r>
              <w:rPr>
                <w:noProof/>
              </w:rPr>
              <w:tab/>
              <w:fldChar w:fldCharType="begin"/>
              <w:instrText xml:space="preserve"> PAGEREF _Toc228879595 \h </w:instrText>
              <w:fldChar w:fldCharType="separate"/>
              <w:t>1</w:t>
              <w:fldChar w:fldCharType="end"/>
            </w:r>
          </w:hyperlink>
        </w:p>
        <w:p w14:paraId="60BE17C6" w14:textId="77777777" w:rsidR="0055472F" w:rsidRDefault="0055472F">
          <w:pPr>
            <w:pStyle w:val="TOC2"/>
            <w:tabs>
              <w:tab w:val="right" w:leader="dot" w:pos="9350"/>
            </w:tabs>
            <w:rPr>
              <w:noProof/>
            </w:rPr>
          </w:pPr>
          <w:hyperlink w:anchor="_Toc228879596" w:history="1">
            <w:r>
              <w:rPr>
                <w:rStyle w:val="Hyperlink"/>
                <w:noProof/>
              </w:rPr>
              <w:t>19.2 Nigh Zone (Isochrone Discovery)</w:t>
            </w:r>
            <w:r>
              <w:rPr>
                <w:noProof/>
              </w:rPr>
              <w:tab/>
              <w:fldChar w:fldCharType="begin"/>
              <w:instrText xml:space="preserve"> PAGEREF _Toc228879596 \h </w:instrText>
              <w:fldChar w:fldCharType="separate"/>
              <w:t>1</w:t>
              <w:fldChar w:fldCharType="end"/>
            </w:r>
          </w:hyperlink>
        </w:p>
        <w:p w14:paraId="77A2F8D1" w14:textId="77777777" w:rsidR="0055472F" w:rsidRDefault="0055472F">
          <w:pPr>
            <w:pStyle w:val="TOC2"/>
            <w:tabs>
              <w:tab w:val="right" w:leader="dot" w:pos="9350"/>
            </w:tabs>
            <w:rPr>
              <w:noProof/>
            </w:rPr>
          </w:pPr>
          <w:hyperlink w:anchor="_Toc228879597" w:history="1">
            <w:r>
              <w:rPr>
                <w:rStyle w:val="Hyperlink"/>
                <w:noProof/>
              </w:rPr>
              <w:t>19.3 Drop Boost (Paid Promotion)</w:t>
            </w:r>
            <w:r>
              <w:rPr>
                <w:noProof/>
              </w:rPr>
              <w:tab/>
              <w:fldChar w:fldCharType="begin"/>
              <w:instrText xml:space="preserve"> PAGEREF _Toc228879597 \h </w:instrText>
              <w:fldChar w:fldCharType="separate"/>
              <w:t>1</w:t>
              <w:fldChar w:fldCharType="end"/>
            </w:r>
          </w:hyperlink>
        </w:p>
        <w:p w14:paraId="42306DBA" w14:textId="77777777" w:rsidR="0055472F" w:rsidRDefault="0055472F">
          <w:pPr>
            <w:pStyle w:val="TOC2"/>
            <w:tabs>
              <w:tab w:val="right" w:leader="dot" w:pos="9350"/>
            </w:tabs>
            <w:rPr>
              <w:noProof/>
            </w:rPr>
          </w:pPr>
          <w:hyperlink w:anchor="_Toc228879598" w:history="1">
            <w:r>
              <w:rPr>
                <w:rStyle w:val="Hyperlink"/>
                <w:noProof/>
              </w:rPr>
              <w:t>19.4 Walk-Up Entry</w:t>
            </w:r>
            <w:r>
              <w:rPr>
                <w:noProof/>
              </w:rPr>
              <w:tab/>
              <w:fldChar w:fldCharType="begin"/>
              <w:instrText xml:space="preserve"> PAGEREF _Toc228879598 \h </w:instrText>
              <w:fldChar w:fldCharType="separate"/>
              <w:t>1</w:t>
              <w:fldChar w:fldCharType="end"/>
            </w:r>
          </w:hyperlink>
        </w:p>
        <w:p w14:paraId="56EE3F87" w14:textId="77777777" w:rsidR="0055472F" w:rsidRDefault="0055472F">
          <w:pPr>
            <w:pStyle w:val="TOC2"/>
            <w:tabs>
              <w:tab w:val="right" w:leader="dot" w:pos="9350"/>
            </w:tabs>
            <w:rPr>
              <w:noProof/>
            </w:rPr>
          </w:pPr>
          <w:hyperlink w:anchor="_Toc228879599" w:history="1">
            <w:r>
              <w:rPr>
                <w:rStyle w:val="Hyperlink"/>
                <w:noProof/>
              </w:rPr>
              <w:t>19.5 Comp Tickets</w:t>
            </w:r>
            <w:r>
              <w:rPr>
                <w:noProof/>
              </w:rPr>
              <w:tab/>
              <w:fldChar w:fldCharType="begin"/>
              <w:instrText xml:space="preserve"> PAGEREF _Toc228879599 \h </w:instrText>
              <w:fldChar w:fldCharType="separate"/>
              <w:t>1</w:t>
              <w:fldChar w:fldCharType="end"/>
            </w:r>
          </w:hyperlink>
        </w:p>
        <w:p w14:paraId="0D07F869" w14:textId="77777777" w:rsidR="0055472F" w:rsidRDefault="0055472F">
          <w:pPr>
            <w:pStyle w:val="TOC2"/>
            <w:tabs>
              <w:tab w:val="right" w:leader="dot" w:pos="9350"/>
            </w:tabs>
            <w:rPr>
              <w:noProof/>
            </w:rPr>
          </w:pPr>
          <w:hyperlink w:anchor="_Toc228879600" w:history="1">
            <w:r>
              <w:rPr>
                <w:rStyle w:val="Hyperlink"/>
                <w:noProof/>
              </w:rPr>
              <w:t>19.6 Surprise Drops</w:t>
            </w:r>
            <w:r>
              <w:rPr>
                <w:noProof/>
              </w:rPr>
              <w:tab/>
              <w:fldChar w:fldCharType="begin"/>
              <w:instrText xml:space="preserve"> PAGEREF _Toc228879600 \h </w:instrText>
              <w:fldChar w:fldCharType="separate"/>
              <w:t>1</w:t>
              <w:fldChar w:fldCharType="end"/>
            </w:r>
          </w:hyperlink>
        </w:p>
        <w:p w14:paraId="05D189DF" w14:textId="77777777" w:rsidR="0055472F" w:rsidRDefault="0055472F">
          <w:pPr>
            <w:pStyle w:val="TOC2"/>
            <w:tabs>
              <w:tab w:val="right" w:leader="dot" w:pos="9350"/>
            </w:tabs>
            <w:rPr>
              <w:noProof/>
            </w:rPr>
          </w:pPr>
          <w:hyperlink w:anchor="_Toc228879601" w:history="1">
            <w:r>
              <w:rPr>
                <w:rStyle w:val="Hyperlink"/>
                <w:noProof/>
              </w:rPr>
              <w:t>19.7 Franchise Networks</w:t>
            </w:r>
            <w:r>
              <w:rPr>
                <w:noProof/>
              </w:rPr>
              <w:tab/>
              <w:fldChar w:fldCharType="begin"/>
              <w:instrText xml:space="preserve"> PAGEREF _Toc228879601 \h </w:instrText>
              <w:fldChar w:fldCharType="separate"/>
              <w:t>1</w:t>
              <w:fldChar w:fldCharType="end"/>
            </w:r>
          </w:hyperlink>
        </w:p>
        <w:p w14:paraId="52A2EC8E" w14:textId="77777777" w:rsidR="0055472F" w:rsidRDefault="0055472F">
          <w:pPr>
            <w:pStyle w:val="TOC2"/>
            <w:tabs>
              <w:tab w:val="right" w:leader="dot" w:pos="9350"/>
            </w:tabs>
            <w:rPr>
              <w:noProof/>
            </w:rPr>
          </w:pPr>
          <w:hyperlink w:anchor="_Toc228879602" w:history="1">
            <w:r>
              <w:rPr>
                <w:rStyle w:val="Hyperlink"/>
                <w:noProof/>
              </w:rPr>
              <w:t>19.8 CRM and Segmentation</w:t>
            </w:r>
            <w:r>
              <w:rPr>
                <w:noProof/>
              </w:rPr>
              <w:tab/>
              <w:fldChar w:fldCharType="begin"/>
              <w:instrText xml:space="preserve"> PAGEREF _Toc228879602 \h </w:instrText>
              <w:fldChar w:fldCharType="separate"/>
              <w:t>1</w:t>
              <w:fldChar w:fldCharType="end"/>
            </w:r>
          </w:hyperlink>
        </w:p>
        <w:p w14:paraId="4F59D46F" w14:textId="77777777" w:rsidR="0055472F" w:rsidRDefault="0055472F">
          <w:pPr>
            <w:pStyle w:val="TOC2"/>
            <w:tabs>
              <w:tab w:val="right" w:leader="dot" w:pos="9350"/>
            </w:tabs>
            <w:rPr>
              <w:noProof/>
            </w:rPr>
          </w:pPr>
          <w:hyperlink w:anchor="_Toc228879603" w:history="1">
            <w:r>
              <w:rPr>
                <w:rStyle w:val="Hyperlink"/>
                <w:noProof/>
              </w:rPr>
              <w:t>19.9 Advanced Marketing</w:t>
            </w:r>
            <w:r>
              <w:rPr>
                <w:noProof/>
              </w:rPr>
              <w:tab/>
              <w:fldChar w:fldCharType="begin"/>
              <w:instrText xml:space="preserve"> PAGEREF _Toc228879603 \h </w:instrText>
              <w:fldChar w:fldCharType="separate"/>
              <w:t>1</w:t>
              <w:fldChar w:fldCharType="end"/>
            </w:r>
          </w:hyperlink>
        </w:p>
        <w:p w14:paraId="44377FCA" w14:textId="77777777" w:rsidR="0055472F" w:rsidRDefault="0055472F">
          <w:pPr>
            <w:pStyle w:val="TOC2"/>
            <w:tabs>
              <w:tab w:val="right" w:leader="dot" w:pos="9350"/>
            </w:tabs>
            <w:rPr>
              <w:noProof/>
            </w:rPr>
          </w:pPr>
          <w:hyperlink w:anchor="_Toc228879604" w:history="1">
            <w:r>
              <w:rPr>
                <w:rStyle w:val="Hyperlink"/>
                <w:noProof/>
              </w:rPr>
              <w:t>19.10 Proactive Niya Notifications</w:t>
            </w:r>
            <w:r>
              <w:rPr>
                <w:noProof/>
              </w:rPr>
              <w:tab/>
              <w:fldChar w:fldCharType="begin"/>
              <w:instrText xml:space="preserve"> PAGEREF _Toc228879604 \h </w:instrText>
              <w:fldChar w:fldCharType="separate"/>
              <w:t>1</w:t>
              <w:fldChar w:fldCharType="end"/>
            </w:r>
          </w:hyperlink>
        </w:p>
        <w:p w14:paraId="202E3D94" w14:textId="77777777" w:rsidR="0055472F" w:rsidRDefault="0055472F">
          <w:pPr>
            <w:pStyle w:val="TOC2"/>
            <w:tabs>
              <w:tab w:val="right" w:leader="dot" w:pos="9350"/>
            </w:tabs>
            <w:rPr>
              <w:noProof/>
            </w:rPr>
          </w:pPr>
          <w:hyperlink w:anchor="_Toc228879605" w:history="1">
            <w:r>
              <w:rPr>
                <w:rStyle w:val="Hyperlink"/>
                <w:noProof/>
              </w:rPr>
              <w:t>19.11 Watch/Save</w:t>
            </w:r>
            <w:r>
              <w:rPr>
                <w:noProof/>
              </w:rPr>
              <w:tab/>
              <w:fldChar w:fldCharType="begin"/>
              <w:instrText xml:space="preserve"> PAGEREF _Toc228879605 \h </w:instrText>
              <w:fldChar w:fldCharType="separate"/>
              <w:t>1</w:t>
              <w:fldChar w:fldCharType="end"/>
            </w:r>
          </w:hyperlink>
        </w:p>
        <w:p w14:paraId="28FD1E66" w14:textId="77777777" w:rsidR="0055472F" w:rsidRDefault="0055472F">
          <w:pPr>
            <w:pStyle w:val="TOC2"/>
            <w:tabs>
              <w:tab w:val="right" w:leader="dot" w:pos="9350"/>
            </w:tabs>
            <w:rPr>
              <w:noProof/>
            </w:rPr>
          </w:pPr>
          <w:hyperlink w:anchor="_Toc228879606" w:history="1">
            <w:r>
              <w:rPr>
                <w:rStyle w:val="Hyperlink"/>
                <w:noProof/>
              </w:rPr>
              <w:t>19.12 Consumer Web UX</w:t>
            </w:r>
            <w:r>
              <w:rPr>
                <w:noProof/>
              </w:rPr>
              <w:tab/>
              <w:fldChar w:fldCharType="begin"/>
              <w:instrText xml:space="preserve"> PAGEREF _Toc228879606 \h </w:instrText>
              <w:fldChar w:fldCharType="separate"/>
              <w:t>1</w:t>
              <w:fldChar w:fldCharType="end"/>
            </w:r>
          </w:hyperlink>
        </w:p>
        <w:p w14:paraId="1183FB69" w14:textId="77777777" w:rsidR="0055472F" w:rsidRDefault="0055472F">
          <w:pPr>
            <w:pStyle w:val="TOC2"/>
            <w:tabs>
              <w:tab w:val="right" w:leader="dot" w:pos="9350"/>
            </w:tabs>
            <w:rPr>
              <w:noProof/>
            </w:rPr>
          </w:pPr>
          <w:hyperlink w:anchor="_Toc228879607" w:history="1">
            <w:r>
              <w:rPr>
                <w:rStyle w:val="Hyperlink"/>
                <w:noProof/>
              </w:rPr>
              <w:t>19.13 Appointment Format</w:t>
            </w:r>
            <w:r>
              <w:rPr>
                <w:noProof/>
              </w:rPr>
              <w:tab/>
              <w:fldChar w:fldCharType="begin"/>
              <w:instrText xml:space="preserve"> PAGEREF _Toc228879607 \h </w:instrText>
              <w:fldChar w:fldCharType="separate"/>
              <w:t>1</w:t>
              <w:fldChar w:fldCharType="end"/>
            </w:r>
          </w:hyperlink>
        </w:p>
        <w:p w14:paraId="0F50A225" w14:textId="77777777" w:rsidR="0055472F" w:rsidRDefault="0055472F">
          <w:pPr>
            <w:pStyle w:val="TOC2"/>
            <w:tabs>
              <w:tab w:val="right" w:leader="dot" w:pos="9350"/>
            </w:tabs>
            <w:rPr>
              <w:noProof/>
            </w:rPr>
          </w:pPr>
          <w:hyperlink w:anchor="_Toc228879608" w:history="1">
            <w:r>
              <w:rPr>
                <w:rStyle w:val="Hyperlink"/>
                <w:noProof/>
              </w:rPr>
              <w:t>19.14 Live Scoreboard / Gameday Modes</w:t>
            </w:r>
            <w:r>
              <w:rPr>
                <w:noProof/>
              </w:rPr>
              <w:tab/>
              <w:fldChar w:fldCharType="begin"/>
              <w:instrText xml:space="preserve"> PAGEREF _Toc228879608 \h </w:instrText>
              <w:fldChar w:fldCharType="separate"/>
              <w:t>1</w:t>
              <w:fldChar w:fldCharType="end"/>
            </w:r>
          </w:hyperlink>
        </w:p>
        <w:p w14:paraId="2369255B" w14:textId="77777777" w:rsidR="0055472F" w:rsidRDefault="0055472F">
          <w:pPr>
            <w:pStyle w:val="TOC2"/>
            <w:tabs>
              <w:tab w:val="right" w:leader="dot" w:pos="9350"/>
            </w:tabs>
            <w:rPr>
              <w:noProof/>
            </w:rPr>
          </w:pPr>
          <w:hyperlink w:anchor="_Toc228879609" w:history="1">
            <w:r>
              <w:rPr>
                <w:rStyle w:val="Hyperlink"/>
                <w:noProof/>
              </w:rPr>
              <w:t>19.15 Partner Payouts</w:t>
            </w:r>
            <w:r>
              <w:rPr>
                <w:noProof/>
              </w:rPr>
              <w:tab/>
              <w:fldChar w:fldCharType="begin"/>
              <w:instrText xml:space="preserve"> PAGEREF _Toc228879609 \h </w:instrText>
              <w:fldChar w:fldCharType="separate"/>
              <w:t>1</w:t>
              <w:fldChar w:fldCharType="end"/>
            </w:r>
          </w:hyperlink>
        </w:p>
        <w:p w14:paraId="13CAEB94" w14:textId="77777777" w:rsidR="0055472F" w:rsidRDefault="0055472F">
          <w:pPr>
            <w:pStyle w:val="TOC2"/>
            <w:tabs>
              <w:tab w:val="right" w:leader="dot" w:pos="9350"/>
            </w:tabs>
            <w:rPr>
              <w:noProof/>
            </w:rPr>
          </w:pPr>
          <w:hyperlink w:anchor="_Toc228879610" w:history="1">
            <w:r>
              <w:rPr>
                <w:rStyle w:val="Hyperlink"/>
                <w:noProof/>
              </w:rPr>
              <w:t>19.16 Contained Venue Geo-Fence</w:t>
            </w:r>
            <w:r>
              <w:rPr>
                <w:noProof/>
              </w:rPr>
              <w:tab/>
              <w:fldChar w:fldCharType="begin"/>
              <w:instrText xml:space="preserve"> PAGEREF _Toc228879610 \h </w:instrText>
              <w:fldChar w:fldCharType="separate"/>
              <w:t>1</w:t>
              <w:fldChar w:fldCharType="end"/>
            </w:r>
          </w:hyperlink>
        </w:p>
        <w:p w14:paraId="6ABC463C" w14:textId="77777777" w:rsidR="0055472F" w:rsidRDefault="0055472F">
          <w:pPr>
            <w:pStyle w:val="TOC2"/>
            <w:tabs>
              <w:tab w:val="right" w:leader="dot" w:pos="9350"/>
            </w:tabs>
            <w:rPr>
              <w:noProof/>
            </w:rPr>
          </w:pPr>
          <w:hyperlink w:anchor="_Toc228879611" w:history="1">
            <w:r>
              <w:rPr>
                <w:rStyle w:val="Hyperlink"/>
                <w:noProof/>
              </w:rPr>
              <w:t>19.17 Two-Way Messaging (Full)</w:t>
            </w:r>
            <w:r>
              <w:rPr>
                <w:noProof/>
              </w:rPr>
              <w:tab/>
              <w:fldChar w:fldCharType="begin"/>
              <w:instrText xml:space="preserve"> PAGEREF _Toc228879611 \h </w:instrText>
              <w:fldChar w:fldCharType="separate"/>
              <w:t>1</w:t>
              <w:fldChar w:fldCharType="end"/>
            </w:r>
          </w:hyperlink>
        </w:p>
        <w:p w14:paraId="53DF51D9" w14:textId="77777777" w:rsidR="0055472F" w:rsidRDefault="0055472F">
          <w:pPr>
            <w:pStyle w:val="TOC2"/>
            <w:tabs>
              <w:tab w:val="right" w:leader="dot" w:pos="9350"/>
            </w:tabs>
            <w:rPr>
              <w:noProof/>
            </w:rPr>
          </w:pPr>
          <w:hyperlink w:anchor="_Toc228879612" w:history="1">
            <w:r>
              <w:rPr>
                <w:rStyle w:val="Hyperlink"/>
                <w:noProof/>
              </w:rPr>
              <w:t>19.18 CRM Integrations/Syncing</w:t>
            </w:r>
            <w:r>
              <w:rPr>
                <w:noProof/>
              </w:rPr>
              <w:tab/>
              <w:fldChar w:fldCharType="begin"/>
              <w:instrText xml:space="preserve"> PAGEREF _Toc228879612 \h </w:instrText>
              <w:fldChar w:fldCharType="separate"/>
              <w:t>1</w:t>
              <w:fldChar w:fldCharType="end"/>
            </w:r>
          </w:hyperlink>
        </w:p>
        <w:p w14:paraId="3953DACF" w14:textId="77777777" w:rsidR="0055472F" w:rsidRDefault="0055472F">
          <w:pPr>
            <w:pStyle w:val="TOC2"/>
            <w:tabs>
              <w:tab w:val="right" w:leader="dot" w:pos="9350"/>
            </w:tabs>
            <w:rPr>
              <w:noProof/>
            </w:rPr>
          </w:pPr>
          <w:hyperlink w:anchor="_Toc228879613" w:history="1">
            <w:r>
              <w:rPr>
                <w:rStyle w:val="Hyperlink"/>
                <w:noProof/>
              </w:rPr>
              <w:t>19.19 CRM Tier System</w:t>
            </w:r>
            <w:r>
              <w:rPr>
                <w:noProof/>
              </w:rPr>
              <w:tab/>
              <w:fldChar w:fldCharType="begin"/>
              <w:instrText xml:space="preserve"> PAGEREF _Toc228879613 \h </w:instrText>
              <w:fldChar w:fldCharType="separate"/>
              <w:t>1</w:t>
              <w:fldChar w:fldCharType="end"/>
            </w:r>
          </w:hyperlink>
        </w:p>
        <w:p w14:paraId="3A1F0010" w14:textId="77777777" w:rsidR="0055472F" w:rsidRDefault="0055472F">
          <w:pPr>
            <w:pStyle w:val="TOC2"/>
            <w:tabs>
              <w:tab w:val="right" w:leader="dot" w:pos="9350"/>
            </w:tabs>
            <w:rPr>
              <w:noProof/>
            </w:rPr>
          </w:pPr>
          <w:hyperlink w:anchor="_Toc228879620" w:history="1">
            <w:r>
              <w:rPr>
                <w:rStyle w:val="Hyperlink"/>
                <w:noProof/>
              </w:rPr>
              <w:t>19.20 Referral Program (Refer &amp; Earn)</w:t>
            </w:r>
            <w:r>
              <w:rPr>
                <w:noProof/>
              </w:rPr>
              <w:tab/>
              <w:fldChar w:fldCharType="begin"/>
              <w:instrText xml:space="preserve"> PAGEREF _Toc228879620 \h </w:instrText>
              <w:fldChar w:fldCharType="separate"/>
              <w:t>1</w:t>
              <w:fldChar w:fldCharType="end"/>
            </w:r>
          </w:hyperlink>
        </w:p>
        <w:p w14:paraId="60FDFD08" w14:textId="77777777" w:rsidR="0055472F" w:rsidRDefault="0055472F">
          <w:pPr>
            <w:pStyle w:val="TOC1"/>
            <w:tabs>
              <w:tab w:val="right" w:leader="dot" w:pos="9350"/>
            </w:tabs>
            <w:rPr>
              <w:noProof/>
            </w:rPr>
          </w:pPr>
          <w:hyperlink w:anchor="_Toc228879614" w:history="1">
            <w:r>
              <w:rPr>
                <w:rStyle w:val="Hyperlink"/>
                <w:noProof/>
              </w:rPr>
              <w:t>Appendix A: Glossary</w:t>
            </w:r>
            <w:r>
              <w:rPr>
                <w:noProof/>
              </w:rPr>
              <w:tab/>
              <w:fldChar w:fldCharType="begin"/>
              <w:instrText xml:space="preserve"> PAGEREF _Toc228879614 \h </w:instrText>
              <w:fldChar w:fldCharType="separate"/>
              <w:t>1</w:t>
              <w:fldChar w:fldCharType="end"/>
            </w:r>
          </w:hyperlink>
        </w:p>
        <w:p w14:paraId="0AE100D7" w14:textId="77777777" w:rsidR="009E73F9" w:rsidRDefault="00000000">
          <w:r>
            <w:fldChar w:fldCharType="end"/>
          </w:r>
        </w:p>
      </w:sdtContent>
    </w:sdt>
    <w:p w14:paraId="74E9DEEA" w14:textId="77777777" w:rsidR="009E73F9" w:rsidRDefault="00000000">
      <w:r>
        <w:br w:type="page"/>
      </w:r>
    </w:p>
    <w:p w14:paraId="4B19BAA8" w14:textId="77777777" w:rsidR="009E73F9" w:rsidRDefault="00000000">
      <w:pPr>
        <w:pStyle w:val="Heading1"/>
      </w:pPr>
      <w:bookmarkStart w:id="2" w:name="_Toc228879335"/>
      <w:r>
        <w:lastRenderedPageBreak/>
        <w:t>1. Product Vision and Scope</w:t>
      </w:r>
      <w:bookmarkEnd w:id="2"/>
    </w:p>
    <w:p w14:paraId="351A9E6A" w14:textId="77777777" w:rsidR="009E73F9" w:rsidRDefault="009E73F9">
      <w:pPr>
        <w:spacing w:after="80"/>
      </w:pPr>
    </w:p>
    <w:p w14:paraId="593C2B1D" w14:textId="77777777" w:rsidR="009E73F9" w:rsidRDefault="00000000">
      <w:pPr>
        <w:pStyle w:val="Heading2"/>
      </w:pPr>
      <w:bookmarkStart w:id="3" w:name="_Toc228879336"/>
      <w:r>
        <w:t>1.1 What Is Nigh</w:t>
      </w:r>
      <w:bookmarkEnd w:id="3"/>
    </w:p>
    <w:p w14:paraId="744ED2DF" w14:textId="77777777" w:rsidR="009E73F9" w:rsidRDefault="009E73F9">
      <w:pPr>
        <w:spacing w:after="80"/>
      </w:pPr>
    </w:p>
    <w:p w14:paraId="0EFC9EF7" w14:textId="77777777" w:rsidR="009E73F9" w:rsidRDefault="00000000">
      <w:pPr>
        <w:pStyle w:val="Heading3"/>
      </w:pPr>
      <w:bookmarkStart w:id="4" w:name="_Toc228879337"/>
      <w:r>
        <w:t>1.1.1 The Problem</w:t>
      </w:r>
      <w:bookmarkEnd w:id="4"/>
    </w:p>
    <w:p w14:paraId="0C6B1711" w14:textId="77777777" w:rsidR="009E73F9" w:rsidRDefault="00000000">
      <w:pPr>
        <w:spacing w:after="120"/>
      </w:pPr>
      <w:r>
        <w:t>Local businesses lose customers to uncertainty. The problem is pervasive and takes many forms:</w:t>
      </w:r>
    </w:p>
    <w:p w14:paraId="03609689" w14:textId="77777777" w:rsidR="009E73F9" w:rsidRDefault="00000000">
      <w:pPr>
        <w:pStyle w:val="ListParagraph"/>
        <w:numPr>
          <w:ilvl w:val="0"/>
          <w:numId w:val="2"/>
        </w:numPr>
        <w:spacing w:after="60"/>
      </w:pPr>
      <w:r>
        <w:t>A restaurant has 30 empty seats on a Tuesday evening. They have no way to broadcast a last-minute prix fixe dinner to nearby diners who would jump at the chance.</w:t>
      </w:r>
    </w:p>
    <w:p w14:paraId="2B7BB174" w14:textId="77777777" w:rsidR="009E73F9" w:rsidRDefault="00000000">
      <w:pPr>
        <w:pStyle w:val="ListParagraph"/>
        <w:numPr>
          <w:ilvl w:val="0"/>
          <w:numId w:val="2"/>
        </w:numPr>
        <w:spacing w:after="60"/>
      </w:pPr>
      <w:r>
        <w:t>A spa has three massage slots cancel at 2 PM. By the time they post on Instagram, the slots are already past.</w:t>
      </w:r>
    </w:p>
    <w:p w14:paraId="43538502" w14:textId="77777777" w:rsidR="009E73F9" w:rsidRDefault="00000000">
      <w:pPr>
        <w:pStyle w:val="ListParagraph"/>
        <w:numPr>
          <w:ilvl w:val="0"/>
          <w:numId w:val="2"/>
        </w:numPr>
        <w:spacing w:after="60"/>
      </w:pPr>
      <w:r>
        <w:t>A bowling alley has dead lanes from 1-4 PM on weekdays. Their regular marketing channels cannot create urgency around a time-specific, capacity-constrained opportunity.</w:t>
      </w:r>
    </w:p>
    <w:p w14:paraId="76227DB5" w14:textId="77777777" w:rsidR="009E73F9" w:rsidRDefault="00000000">
      <w:pPr>
        <w:pStyle w:val="ListParagraph"/>
        <w:numPr>
          <w:ilvl w:val="0"/>
          <w:numId w:val="2"/>
        </w:numPr>
        <w:spacing w:after="60"/>
      </w:pPr>
      <w:r>
        <w:t>A food truck parks at a new location. Their regulars have no way to know where they are today, and passersby have no way to know if the truck will still be there when they arrive.</w:t>
      </w:r>
    </w:p>
    <w:p w14:paraId="243D7CBF" w14:textId="77777777" w:rsidR="009E73F9" w:rsidRDefault="00000000">
      <w:pPr>
        <w:pStyle w:val="ListParagraph"/>
        <w:numPr>
          <w:ilvl w:val="0"/>
          <w:numId w:val="2"/>
        </w:numPr>
        <w:spacing w:after="60"/>
      </w:pPr>
      <w:r>
        <w:t>A boutique receives a limited shipment of a popular product. They want to create a controlled shopping experience but have no tool to manage the crowd or guarantee a fair process.</w:t>
      </w:r>
    </w:p>
    <w:p w14:paraId="65E765C1" w14:textId="77777777" w:rsidR="009E73F9" w:rsidRDefault="00000000">
      <w:pPr>
        <w:pStyle w:val="ListParagraph"/>
        <w:numPr>
          <w:ilvl w:val="0"/>
          <w:numId w:val="2"/>
        </w:numPr>
        <w:spacing w:after="60"/>
      </w:pPr>
      <w:r>
        <w:t>A fitness instructor wants to host a pop-up class in a park. They need to cap attendance, collect payment, and verify who shows up, but existing tools are built for recurring gym schedules, not spontaneous activations.</w:t>
      </w:r>
    </w:p>
    <w:p w14:paraId="79378A0E" w14:textId="77777777" w:rsidR="009E73F9" w:rsidRDefault="00000000">
      <w:pPr>
        <w:spacing w:after="120"/>
      </w:pPr>
      <w:r>
        <w:t>In every case, the business has supply (capacity, product, time) and there is latent demand, but there is no efficient mechanism to connect the two in real time with commitment from both sides. Social media is broadcast-only with no reservation mechanism. Traditional booking systems are designed for recurring operations, not spontaneous activations. Event platforms are built for large public events, not a Tuesday happy hour.</w:t>
      </w:r>
    </w:p>
    <w:p w14:paraId="62B83F55" w14:textId="77777777" w:rsidR="009E73F9" w:rsidRDefault="009E73F9">
      <w:pPr>
        <w:spacing w:after="80"/>
      </w:pPr>
    </w:p>
    <w:p w14:paraId="516290A5" w14:textId="77777777" w:rsidR="009E73F9" w:rsidRDefault="00000000">
      <w:pPr>
        <w:pStyle w:val="Heading3"/>
      </w:pPr>
      <w:bookmarkStart w:id="5" w:name="_Toc228879338"/>
      <w:r>
        <w:t>1.1.2 The Solution</w:t>
      </w:r>
      <w:bookmarkEnd w:id="5"/>
    </w:p>
    <w:p w14:paraId="4D53F1F1" w14:textId="77777777" w:rsidR="009E73F9" w:rsidRDefault="00000000">
      <w:pPr>
        <w:spacing w:after="120"/>
      </w:pPr>
      <w:r>
        <w:t>Nigh gives brick-and-mortar businesses a tool to create time-limited, capacity-constrained activations called Drops. A Drop is the atomic unit of commerce on Nigh. Here is how it works end-to-end:</w:t>
      </w:r>
    </w:p>
    <w:p w14:paraId="287588E3" w14:textId="77777777" w:rsidR="009E73F9" w:rsidRDefault="00000000">
      <w:pPr>
        <w:pStyle w:val="ListParagraph"/>
        <w:numPr>
          <w:ilvl w:val="0"/>
          <w:numId w:val="2"/>
        </w:numPr>
        <w:spacing w:after="60"/>
      </w:pPr>
      <w:r>
        <w:t>A business creates a Drop in the Nigh Host app. They set a title, description, media, venue, timing, capacity, and price. Creation takes under 3 minutes with Niya AI assistance or under 5 minutes manually.</w:t>
      </w:r>
    </w:p>
    <w:p w14:paraId="40113A3E" w14:textId="77777777" w:rsidR="009E73F9" w:rsidRDefault="00000000">
      <w:pPr>
        <w:pStyle w:val="ListParagraph"/>
        <w:numPr>
          <w:ilvl w:val="0"/>
          <w:numId w:val="2"/>
        </w:numPr>
        <w:spacing w:after="60"/>
      </w:pPr>
      <w:r>
        <w:t>The Drop is published and goes Live. Followers of the business Account receive a push notification automatically. The Drop appears in their Nigh Drops app feed.</w:t>
      </w:r>
    </w:p>
    <w:p w14:paraId="6FF424D4" w14:textId="77777777" w:rsidR="009E73F9" w:rsidRDefault="00000000">
      <w:pPr>
        <w:pStyle w:val="ListParagraph"/>
        <w:numPr>
          <w:ilvl w:val="0"/>
          <w:numId w:val="2"/>
        </w:numPr>
        <w:spacing w:after="60"/>
      </w:pPr>
      <w:r>
        <w:t>A consumer sees the Drop, taps Reserve, selects quantity, confirms data sharing, and completes payment. Their card is pre-authorized (not charged). They receive a Ticket with a unique QR code.</w:t>
      </w:r>
    </w:p>
    <w:p w14:paraId="0435BDB9" w14:textId="77777777" w:rsidR="009E73F9" w:rsidRDefault="00000000">
      <w:pPr>
        <w:pStyle w:val="ListParagraph"/>
        <w:numPr>
          <w:ilvl w:val="0"/>
          <w:numId w:val="2"/>
        </w:numPr>
        <w:spacing w:after="60"/>
      </w:pPr>
      <w:r>
        <w:lastRenderedPageBreak/>
        <w:t>The consumer arrives at the venue. The host scans the consumer's QR code (or the consumer scans a venue QR). The system confirms the Ticket, triggers payment capture, and marks the consumer as Checked In.</w:t>
      </w:r>
    </w:p>
    <w:p w14:paraId="1CBC1A7B" w14:textId="77777777" w:rsidR="009E73F9" w:rsidRDefault="00000000">
      <w:pPr>
        <w:pStyle w:val="ListParagraph"/>
        <w:numPr>
          <w:ilvl w:val="0"/>
          <w:numId w:val="2"/>
        </w:numPr>
        <w:spacing w:after="60"/>
      </w:pPr>
      <w:r>
        <w:t>After the Drop ends, consumers who did not check in are marked as No-Shows. Their pre-authorized amount is captured after a configurable buffer period.</w:t>
      </w:r>
    </w:p>
    <w:p w14:paraId="7750A3F7" w14:textId="77777777" w:rsidR="009E73F9" w:rsidRDefault="00000000">
      <w:pPr>
        <w:pStyle w:val="ListParagraph"/>
        <w:numPr>
          <w:ilvl w:val="0"/>
          <w:numId w:val="2"/>
        </w:numPr>
        <w:spacing w:after="60"/>
      </w:pPr>
      <w:r>
        <w:t>The host sees real-time analytics: reservations, check-ins, revenue, show rate. Consumer data (with consent) flows into the host's guest list for future targeting.</w:t>
      </w:r>
    </w:p>
    <w:p w14:paraId="6BAF3F47" w14:textId="77777777" w:rsidR="009E73F9" w:rsidRDefault="00000000">
      <w:pPr>
        <w:spacing w:after="120"/>
      </w:pPr>
      <w:r>
        <w:t>The platform creates scarcity (limited spots), predictability (known headcount), and urgency (availability is temporary). It handles discovery, ticketing, payments, check-in, and analytics in one integrated system.</w:t>
      </w:r>
    </w:p>
    <w:p w14:paraId="3D1B6D12" w14:textId="77777777" w:rsidR="009E73F9" w:rsidRDefault="009E73F9">
      <w:pPr>
        <w:spacing w:after="80"/>
      </w:pPr>
    </w:p>
    <w:p w14:paraId="60342321" w14:textId="77777777" w:rsidR="009E73F9" w:rsidRDefault="00000000">
      <w:pPr>
        <w:pStyle w:val="Heading3"/>
      </w:pPr>
      <w:bookmarkStart w:id="6" w:name="_Toc228879339"/>
      <w:r>
        <w:t>1.1.3 Nigh Is a SaaS Tool, Not a Marketplace</w:t>
      </w:r>
      <w:bookmarkEnd w:id="6"/>
    </w:p>
    <w:p w14:paraId="4B348FCA" w14:textId="77777777" w:rsidR="009E73F9" w:rsidRDefault="00000000">
      <w:pPr>
        <w:spacing w:after="120"/>
      </w:pPr>
      <w:r>
        <w:t>Nigh is a Software-as-a-Service platform that businesses subscribe to and use as a tool. It is not a consumer marketplace. There is no public directory, no category browsing, no search-by-location in v1. Consumers discover Drops through the business's own channels: direct links, QR codes, social media posts, and word-of-mouth. Nigh amplifies existing business-consumer relationships; it does not create them from scratch. Distribution is earned by the business, not provided by the platform.</w:t>
      </w:r>
    </w:p>
    <w:p w14:paraId="3A7D1A51" w14:textId="77777777" w:rsidR="009E73F9" w:rsidRDefault="009E73F9">
      <w:pPr>
        <w:spacing w:after="80"/>
      </w:pPr>
    </w:p>
    <w:p w14:paraId="6C675869" w14:textId="77777777" w:rsidR="009E73F9" w:rsidRDefault="00000000">
      <w:pPr>
        <w:pStyle w:val="Heading2"/>
      </w:pPr>
      <w:bookmarkStart w:id="7" w:name="_Toc228879340"/>
      <w:r>
        <w:t>1.2 Who Uses Nigh</w:t>
      </w:r>
      <w:bookmarkEnd w:id="7"/>
    </w:p>
    <w:p w14:paraId="53B79CD2" w14:textId="77777777" w:rsidR="009E73F9" w:rsidRDefault="00000000">
      <w:pPr>
        <w:spacing w:after="120"/>
      </w:pPr>
      <w:r>
        <w:t>Nigh has four distinct user roles. Each role has different capabilities, access surfaces, and data visibility.</w:t>
      </w:r>
    </w:p>
    <w:p w14:paraId="4607F4B0" w14:textId="77777777" w:rsidR="009E73F9" w:rsidRDefault="009E73F9">
      <w:pPr>
        <w:spacing w:after="80"/>
      </w:pPr>
    </w:p>
    <w:p w14:paraId="3A42D9F5" w14:textId="77777777" w:rsidR="009E73F9" w:rsidRDefault="00000000">
      <w:pPr>
        <w:pStyle w:val="ListParagraph"/>
        <w:numPr>
          <w:ilvl w:val="0"/>
          <w:numId w:val="2"/>
        </w:numPr>
        <w:spacing w:after="60"/>
      </w:pPr>
      <w:r>
        <w:rPr>
          <w:b/>
          <w:bCs/>
        </w:rPr>
        <w:t xml:space="preserve">Hosts: </w:t>
      </w:r>
      <w:r>
        <w:t>Individuals or businesses with a Nigh Host account at Plus tier or above. Hosts create and manage Drops via the Nigh Host app (mobile) or Enterprise Web App (desktop). They control pricing, capacity, guest data requirements, check-in, and refunds. A Host is always an Account (Place, Mobile, or Brand) within an Organization. The Host Account is the entity that owns the Drop, receives payment, and is responsible for fulfillment.</w:t>
      </w:r>
    </w:p>
    <w:p w14:paraId="31B05390" w14:textId="77777777" w:rsidR="009E73F9" w:rsidRDefault="009E73F9">
      <w:pPr>
        <w:spacing w:after="80"/>
      </w:pPr>
    </w:p>
    <w:p w14:paraId="548280B2" w14:textId="77777777" w:rsidR="009E73F9" w:rsidRDefault="00000000">
      <w:pPr>
        <w:pStyle w:val="ListParagraph"/>
        <w:numPr>
          <w:ilvl w:val="0"/>
          <w:numId w:val="2"/>
        </w:numPr>
        <w:spacing w:after="60"/>
      </w:pPr>
      <w:r>
        <w:rPr>
          <w:b/>
          <w:bCs/>
        </w:rPr>
        <w:t xml:space="preserve">Partners: </w:t>
      </w:r>
      <w:r>
        <w:t>Any verified Nigh account (individual or business) that collaborates on a Host's Drop by promoting it, sponsoring it, or co-hosting it. Partners are free accounts; no subscription is required. Partners receive attribution links and can view their attribution analytics (clicks, reservations, revenue attributed). Partners cannot edit Drops, access guest PII, or check in guests. All financial arrangements between Host and Partner are settled off-platform in v1.</w:t>
      </w:r>
    </w:p>
    <w:p w14:paraId="2D900E26" w14:textId="77777777" w:rsidR="009E73F9" w:rsidRDefault="009E73F9">
      <w:pPr>
        <w:spacing w:after="80"/>
      </w:pPr>
    </w:p>
    <w:p w14:paraId="0A7B8759" w14:textId="77777777" w:rsidR="009E73F9" w:rsidRDefault="00000000">
      <w:pPr>
        <w:pStyle w:val="ListParagraph"/>
        <w:numPr>
          <w:ilvl w:val="0"/>
          <w:numId w:val="2"/>
        </w:numPr>
        <w:spacing w:after="60"/>
      </w:pPr>
      <w:r>
        <w:rPr>
          <w:b/>
          <w:bCs/>
        </w:rPr>
        <w:t xml:space="preserve">Guests (Consumers): </w:t>
      </w:r>
      <w:r>
        <w:t>Individuals who discover Drops, reserve spots, check in physically, and optionally leave reviews via the Nigh Drops app. Authentication is phone-number-only (OTP), ensuring every ticket is tied to a real, verified person. The UI label across all consumer-facing surfaces is "Guest". The data model and backend term is "Consumer". This distinction is intentional: the consumer sees "Guest" everywhere; engineers and internal tools use "Consumer" in code and database schemas.</w:t>
      </w:r>
    </w:p>
    <w:p w14:paraId="40041602" w14:textId="77777777" w:rsidR="009E73F9" w:rsidRDefault="009E73F9">
      <w:pPr>
        <w:spacing w:after="80"/>
      </w:pPr>
    </w:p>
    <w:p w14:paraId="77CD18CC" w14:textId="77777777" w:rsidR="009E73F9" w:rsidRDefault="00000000">
      <w:pPr>
        <w:pStyle w:val="ListParagraph"/>
        <w:numPr>
          <w:ilvl w:val="0"/>
          <w:numId w:val="2"/>
        </w:numPr>
        <w:spacing w:after="60"/>
      </w:pPr>
      <w:r>
        <w:rPr>
          <w:b/>
          <w:bCs/>
        </w:rPr>
        <w:lastRenderedPageBreak/>
        <w:t xml:space="preserve">Nigh Support: </w:t>
      </w:r>
      <w:r>
        <w:t>The internal Nigh team responsible for onboarding review, dispute resolution, credit issuance, content moderation, account suspension, and platform configuration. Support operates through a dedicated internal tool (not accessible to any external user). All Support actions are logged, attributed, timestamped, and immutable.</w:t>
      </w:r>
    </w:p>
    <w:p w14:paraId="123D54A8" w14:textId="77777777" w:rsidR="009E73F9" w:rsidRDefault="009E73F9">
      <w:pPr>
        <w:spacing w:after="80"/>
      </w:pPr>
    </w:p>
    <w:p w14:paraId="55E55EF6" w14:textId="77777777" w:rsidR="009E73F9" w:rsidRDefault="00000000">
      <w:pPr>
        <w:pStyle w:val="Heading2"/>
      </w:pPr>
      <w:bookmarkStart w:id="8" w:name="_Toc228879341"/>
      <w:r>
        <w:t>1.3 Target Business Categories</w:t>
      </w:r>
      <w:bookmarkEnd w:id="8"/>
    </w:p>
    <w:p w14:paraId="5B78EA78" w14:textId="77777777" w:rsidR="009E73F9" w:rsidRDefault="00000000">
      <w:pPr>
        <w:spacing w:after="120"/>
      </w:pPr>
      <w:r>
        <w:t>Nigh serves any brick-and-mortar business open to the public that can create a limited, time-bound, real-world experience. The core qualification is having a physical location and the ability to define specific times when guests must arrive in person. Nigh is not designed for remote-only, delivery, or purely digital businesses.</w:t>
      </w:r>
    </w:p>
    <w:p w14:paraId="48C7D509" w14:textId="77777777" w:rsidR="009E73F9" w:rsidRDefault="009E73F9">
      <w:pPr>
        <w:spacing w:after="80"/>
      </w:pPr>
    </w:p>
    <w:p w14:paraId="35449323" w14:textId="77777777" w:rsidR="009E73F9" w:rsidRDefault="00000000">
      <w:pPr>
        <w:spacing w:after="120"/>
      </w:pPr>
      <w:r>
        <w:t>Primary categories:</w:t>
      </w:r>
    </w:p>
    <w:p w14:paraId="22CD6987" w14:textId="77777777" w:rsidR="009E73F9" w:rsidRDefault="00000000">
      <w:pPr>
        <w:pStyle w:val="ListParagraph"/>
        <w:numPr>
          <w:ilvl w:val="0"/>
          <w:numId w:val="2"/>
        </w:numPr>
        <w:spacing w:after="60"/>
      </w:pPr>
      <w:r>
        <w:rPr>
          <w:b/>
          <w:bCs/>
        </w:rPr>
        <w:t xml:space="preserve">Food &amp; Beverage: </w:t>
      </w:r>
      <w:r>
        <w:t>Restaurants, bars, cafes, food trucks, bakeries, breweries, wineries, tasting rooms, supper clubs.</w:t>
      </w:r>
    </w:p>
    <w:p w14:paraId="3D562248" w14:textId="77777777" w:rsidR="009E73F9" w:rsidRDefault="00000000">
      <w:pPr>
        <w:pStyle w:val="ListParagraph"/>
        <w:numPr>
          <w:ilvl w:val="0"/>
          <w:numId w:val="2"/>
        </w:numPr>
        <w:spacing w:after="60"/>
      </w:pPr>
      <w:r>
        <w:rPr>
          <w:b/>
          <w:bCs/>
        </w:rPr>
        <w:t xml:space="preserve">Fitness &amp; Wellness: </w:t>
      </w:r>
      <w:r>
        <w:t>Gyms, yoga studios, spas, massage therapy, physical therapy, personal training, group fitness, meditation centers.</w:t>
      </w:r>
    </w:p>
    <w:p w14:paraId="2C6DED83" w14:textId="77777777" w:rsidR="009E73F9" w:rsidRDefault="00000000">
      <w:pPr>
        <w:pStyle w:val="ListParagraph"/>
        <w:numPr>
          <w:ilvl w:val="0"/>
          <w:numId w:val="2"/>
        </w:numPr>
        <w:spacing w:after="60"/>
      </w:pPr>
      <w:r>
        <w:rPr>
          <w:b/>
          <w:bCs/>
        </w:rPr>
        <w:t xml:space="preserve">Beauty &amp; Personal Care: </w:t>
      </w:r>
      <w:r>
        <w:t>Salons, barbershops, nail studios, tattoo studios, waxing studios, aestheticians.</w:t>
      </w:r>
    </w:p>
    <w:p w14:paraId="103D8DC3" w14:textId="77777777" w:rsidR="009E73F9" w:rsidRDefault="00000000">
      <w:pPr>
        <w:pStyle w:val="ListParagraph"/>
        <w:numPr>
          <w:ilvl w:val="0"/>
          <w:numId w:val="2"/>
        </w:numPr>
        <w:spacing w:after="60"/>
      </w:pPr>
      <w:r>
        <w:rPr>
          <w:b/>
          <w:bCs/>
        </w:rPr>
        <w:t xml:space="preserve">Retail: </w:t>
      </w:r>
      <w:r>
        <w:t>National chains, independent shops, pop-up markets, specialty stores, sample sales, trunk shows.</w:t>
      </w:r>
    </w:p>
    <w:p w14:paraId="24743D25" w14:textId="77777777" w:rsidR="009E73F9" w:rsidRDefault="00000000">
      <w:pPr>
        <w:pStyle w:val="ListParagraph"/>
        <w:numPr>
          <w:ilvl w:val="0"/>
          <w:numId w:val="2"/>
        </w:numPr>
        <w:spacing w:after="60"/>
      </w:pPr>
      <w:r>
        <w:rPr>
          <w:b/>
          <w:bCs/>
        </w:rPr>
        <w:t xml:space="preserve">Service Providers: </w:t>
      </w:r>
      <w:r>
        <w:t>Healthcare clinics, dental offices, veterinary clinics, automotive service centers, professional services with in-person appointments.</w:t>
      </w:r>
    </w:p>
    <w:p w14:paraId="1A5A7CFA" w14:textId="77777777" w:rsidR="009E73F9" w:rsidRDefault="00000000">
      <w:pPr>
        <w:pStyle w:val="ListParagraph"/>
        <w:numPr>
          <w:ilvl w:val="0"/>
          <w:numId w:val="2"/>
        </w:numPr>
        <w:spacing w:after="60"/>
      </w:pPr>
      <w:r>
        <w:rPr>
          <w:b/>
          <w:bCs/>
        </w:rPr>
        <w:t xml:space="preserve">Entertainment &amp; Cultural Spaces: </w:t>
      </w:r>
      <w:r>
        <w:t>Movie theaters, live music venues, comedy clubs, escape rooms, bowling alleys, museums, galleries, casinos, theaters, arenas, stadiums, amusement parks.</w:t>
      </w:r>
    </w:p>
    <w:p w14:paraId="1C792FB4" w14:textId="77777777" w:rsidR="009E73F9" w:rsidRDefault="00000000">
      <w:pPr>
        <w:pStyle w:val="ListParagraph"/>
        <w:numPr>
          <w:ilvl w:val="0"/>
          <w:numId w:val="2"/>
        </w:numPr>
        <w:spacing w:after="60"/>
      </w:pPr>
      <w:r>
        <w:rPr>
          <w:b/>
          <w:bCs/>
        </w:rPr>
        <w:t xml:space="preserve">Hospitality: </w:t>
      </w:r>
      <w:r>
        <w:t>Hotels, boutique lodging, resort experiences, exclusive hotel bar or restaurant activations.</w:t>
      </w:r>
    </w:p>
    <w:p w14:paraId="7027DEA9" w14:textId="77777777" w:rsidR="009E73F9" w:rsidRDefault="00000000">
      <w:pPr>
        <w:pStyle w:val="ListParagraph"/>
        <w:numPr>
          <w:ilvl w:val="0"/>
          <w:numId w:val="2"/>
        </w:numPr>
        <w:spacing w:after="60"/>
      </w:pPr>
      <w:r>
        <w:rPr>
          <w:b/>
          <w:bCs/>
        </w:rPr>
        <w:t xml:space="preserve">Non-Profit: </w:t>
      </w:r>
      <w:r>
        <w:t>Volunteer organizations, community groups, charitable causes, fundraiser events, community meetups.</w:t>
      </w:r>
    </w:p>
    <w:p w14:paraId="4495E42B" w14:textId="77777777" w:rsidR="009E73F9" w:rsidRDefault="009E73F9">
      <w:pPr>
        <w:spacing w:after="80"/>
      </w:pPr>
    </w:p>
    <w:p w14:paraId="455F1951" w14:textId="77777777" w:rsidR="009E73F9" w:rsidRDefault="00000000">
      <w:pPr>
        <w:pStyle w:val="Heading2"/>
      </w:pPr>
      <w:bookmarkStart w:id="9" w:name="_Toc228879342"/>
      <w:r>
        <w:t>1.4 What Nigh Is Not</w:t>
      </w:r>
      <w:bookmarkEnd w:id="9"/>
    </w:p>
    <w:p w14:paraId="6C5B0E24" w14:textId="77777777" w:rsidR="009E73F9" w:rsidRDefault="00000000">
      <w:pPr>
        <w:spacing w:after="120"/>
      </w:pPr>
      <w:r>
        <w:t>Nigh is explicitly not the following. Each distinction is critical for product decisions, marketing positioning, and engineering scope:</w:t>
      </w:r>
    </w:p>
    <w:p w14:paraId="7C3A737C" w14:textId="77777777" w:rsidR="009E73F9" w:rsidRDefault="009E73F9">
      <w:pPr>
        <w:spacing w:after="80"/>
      </w:pPr>
    </w:p>
    <w:p w14:paraId="696D585A" w14:textId="77777777" w:rsidR="009E73F9" w:rsidRDefault="00000000">
      <w:pPr>
        <w:pStyle w:val="ListParagraph"/>
        <w:numPr>
          <w:ilvl w:val="0"/>
          <w:numId w:val="2"/>
        </w:numPr>
        <w:spacing w:after="60"/>
      </w:pPr>
      <w:r>
        <w:rPr>
          <w:b/>
          <w:bCs/>
        </w:rPr>
        <w:t xml:space="preserve">NOT a general event ticketing platform (Eventbrite, Ticketmaster): </w:t>
      </w:r>
      <w:r>
        <w:t>Nigh focuses on scarcity and direct business-to-consumer relationships, not public event discovery. Drops are short-lived, capacity-constrained activations, not multi-day festivals or arena concerts. There is no public event directory.</w:t>
      </w:r>
    </w:p>
    <w:p w14:paraId="22E35BB9" w14:textId="77777777" w:rsidR="009E73F9" w:rsidRDefault="00000000">
      <w:pPr>
        <w:pStyle w:val="ListParagraph"/>
        <w:numPr>
          <w:ilvl w:val="0"/>
          <w:numId w:val="2"/>
        </w:numPr>
        <w:spacing w:after="60"/>
      </w:pPr>
      <w:r>
        <w:rPr>
          <w:b/>
          <w:bCs/>
        </w:rPr>
        <w:t xml:space="preserve">NOT a restaurant reservation system (OpenTable, Resy): </w:t>
      </w:r>
      <w:r>
        <w:t>Nigh creates special access moments, not ongoing table booking. A Drop is not a recurring dinner reservation. There is no table management, waitlist, or party-size optimization.</w:t>
      </w:r>
    </w:p>
    <w:p w14:paraId="074298AF" w14:textId="77777777" w:rsidR="009E73F9" w:rsidRDefault="00000000">
      <w:pPr>
        <w:pStyle w:val="ListParagraph"/>
        <w:numPr>
          <w:ilvl w:val="0"/>
          <w:numId w:val="2"/>
        </w:numPr>
        <w:spacing w:after="60"/>
      </w:pPr>
      <w:r>
        <w:rPr>
          <w:b/>
          <w:bCs/>
        </w:rPr>
        <w:lastRenderedPageBreak/>
        <w:t xml:space="preserve">NOT a delivery or pickup ordering app (DoorDash, Uber Eats): </w:t>
      </w:r>
      <w:r>
        <w:t>Nigh requires in-person check-in at a physical location. There is no remote fulfillment, no delivery tracking, no pickup windows without physical presence.</w:t>
      </w:r>
    </w:p>
    <w:p w14:paraId="20E82833" w14:textId="77777777" w:rsidR="009E73F9" w:rsidRDefault="00000000">
      <w:pPr>
        <w:pStyle w:val="ListParagraph"/>
        <w:numPr>
          <w:ilvl w:val="0"/>
          <w:numId w:val="2"/>
        </w:numPr>
        <w:spacing w:after="60"/>
      </w:pPr>
      <w:r>
        <w:rPr>
          <w:b/>
          <w:bCs/>
        </w:rPr>
        <w:t xml:space="preserve">NOT a social network: </w:t>
      </w:r>
      <w:r>
        <w:t>The Follow feature is a push notification subscription, not a content feed. Consumers do not post content, share updates, or have public profiles. There is no algorithmic feed, no likes, no comments on Drops.</w:t>
      </w:r>
    </w:p>
    <w:p w14:paraId="055AEFF7" w14:textId="77777777" w:rsidR="009E73F9" w:rsidRDefault="00000000">
      <w:pPr>
        <w:pStyle w:val="ListParagraph"/>
        <w:numPr>
          <w:ilvl w:val="0"/>
          <w:numId w:val="2"/>
        </w:numPr>
        <w:spacing w:after="60"/>
      </w:pPr>
      <w:r>
        <w:rPr>
          <w:b/>
          <w:bCs/>
        </w:rPr>
        <w:t xml:space="preserve">NOT a public review platform (Yelp, Google Reviews): </w:t>
      </w:r>
      <w:r>
        <w:t>Nigh reviews are private to the host and the submitting consumer in v1. Reviews are not publicly visible, not indexed by search engines, and cannot be browsed by other consumers.</w:t>
      </w:r>
    </w:p>
    <w:p w14:paraId="0CB49C7E" w14:textId="77777777" w:rsidR="009E73F9" w:rsidRDefault="00000000">
      <w:pPr>
        <w:pStyle w:val="ListParagraph"/>
        <w:numPr>
          <w:ilvl w:val="0"/>
          <w:numId w:val="2"/>
        </w:numPr>
        <w:spacing w:after="60"/>
      </w:pPr>
      <w:r>
        <w:rPr>
          <w:b/>
          <w:bCs/>
        </w:rPr>
        <w:t xml:space="preserve">NOT a browse marketplace: </w:t>
      </w:r>
      <w:r>
        <w:t>Nigh has no public directory, no search-by-category, no location-based browse in v1. Distribution is earned by the business through their own channels. Consumers must take an affirmative action (follow, tap a link, scan a QR) to discover a Drop.</w:t>
      </w:r>
    </w:p>
    <w:p w14:paraId="07E44560" w14:textId="77777777" w:rsidR="009E73F9" w:rsidRDefault="009E73F9">
      <w:pPr>
        <w:spacing w:after="80"/>
      </w:pPr>
    </w:p>
    <w:p w14:paraId="5B461ECF" w14:textId="77777777" w:rsidR="009E73F9" w:rsidRDefault="00000000">
      <w:pPr>
        <w:pStyle w:val="Heading2"/>
      </w:pPr>
      <w:bookmarkStart w:id="10" w:name="_Toc228879343"/>
      <w:r>
        <w:t>1.5 Design Principles</w:t>
      </w:r>
      <w:bookmarkEnd w:id="10"/>
    </w:p>
    <w:p w14:paraId="2C18C81D" w14:textId="77777777" w:rsidR="009E73F9" w:rsidRDefault="00000000">
      <w:pPr>
        <w:spacing w:after="120"/>
      </w:pPr>
      <w:r>
        <w:t>Four design principles govern every product decision. They are non-negotiable constraints, not aspirational guidelines. Every feature, UI flow, and business rule must be evaluated against these principles.</w:t>
      </w:r>
    </w:p>
    <w:p w14:paraId="4DC1BD00" w14:textId="77777777" w:rsidR="009E73F9" w:rsidRDefault="009E73F9">
      <w:pPr>
        <w:spacing w:after="80"/>
      </w:pPr>
    </w:p>
    <w:p w14:paraId="1C7C993F" w14:textId="77777777" w:rsidR="009E73F9" w:rsidRDefault="00000000">
      <w:pPr>
        <w:pStyle w:val="Heading3"/>
      </w:pPr>
      <w:bookmarkStart w:id="11" w:name="_Toc228879344"/>
      <w:r>
        <w:t>1.5.1 Spontaneity</w:t>
      </w:r>
      <w:bookmarkEnd w:id="11"/>
    </w:p>
    <w:p w14:paraId="730FBD1B" w14:textId="77777777" w:rsidR="009E73F9" w:rsidRDefault="00000000">
      <w:pPr>
        <w:spacing w:after="120"/>
      </w:pPr>
      <w:r>
        <w:t>Nigh is built on the principle of spontaneity. The platform default is that every Drop must go live within a 72-hour (3-day) window. This preserves a real-time feed of what is happening now rather than a calendar of future events, prevents businesses from treating Nigh like a traditional ticketing system, and maintains urgency for consumers.</w:t>
      </w:r>
    </w:p>
    <w:p w14:paraId="3DD6AFFE" w14:textId="77777777" w:rsidR="009E73F9" w:rsidRDefault="00000000">
      <w:pPr>
        <w:spacing w:after="120"/>
      </w:pPr>
      <w:r>
        <w:t>The advance scheduling limit is configurable per Account by Nigh Support. The platform default is 72 hours. Free-tier Accounts have a hard-coded 24-hour limit that is not adjustable by Support or by the host. The ability for hosts to self-configure their advance scheduling limit may be introduced as part of a future subscription tier.</w:t>
      </w:r>
    </w:p>
    <w:p w14:paraId="702A6E6D" w14:textId="77777777" w:rsidR="009E73F9" w:rsidRDefault="009E73F9">
      <w:pPr>
        <w:spacing w:after="80"/>
      </w:pPr>
    </w:p>
    <w:p w14:paraId="26DB2C8F" w14:textId="77777777" w:rsidR="009E73F9" w:rsidRDefault="00000000">
      <w:pPr>
        <w:spacing w:after="120"/>
      </w:pPr>
      <w:r>
        <w:rPr>
          <w:b/>
          <w:bCs/>
        </w:rPr>
        <w:t>Acceptance Criteria:</w:t>
      </w:r>
    </w:p>
    <w:p w14:paraId="41491F13" w14:textId="77777777" w:rsidR="009E73F9" w:rsidRDefault="00000000">
      <w:pPr>
        <w:pStyle w:val="ListParagraph"/>
        <w:numPr>
          <w:ilvl w:val="0"/>
          <w:numId w:val="2"/>
        </w:numPr>
        <w:spacing w:after="60"/>
      </w:pPr>
      <w:r>
        <w:t>No Drop can be scheduled with a start time more than the Account's configured advance scheduling window into the future.</w:t>
      </w:r>
    </w:p>
    <w:p w14:paraId="2D39ED6D" w14:textId="77777777" w:rsidR="009E73F9" w:rsidRDefault="00000000">
      <w:pPr>
        <w:pStyle w:val="ListParagraph"/>
        <w:numPr>
          <w:ilvl w:val="0"/>
          <w:numId w:val="2"/>
        </w:numPr>
        <w:spacing w:after="60"/>
      </w:pPr>
      <w:r>
        <w:t>The platform default advance scheduling window is 72 hours for all Accounts.</w:t>
      </w:r>
    </w:p>
    <w:p w14:paraId="22563A0D" w14:textId="77777777" w:rsidR="009E73F9" w:rsidRDefault="00000000">
      <w:pPr>
        <w:pStyle w:val="ListParagraph"/>
        <w:numPr>
          <w:ilvl w:val="0"/>
          <w:numId w:val="2"/>
        </w:numPr>
        <w:spacing w:after="60"/>
      </w:pPr>
      <w:r>
        <w:t>Free-tier Accounts have a 24-hour advance scheduling limit. This is a tier-enforced constraint, not a Support override. It cannot be changed.</w:t>
      </w:r>
    </w:p>
    <w:p w14:paraId="60FDDB30" w14:textId="77777777" w:rsidR="009E73F9" w:rsidRDefault="00000000">
      <w:pPr>
        <w:pStyle w:val="ListParagraph"/>
        <w:numPr>
          <w:ilvl w:val="0"/>
          <w:numId w:val="2"/>
        </w:numPr>
        <w:spacing w:after="60"/>
      </w:pPr>
      <w:r>
        <w:t>In v1, only Nigh Support can modify the advance scheduling limit for a given Account (except Free tier).</w:t>
      </w:r>
    </w:p>
    <w:p w14:paraId="05CEB1CF" w14:textId="77777777" w:rsidR="009E73F9" w:rsidRDefault="00000000">
      <w:pPr>
        <w:pStyle w:val="ListParagraph"/>
        <w:numPr>
          <w:ilvl w:val="0"/>
          <w:numId w:val="2"/>
        </w:numPr>
        <w:spacing w:after="60"/>
      </w:pPr>
      <w:r>
        <w:t>Any Drop with a start time beyond the Account's configured window is rejected at publish time with a clear, specific error message stating the allowed window.</w:t>
      </w:r>
    </w:p>
    <w:p w14:paraId="6587FEDB" w14:textId="77777777" w:rsidR="009E73F9" w:rsidRDefault="00000000">
      <w:pPr>
        <w:pStyle w:val="ListParagraph"/>
        <w:numPr>
          <w:ilvl w:val="0"/>
          <w:numId w:val="2"/>
        </w:numPr>
        <w:spacing w:after="60"/>
      </w:pPr>
      <w:r>
        <w:t>The advance scheduling window is evaluated at publish time, not at Draft creation time. A Draft may have a future date; validation occurs when transitioning to Scheduled or Live.</w:t>
      </w:r>
    </w:p>
    <w:p w14:paraId="2D48FB4A" w14:textId="77777777" w:rsidR="009E73F9" w:rsidRDefault="009E73F9">
      <w:pPr>
        <w:spacing w:after="80"/>
      </w:pPr>
    </w:p>
    <w:p w14:paraId="63DD16A7" w14:textId="77777777" w:rsidR="009E73F9" w:rsidRDefault="00000000">
      <w:pPr>
        <w:pStyle w:val="Heading3"/>
      </w:pPr>
      <w:bookmarkStart w:id="12" w:name="_Toc228879345"/>
      <w:r>
        <w:lastRenderedPageBreak/>
        <w:t>1.5.2 Scarcity</w:t>
      </w:r>
      <w:bookmarkEnd w:id="12"/>
    </w:p>
    <w:p w14:paraId="33BAFD87" w14:textId="77777777" w:rsidR="009E73F9" w:rsidRDefault="00000000">
      <w:pPr>
        <w:spacing w:after="120"/>
      </w:pPr>
      <w:r>
        <w:t>Every Drop has a capacity limit. When capacity is reached, the Drop shows as Sold Out. There are no waitlists in v1. The visible countdown of remaining spots creates urgency and drives faster decision-making. Scarcity must feel genuine. Nigh does not allow hosts to inflate capacity to remove urgency, and any Drop with a capacity above 500 must be reviewed by the Nigh team before publishing.</w:t>
      </w:r>
    </w:p>
    <w:p w14:paraId="279CFD5C" w14:textId="77777777" w:rsidR="009E73F9" w:rsidRDefault="009E73F9">
      <w:pPr>
        <w:spacing w:after="80"/>
      </w:pPr>
    </w:p>
    <w:p w14:paraId="4CB079AE" w14:textId="77777777" w:rsidR="009E73F9" w:rsidRDefault="00000000">
      <w:pPr>
        <w:spacing w:after="120"/>
      </w:pPr>
      <w:r>
        <w:rPr>
          <w:b/>
          <w:bCs/>
        </w:rPr>
        <w:t>Acceptance Criteria:</w:t>
      </w:r>
    </w:p>
    <w:p w14:paraId="2938D816" w14:textId="77777777" w:rsidR="009E73F9" w:rsidRDefault="00000000">
      <w:pPr>
        <w:pStyle w:val="ListParagraph"/>
        <w:numPr>
          <w:ilvl w:val="0"/>
          <w:numId w:val="2"/>
        </w:numPr>
        <w:spacing w:after="60"/>
      </w:pPr>
      <w:r>
        <w:t>Every Drop must have a capacity of at least 1 (positive integer).</w:t>
      </w:r>
    </w:p>
    <w:p w14:paraId="04C68F99" w14:textId="77777777" w:rsidR="009E73F9" w:rsidRDefault="00000000">
      <w:pPr>
        <w:pStyle w:val="ListParagraph"/>
        <w:numPr>
          <w:ilvl w:val="0"/>
          <w:numId w:val="2"/>
        </w:numPr>
        <w:spacing w:after="60"/>
      </w:pPr>
      <w:r>
        <w:t>Drops with a capacity above 500 require Nigh team review before transitioning to Scheduled or Live. The publish action is blocked until review is completed.</w:t>
      </w:r>
    </w:p>
    <w:p w14:paraId="507F9E9F" w14:textId="77777777" w:rsidR="009E73F9" w:rsidRDefault="00000000">
      <w:pPr>
        <w:pStyle w:val="ListParagraph"/>
        <w:numPr>
          <w:ilvl w:val="0"/>
          <w:numId w:val="2"/>
        </w:numPr>
        <w:spacing w:after="60"/>
      </w:pPr>
      <w:r>
        <w:t>When remaining capacity reaches 0, the Drop immediately transitions to Live-Sold Out and the Reserve button is disabled within 5 seconds across all connected clients.</w:t>
      </w:r>
    </w:p>
    <w:p w14:paraId="4AF522E3" w14:textId="77777777" w:rsidR="009E73F9" w:rsidRDefault="00000000">
      <w:pPr>
        <w:pStyle w:val="ListParagraph"/>
        <w:numPr>
          <w:ilvl w:val="0"/>
          <w:numId w:val="2"/>
        </w:numPr>
        <w:spacing w:after="60"/>
      </w:pPr>
      <w:r>
        <w:t>No waitlist functionality exists in v1. There is no UI, API endpoint, or database table for waitlists.</w:t>
      </w:r>
    </w:p>
    <w:p w14:paraId="3948323C" w14:textId="77777777" w:rsidR="009E73F9" w:rsidRDefault="00000000">
      <w:pPr>
        <w:pStyle w:val="ListParagraph"/>
        <w:numPr>
          <w:ilvl w:val="0"/>
          <w:numId w:val="2"/>
        </w:numPr>
        <w:spacing w:after="60"/>
      </w:pPr>
      <w:r>
        <w:t>Remaining capacity is displayed to consumers in real time (see Section 4.3).</w:t>
      </w:r>
    </w:p>
    <w:p w14:paraId="21BC047C" w14:textId="77777777" w:rsidR="009E73F9" w:rsidRDefault="009E73F9">
      <w:pPr>
        <w:spacing w:after="80"/>
      </w:pPr>
    </w:p>
    <w:p w14:paraId="4504D6F9" w14:textId="77777777" w:rsidR="009E73F9" w:rsidRDefault="00000000">
      <w:pPr>
        <w:pStyle w:val="Heading3"/>
      </w:pPr>
      <w:bookmarkStart w:id="13" w:name="_Toc228879346"/>
      <w:r>
        <w:t>1.5.3 Real-World Only</w:t>
      </w:r>
      <w:bookmarkEnd w:id="13"/>
    </w:p>
    <w:p w14:paraId="65B7E4B3" w14:textId="77777777" w:rsidR="009E73F9" w:rsidRDefault="00000000">
      <w:pPr>
        <w:spacing w:after="120"/>
      </w:pPr>
      <w:r>
        <w:t>Every Drop requires physical presence for check-in. Virtual or hybrid events are not supported. The QR check-in is the binding confirmation of attendance. Without it, payment is not captured and the experience is not delivered. This principle ensures Nigh remains a tool for real-world business activation and does not drift into general e-commerce or virtual event ticketing.</w:t>
      </w:r>
    </w:p>
    <w:p w14:paraId="5ACD837D" w14:textId="77777777" w:rsidR="009E73F9" w:rsidRDefault="009E73F9">
      <w:pPr>
        <w:spacing w:after="80"/>
      </w:pPr>
    </w:p>
    <w:p w14:paraId="193A31CC" w14:textId="77777777" w:rsidR="009E73F9" w:rsidRDefault="00000000">
      <w:pPr>
        <w:spacing w:after="120"/>
      </w:pPr>
      <w:r>
        <w:rPr>
          <w:b/>
          <w:bCs/>
        </w:rPr>
        <w:t>Acceptance Criteria:</w:t>
      </w:r>
    </w:p>
    <w:p w14:paraId="68951B59" w14:textId="77777777" w:rsidR="009E73F9" w:rsidRDefault="00000000">
      <w:pPr>
        <w:pStyle w:val="ListParagraph"/>
        <w:numPr>
          <w:ilvl w:val="0"/>
          <w:numId w:val="2"/>
        </w:numPr>
        <w:spacing w:after="60"/>
      </w:pPr>
      <w:r>
        <w:t>Every Drop must have a confirmed physical location (venue address) before it can be published.</w:t>
      </w:r>
    </w:p>
    <w:p w14:paraId="3B472709" w14:textId="77777777" w:rsidR="009E73F9" w:rsidRDefault="00000000">
      <w:pPr>
        <w:pStyle w:val="ListParagraph"/>
        <w:numPr>
          <w:ilvl w:val="0"/>
          <w:numId w:val="2"/>
        </w:numPr>
        <w:spacing w:after="60"/>
      </w:pPr>
      <w:r>
        <w:t>In v1, drop.locationStatus is always "confirmed" at publish time. The schema defines a "tbd" value for future Surprise Drops, but this value is not exposed in any UI or API in v1.</w:t>
      </w:r>
    </w:p>
    <w:p w14:paraId="33B147DB" w14:textId="77777777" w:rsidR="009E73F9" w:rsidRDefault="00000000">
      <w:pPr>
        <w:pStyle w:val="ListParagraph"/>
        <w:numPr>
          <w:ilvl w:val="0"/>
          <w:numId w:val="2"/>
        </w:numPr>
        <w:spacing w:after="60"/>
      </w:pPr>
      <w:r>
        <w:t>Drops without a verifiable physical address are rejected at publish time.</w:t>
      </w:r>
    </w:p>
    <w:p w14:paraId="331E7041" w14:textId="77777777" w:rsidR="009E73F9" w:rsidRDefault="00000000">
      <w:pPr>
        <w:pStyle w:val="ListParagraph"/>
        <w:numPr>
          <w:ilvl w:val="0"/>
          <w:numId w:val="2"/>
        </w:numPr>
        <w:spacing w:after="60"/>
      </w:pPr>
      <w:r>
        <w:t>There is no "virtual" or "online" option in the Drop creation flow.</w:t>
      </w:r>
    </w:p>
    <w:p w14:paraId="31C54355" w14:textId="77777777" w:rsidR="009E73F9" w:rsidRDefault="009E73F9">
      <w:pPr>
        <w:spacing w:after="80"/>
      </w:pPr>
    </w:p>
    <w:p w14:paraId="77B4E5EC" w14:textId="77777777" w:rsidR="009E73F9" w:rsidRDefault="00000000">
      <w:pPr>
        <w:pStyle w:val="Heading3"/>
      </w:pPr>
      <w:bookmarkStart w:id="14" w:name="_Toc228879347"/>
      <w:r>
        <w:t>1.5.4 Simplicity</w:t>
      </w:r>
      <w:bookmarkEnd w:id="14"/>
    </w:p>
    <w:p w14:paraId="71E58AF6" w14:textId="77777777" w:rsidR="009E73F9" w:rsidRDefault="00000000">
      <w:pPr>
        <w:spacing w:after="120"/>
      </w:pPr>
      <w:r>
        <w:t>Nigh is deliberately simple for hosts to use. A host should be able to create and publish a Drop in under 3 minutes with Niya AI assistance, or under 5 minutes manually. The system uses sensible defaults (no-show capture window, review trigger timing, pre-auth window) that the host does not need to configure. Advanced settings exist for power users but are never required. Simplicity extends to the consumer side: the reserve flow should require no more than 3 taps from the Drop detail page to a confirmed reservation.</w:t>
      </w:r>
    </w:p>
    <w:p w14:paraId="0E1105B8" w14:textId="77777777" w:rsidR="009E73F9" w:rsidRDefault="009E73F9">
      <w:pPr>
        <w:spacing w:after="80"/>
      </w:pPr>
    </w:p>
    <w:p w14:paraId="3E150B2E" w14:textId="77777777" w:rsidR="009E73F9" w:rsidRDefault="00000000">
      <w:pPr>
        <w:spacing w:after="120"/>
      </w:pPr>
      <w:r>
        <w:rPr>
          <w:b/>
          <w:bCs/>
        </w:rPr>
        <w:t>Acceptance Criteria:</w:t>
      </w:r>
    </w:p>
    <w:p w14:paraId="485ACB69" w14:textId="77777777" w:rsidR="009E73F9" w:rsidRDefault="00000000">
      <w:pPr>
        <w:pStyle w:val="ListParagraph"/>
        <w:numPr>
          <w:ilvl w:val="0"/>
          <w:numId w:val="2"/>
        </w:numPr>
        <w:spacing w:after="60"/>
      </w:pPr>
      <w:r>
        <w:t>A host with a configured Account should be able to create and publish a Drop in under 5 minutes without AI assistance.</w:t>
      </w:r>
    </w:p>
    <w:p w14:paraId="5E3A63F8" w14:textId="77777777" w:rsidR="009E73F9" w:rsidRDefault="00000000">
      <w:pPr>
        <w:pStyle w:val="ListParagraph"/>
        <w:numPr>
          <w:ilvl w:val="0"/>
          <w:numId w:val="2"/>
        </w:numPr>
        <w:spacing w:after="60"/>
      </w:pPr>
      <w:r>
        <w:lastRenderedPageBreak/>
        <w:t>With Niya AI assistance, Drop creation should complete in under 3 minutes.</w:t>
      </w:r>
    </w:p>
    <w:p w14:paraId="0119FF5C" w14:textId="77777777" w:rsidR="009E73F9" w:rsidRDefault="00000000">
      <w:pPr>
        <w:pStyle w:val="ListParagraph"/>
        <w:numPr>
          <w:ilvl w:val="0"/>
          <w:numId w:val="2"/>
        </w:numPr>
        <w:spacing w:after="60"/>
      </w:pPr>
      <w:r>
        <w:t>Consumer reserve flow: no more than 3 taps from Drop detail page to confirmed reservation screen (tap Reserve, confirm quantity/payment, tap Confirm).</w:t>
      </w:r>
    </w:p>
    <w:p w14:paraId="5D660CDD" w14:textId="77777777" w:rsidR="009E73F9" w:rsidRDefault="00000000">
      <w:pPr>
        <w:pStyle w:val="ListParagraph"/>
        <w:numPr>
          <w:ilvl w:val="0"/>
          <w:numId w:val="2"/>
        </w:numPr>
        <w:spacing w:after="60"/>
      </w:pPr>
      <w:r>
        <w:t>All configuration fields have sensible defaults. No field other than title, description, media, venue, timing, capacity, and price is required to publish.</w:t>
      </w:r>
    </w:p>
    <w:p w14:paraId="2F086D14" w14:textId="77777777" w:rsidR="009E73F9" w:rsidRDefault="009E73F9">
      <w:pPr>
        <w:spacing w:after="80"/>
      </w:pPr>
    </w:p>
    <w:p w14:paraId="714D61B1" w14:textId="77777777" w:rsidR="009E73F9" w:rsidRDefault="00000000">
      <w:r>
        <w:br w:type="page"/>
      </w:r>
    </w:p>
    <w:p w14:paraId="40A9C3CE" w14:textId="77777777" w:rsidR="009E73F9" w:rsidRDefault="00000000">
      <w:pPr>
        <w:pStyle w:val="Heading1"/>
      </w:pPr>
      <w:bookmarkStart w:id="15" w:name="_Toc228879348"/>
      <w:r>
        <w:lastRenderedPageBreak/>
        <w:t>2. Core Entities and Data Model</w:t>
      </w:r>
      <w:bookmarkEnd w:id="15"/>
    </w:p>
    <w:p w14:paraId="4BC97D18" w14:textId="77777777" w:rsidR="009E73F9" w:rsidRDefault="00000000">
      <w:pPr>
        <w:spacing w:after="120"/>
      </w:pPr>
      <w:r>
        <w:t>This section defines the core data entities in the Nigh platform and how they relate to each other. Every feature in this document operates on these objects. Understanding them is essential and must be read before any technical implementation begins. The entity model is the source of truth for database schema design, API contract definition, and permission enforcement.</w:t>
      </w:r>
    </w:p>
    <w:p w14:paraId="0BD0D199" w14:textId="77777777" w:rsidR="009E73F9" w:rsidRDefault="009E73F9">
      <w:pPr>
        <w:spacing w:after="80"/>
      </w:pPr>
    </w:p>
    <w:p w14:paraId="65057FD2" w14:textId="77777777" w:rsidR="009E73F9" w:rsidRDefault="00000000">
      <w:pPr>
        <w:pStyle w:val="Heading2"/>
      </w:pPr>
      <w:bookmarkStart w:id="16" w:name="_Toc228879349"/>
      <w:r>
        <w:t>2.1 Organization (Org)</w:t>
      </w:r>
      <w:bookmarkEnd w:id="16"/>
    </w:p>
    <w:p w14:paraId="1F057FB2" w14:textId="77777777" w:rsidR="009E73F9" w:rsidRDefault="00000000">
      <w:pPr>
        <w:spacing w:after="120"/>
      </w:pPr>
      <w:r>
        <w:t>An Organization (Org) is the top-level administrative container. It holds the business's legal identity, team members, and settings. The Org exists solely to group Accounts under a shared identity and management layer. The Org is NOT the operational unit. All transactions (Drops, payouts, subscription billing, follower relationships) occur at the Account level, not the Org level. Every Organization has one or more Accounts.</w:t>
      </w:r>
    </w:p>
    <w:p w14:paraId="3100926D" w14:textId="77777777" w:rsidR="009E73F9" w:rsidRDefault="009E73F9">
      <w:pPr>
        <w:spacing w:after="80"/>
      </w:pPr>
    </w:p>
    <w:p w14:paraId="7DFE335D" w14:textId="77777777" w:rsidR="009E73F9" w:rsidRDefault="00000000">
      <w:pPr>
        <w:pStyle w:val="Heading3"/>
      </w:pPr>
      <w:bookmarkStart w:id="17" w:name="_Toc228879350"/>
      <w:r>
        <w:t>2.1.1 Account Types</w:t>
      </w:r>
      <w:bookmarkEnd w:id="17"/>
    </w:p>
    <w:p w14:paraId="1C0579D6" w14:textId="77777777" w:rsidR="009E73F9" w:rsidRDefault="00000000">
      <w:pPr>
        <w:spacing w:after="120"/>
      </w:pPr>
      <w:r>
        <w:t>Accounts are the operational units where Drops are hosted, followers are built, commerce occurs, and subscriptions are managed. An Account is always one of three types:</w:t>
      </w:r>
    </w:p>
    <w:p w14:paraId="191FD4BF" w14:textId="77777777" w:rsidR="009E73F9" w:rsidRDefault="009E73F9">
      <w:pPr>
        <w:spacing w:after="80"/>
      </w:pPr>
    </w:p>
    <w:p w14:paraId="75315A3B" w14:textId="77777777" w:rsidR="009E73F9" w:rsidRDefault="00000000">
      <w:pPr>
        <w:pStyle w:val="ListParagraph"/>
        <w:numPr>
          <w:ilvl w:val="0"/>
          <w:numId w:val="2"/>
        </w:numPr>
        <w:spacing w:after="60"/>
      </w:pPr>
      <w:r>
        <w:rPr>
          <w:b/>
          <w:bCs/>
        </w:rPr>
        <w:t xml:space="preserve">Place Account: </w:t>
      </w:r>
      <w:r>
        <w:t>Tied to a specific, fixed physical address that the business owns or operates (restaurant, gym, salon, retail store). Uses its own address as the default Drop Location. Must have a verified address and active Stripe Connect before hosting any paid Drop. The address is the canonical location for this business and appears on the Account's public profile.</w:t>
      </w:r>
    </w:p>
    <w:p w14:paraId="015F8824" w14:textId="77777777" w:rsidR="009E73F9" w:rsidRDefault="009E73F9">
      <w:pPr>
        <w:spacing w:after="80"/>
      </w:pPr>
    </w:p>
    <w:p w14:paraId="48F6868C" w14:textId="77777777" w:rsidR="009E73F9" w:rsidRDefault="00000000">
      <w:pPr>
        <w:pStyle w:val="ListParagraph"/>
        <w:numPr>
          <w:ilvl w:val="0"/>
          <w:numId w:val="2"/>
        </w:numPr>
        <w:spacing w:after="60"/>
      </w:pPr>
      <w:r>
        <w:rPr>
          <w:b/>
          <w:bCs/>
        </w:rPr>
        <w:t xml:space="preserve">Mobile Account: </w:t>
      </w:r>
      <w:r>
        <w:t>An account with no fixed address that operates at varying locations (food truck, touring event, pop-up shop). Must create or assign a Venue from the Saved Venue Roster (or enter a new address) for every Drop. No permanent address on record. The Account profile shows the most recent Drop location, not a fixed address.</w:t>
      </w:r>
    </w:p>
    <w:p w14:paraId="34948EEA" w14:textId="77777777" w:rsidR="009E73F9" w:rsidRDefault="009E73F9">
      <w:pPr>
        <w:spacing w:after="80"/>
      </w:pPr>
    </w:p>
    <w:p w14:paraId="423B7515" w14:textId="77777777" w:rsidR="009E73F9" w:rsidRDefault="00000000">
      <w:pPr>
        <w:pStyle w:val="ListParagraph"/>
        <w:numPr>
          <w:ilvl w:val="0"/>
          <w:numId w:val="2"/>
        </w:numPr>
        <w:spacing w:after="60"/>
      </w:pPr>
      <w:r>
        <w:rPr>
          <w:b/>
          <w:bCs/>
        </w:rPr>
        <w:t xml:space="preserve">Brand Account: </w:t>
      </w:r>
      <w:r>
        <w:t>An identity-first account for brands, creators, or influencers. May operate at many locations over time. No required fixed address. The distinction from Mobile is conceptual: Brand Accounts represent an identity (Nike Run Club, a fitness influencer) rather than a business that moves (a food truck). Functionally, Brand and Mobile accounts share the same Drop Location rules: venue must be set per Drop.</w:t>
      </w:r>
    </w:p>
    <w:p w14:paraId="7E078ACE" w14:textId="77777777" w:rsidR="009E73F9" w:rsidRDefault="009E73F9">
      <w:pPr>
        <w:spacing w:after="80"/>
      </w:pPr>
    </w:p>
    <w:p w14:paraId="0264FB6C" w14:textId="77777777" w:rsidR="009E73F9" w:rsidRDefault="00000000">
      <w:pPr>
        <w:pStyle w:val="Heading3"/>
      </w:pPr>
      <w:bookmarkStart w:id="18" w:name="_Toc228879351"/>
      <w:r>
        <w:t>2.1.2 Account Fields</w:t>
      </w:r>
      <w:bookmarkEnd w:id="18"/>
    </w:p>
    <w:p w14:paraId="770E1800" w14:textId="77777777" w:rsidR="009E73F9" w:rsidRDefault="00000000">
      <w:pPr>
        <w:spacing w:after="120"/>
      </w:pPr>
      <w:r>
        <w:t>Every Account record contains the following fields:</w:t>
      </w:r>
    </w:p>
    <w:p w14:paraId="72BBB9E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4B243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6D8A885"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C5ADB0"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A51BB2" w14:textId="77777777" w:rsidR="009E73F9" w:rsidRDefault="00000000">
            <w:r>
              <w:rPr>
                <w:b/>
                <w:bCs/>
                <w:sz w:val="20"/>
                <w:szCs w:val="20"/>
              </w:rPr>
              <w:t>Description</w:t>
            </w:r>
          </w:p>
        </w:tc>
      </w:tr>
      <w:tr w:rsidR="009E73F9" w14:paraId="33C39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16F1C" w14:textId="77777777" w:rsidR="009E73F9" w:rsidRDefault="00000000">
            <w:r>
              <w:rPr>
                <w:sz w:val="20"/>
                <w:szCs w:val="20"/>
              </w:rPr>
              <w:lastRenderedPageBreak/>
              <w:t>globalId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0599E" w14:textId="77777777" w:rsidR="009E73F9" w:rsidRDefault="00000000">
            <w:r>
              <w:rPr>
                <w:sz w:val="20"/>
                <w:szCs w:val="20"/>
              </w:rPr>
              <w:t>String, immutable, format: acct_XXXXXXXX</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AD113" w14:textId="77777777" w:rsidR="009E73F9" w:rsidRDefault="00000000">
            <w:r>
              <w:rPr>
                <w:sz w:val="20"/>
                <w:szCs w:val="20"/>
              </w:rPr>
              <w:t>System-generated unique identifier. Never changes. Used in all API references and internal logging.</w:t>
            </w:r>
          </w:p>
        </w:tc>
      </w:tr>
      <w:tr w:rsidR="009E73F9" w14:paraId="11DA9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BE00F" w14:textId="77777777" w:rsidR="009E73F9" w:rsidRDefault="00000000">
            <w:r>
              <w:rPr>
                <w:sz w:val="20"/>
                <w:szCs w:val="20"/>
              </w:rPr>
              <w:t>handle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F8295" w14:textId="77777777" w:rsidR="009E73F9" w:rsidRDefault="00000000">
            <w:r>
              <w:rPr>
                <w:sz w:val="20"/>
                <w:szCs w:val="20"/>
              </w:rPr>
              <w:t>String, unique globally, changeable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14D97" w14:textId="77777777" w:rsidR="009E73F9" w:rsidRDefault="00000000">
            <w:r>
              <w:rPr>
                <w:sz w:val="20"/>
                <w:szCs w:val="20"/>
              </w:rPr>
              <w:t>Human-readable slug (e.g., @mercantile). Used in URLs, mentions, and profile links. Must be unique across all personal and business accounts platform-wide.</w:t>
            </w:r>
          </w:p>
        </w:tc>
      </w:tr>
      <w:tr w:rsidR="009E73F9" w14:paraId="5AC756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7AD15" w14:textId="77777777" w:rsidR="009E73F9" w:rsidRDefault="00000000">
            <w:r>
              <w:rPr>
                <w:sz w:val="20"/>
                <w:szCs w:val="20"/>
              </w:rPr>
              <w:t>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7BC12" w14:textId="77777777" w:rsidR="009E73F9" w:rsidRDefault="00000000">
            <w:r>
              <w:rPr>
                <w:sz w:val="20"/>
                <w:szCs w:val="20"/>
              </w:rPr>
              <w:t>String, required, max 100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6D648" w14:textId="77777777" w:rsidR="009E73F9" w:rsidRDefault="00000000">
            <w:r>
              <w:rPr>
                <w:sz w:val="20"/>
                <w:szCs w:val="20"/>
              </w:rPr>
              <w:t>Display name shown on profile, Drop cards, and notifications.</w:t>
            </w:r>
          </w:p>
        </w:tc>
      </w:tr>
      <w:tr w:rsidR="009E73F9" w14:paraId="26C831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F7919" w14:textId="77777777" w:rsidR="009E73F9" w:rsidRDefault="00000000">
            <w:r>
              <w:rPr>
                <w:sz w:val="20"/>
                <w:szCs w:val="20"/>
              </w:rPr>
              <w: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577D0" w14:textId="77777777" w:rsidR="009E73F9" w:rsidRDefault="00000000">
            <w:r>
              <w:rPr>
                <w:sz w:val="20"/>
                <w:szCs w:val="20"/>
              </w:rPr>
              <w:t>Enum: Place | Mobile | 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6E8F" w14:textId="77777777" w:rsidR="009E73F9" w:rsidRDefault="00000000">
            <w:r>
              <w:rPr>
                <w:sz w:val="20"/>
                <w:szCs w:val="20"/>
              </w:rPr>
              <w:t>Determines address requirements, default Drop Location behavior, and UI rendering.</w:t>
            </w:r>
          </w:p>
        </w:tc>
      </w:tr>
      <w:tr w:rsidR="009E73F9" w14:paraId="29E10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FD543" w14:textId="77777777" w:rsidR="009E73F9" w:rsidRDefault="00000000">
            <w:r>
              <w:rPr>
                <w:sz w:val="20"/>
                <w:szCs w:val="20"/>
              </w:rPr>
              <w:t>about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55C69" w14:textId="77777777" w:rsidR="009E73F9" w:rsidRDefault="00000000">
            <w:r>
              <w:rPr>
                <w:sz w:val="20"/>
                <w:szCs w:val="20"/>
              </w:rPr>
              <w:t>String, optional,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6DF4B" w14:textId="77777777" w:rsidR="009E73F9" w:rsidRDefault="00000000">
            <w:r>
              <w:rPr>
                <w:sz w:val="20"/>
                <w:szCs w:val="20"/>
              </w:rPr>
              <w:t>Short description of the business or creator. Shown on Account profile.</w:t>
            </w:r>
          </w:p>
        </w:tc>
      </w:tr>
      <w:tr w:rsidR="009E73F9" w14:paraId="1BD2D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6A45B"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C17A4" w14:textId="77777777" w:rsidR="009E73F9" w:rsidRDefault="00000000">
            <w:r>
              <w:rPr>
                <w:sz w:val="20"/>
                <w:szCs w:val="20"/>
              </w:rPr>
              <w:t>String, required,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3CD95" w14:textId="77777777" w:rsidR="009E73F9" w:rsidRDefault="00000000">
            <w:r>
              <w:rPr>
                <w:sz w:val="20"/>
                <w:szCs w:val="20"/>
              </w:rPr>
              <w:t>Primary business category (e.g., Food &amp; Beverage, Fitness &amp; Wellness).</w:t>
            </w:r>
          </w:p>
        </w:tc>
      </w:tr>
      <w:tr w:rsidR="009E73F9" w14:paraId="378183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3726C"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93B8D" w14:textId="77777777" w:rsidR="009E73F9" w:rsidRDefault="00000000">
            <w:r>
              <w:rPr>
                <w:sz w:val="20"/>
                <w:szCs w:val="20"/>
              </w:rPr>
              <w:t>String, optional,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E7168" w14:textId="77777777" w:rsidR="009E73F9" w:rsidRDefault="00000000">
            <w:r>
              <w:rPr>
                <w:sz w:val="20"/>
                <w:szCs w:val="20"/>
              </w:rPr>
              <w:t>Secondary classification within category (e.g., Restaurant, Yoga Studio).</w:t>
            </w:r>
          </w:p>
        </w:tc>
      </w:tr>
      <w:tr w:rsidR="009E73F9" w14:paraId="51E2A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AA504" w14:textId="77777777" w:rsidR="009E73F9" w:rsidRDefault="00000000">
            <w:r>
              <w:rPr>
                <w:sz w:val="20"/>
                <w:szCs w:val="20"/>
              </w:rPr>
              <w:t>specialtyTags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97E37" w14:textId="77777777" w:rsidR="009E73F9" w:rsidRDefault="00000000">
            <w:r>
              <w:rPr>
                <w:sz w:val="20"/>
                <w:szCs w:val="20"/>
              </w:rPr>
              <w:t>Array of String, max 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BF63E" w14:textId="77777777" w:rsidR="009E73F9" w:rsidRDefault="00000000">
            <w:r>
              <w:rPr>
                <w:sz w:val="20"/>
                <w:szCs w:val="20"/>
              </w:rPr>
              <w:t>Freeform tags for discovery and search. Host-defined.</w:t>
            </w:r>
          </w:p>
        </w:tc>
      </w:tr>
      <w:tr w:rsidR="009E73F9" w14:paraId="2110E3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5790E" w14:textId="77777777" w:rsidR="009E73F9" w:rsidRDefault="00000000">
            <w:r>
              <w:rPr>
                <w:sz w:val="20"/>
                <w:szCs w:val="20"/>
              </w:rPr>
              <w:t>addressLine1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20C90"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8E188" w14:textId="77777777" w:rsidR="009E73F9" w:rsidRDefault="00000000">
            <w:r>
              <w:rPr>
                <w:sz w:val="20"/>
                <w:szCs w:val="20"/>
              </w:rPr>
              <w:t>Street address line 1.</w:t>
            </w:r>
          </w:p>
        </w:tc>
      </w:tr>
      <w:tr w:rsidR="009E73F9" w14:paraId="566749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41E62" w14:textId="77777777" w:rsidR="009E73F9" w:rsidRDefault="00000000">
            <w:r>
              <w:rPr>
                <w:sz w:val="20"/>
                <w:szCs w:val="20"/>
              </w:rPr>
              <w:t>addressLine2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E659F"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D84AA" w14:textId="77777777" w:rsidR="009E73F9" w:rsidRDefault="00000000">
            <w:r>
              <w:rPr>
                <w:sz w:val="20"/>
                <w:szCs w:val="20"/>
              </w:rPr>
              <w:t>Street address line 2 (suite, unit, etc.).</w:t>
            </w:r>
          </w:p>
        </w:tc>
      </w:tr>
      <w:tr w:rsidR="009E73F9" w14:paraId="242F3D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E861D" w14:textId="77777777" w:rsidR="009E73F9" w:rsidRDefault="00000000">
            <w:r>
              <w:rPr>
                <w:sz w:val="20"/>
                <w:szCs w:val="20"/>
              </w:rPr>
              <w:t>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BF58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63014" w14:textId="77777777" w:rsidR="009E73F9" w:rsidRDefault="00000000">
            <w:r>
              <w:rPr>
                <w:sz w:val="20"/>
                <w:szCs w:val="20"/>
              </w:rPr>
              <w:t>City.</w:t>
            </w:r>
          </w:p>
        </w:tc>
      </w:tr>
      <w:tr w:rsidR="009E73F9" w14:paraId="60359D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3F6A8" w14:textId="77777777" w:rsidR="009E73F9" w:rsidRDefault="00000000">
            <w:r>
              <w:rPr>
                <w:sz w:val="20"/>
                <w:szCs w:val="20"/>
              </w:rPr>
              <w:t>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A5B2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6E17E" w14:textId="77777777" w:rsidR="009E73F9" w:rsidRDefault="00000000">
            <w:r>
              <w:rPr>
                <w:sz w:val="20"/>
                <w:szCs w:val="20"/>
              </w:rPr>
              <w:t>State or province.</w:t>
            </w:r>
          </w:p>
        </w:tc>
      </w:tr>
      <w:tr w:rsidR="009E73F9" w14:paraId="6F89C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BB1AD" w14:textId="77777777" w:rsidR="009E73F9" w:rsidRDefault="00000000">
            <w:r>
              <w:rPr>
                <w:sz w:val="20"/>
                <w:szCs w:val="20"/>
              </w:rPr>
              <w:t>zip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BE3A9"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98B81" w14:textId="77777777" w:rsidR="009E73F9" w:rsidRDefault="00000000">
            <w:r>
              <w:rPr>
                <w:sz w:val="20"/>
                <w:szCs w:val="20"/>
              </w:rPr>
              <w:t>Postal code.</w:t>
            </w:r>
          </w:p>
        </w:tc>
      </w:tr>
      <w:tr w:rsidR="009E73F9" w14:paraId="29713B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64C11"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0EDEF" w14:textId="77777777" w:rsidR="009E73F9" w:rsidRDefault="00000000">
            <w:r>
              <w:rPr>
                <w:sz w:val="20"/>
                <w:szCs w:val="20"/>
              </w:rPr>
              <w:t>Enum: Active | Inactive | Suspended,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4C7C9" w14:textId="77777777" w:rsidR="009E73F9" w:rsidRDefault="00000000">
            <w:r>
              <w:rPr>
                <w:sz w:val="20"/>
                <w:szCs w:val="20"/>
              </w:rPr>
              <w:t>Derived from subscription state and moderation actions. Not directly editable.</w:t>
            </w:r>
          </w:p>
        </w:tc>
      </w:tr>
      <w:tr w:rsidR="009E73F9" w14:paraId="1DFD31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D6F55" w14:textId="77777777" w:rsidR="009E73F9" w:rsidRDefault="00000000">
            <w:r>
              <w:rPr>
                <w:sz w:val="20"/>
                <w:szCs w:val="20"/>
              </w:rPr>
              <w:t>followersCount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51912" w14:textId="77777777" w:rsidR="009E73F9" w:rsidRDefault="00000000">
            <w:r>
              <w:rPr>
                <w:sz w:val="20"/>
                <w:szCs w:val="20"/>
              </w:rPr>
              <w:t>Integer,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B7DB" w14:textId="77777777" w:rsidR="009E73F9" w:rsidRDefault="00000000">
            <w:r>
              <w:rPr>
                <w:sz w:val="20"/>
                <w:szCs w:val="20"/>
              </w:rPr>
              <w:t>Count of consumer followers. Incremented/decremented by follow/unfollow actions.</w:t>
            </w:r>
          </w:p>
        </w:tc>
      </w:tr>
      <w:tr w:rsidR="009E73F9" w14:paraId="3A0BF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1F63C" w14:textId="77777777" w:rsidR="009E73F9" w:rsidRDefault="00000000">
            <w:r>
              <w:rPr>
                <w:sz w:val="20"/>
                <w:szCs w:val="20"/>
              </w:rPr>
              <w:t>stripeConnectId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02754"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17896" w14:textId="77777777" w:rsidR="009E73F9" w:rsidRDefault="00000000">
            <w:r>
              <w:rPr>
                <w:sz w:val="20"/>
                <w:szCs w:val="20"/>
              </w:rPr>
              <w:t>Stripe Connect account ID for receiving Drop revenue. Required before hosting paid Drops. Multiple Accounts may share the same Stripe Connect account.</w:t>
            </w:r>
          </w:p>
        </w:tc>
      </w:tr>
      <w:tr w:rsidR="009E73F9" w14:paraId="32005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EC90D" w14:textId="77777777" w:rsidR="009E73F9" w:rsidRDefault="00000000">
            <w:r>
              <w:rPr>
                <w:sz w:val="20"/>
                <w:szCs w:val="20"/>
              </w:rPr>
              <w:t>subscriptionPlan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3FE4B" w14:textId="77777777" w:rsidR="009E73F9" w:rsidRDefault="00000000">
            <w:r>
              <w:rPr>
                <w:sz w:val="20"/>
                <w:szCs w:val="20"/>
              </w:rPr>
              <w:t>Enum: Free | Plus | Pro | Enterprise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F65C6" w14:textId="77777777" w:rsidR="009E73F9" w:rsidRDefault="00000000">
            <w:r>
              <w:rPr>
                <w:sz w:val="20"/>
                <w:szCs w:val="20"/>
              </w:rPr>
              <w:t>The Nigh subscription tier for this Account. Each Account holds its own subscription independently.</w:t>
            </w:r>
          </w:p>
        </w:tc>
      </w:tr>
      <w:tr w:rsidR="009E73F9" w14:paraId="197B9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FDC77" w14:textId="77777777" w:rsidR="009E73F9" w:rsidRDefault="00000000">
            <w:r>
              <w:rPr>
                <w:sz w:val="20"/>
                <w:szCs w:val="20"/>
              </w:rPr>
              <w:t>subscriptionBillingId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9948E"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4BE77" w14:textId="77777777" w:rsidR="009E73F9" w:rsidRDefault="00000000">
            <w:r>
              <w:rPr>
                <w:sz w:val="20"/>
                <w:szCs w:val="20"/>
              </w:rPr>
              <w:t>Stripe Customer record for paying Nigh's subscription fee. Per-Account. Multiple Accounts may share the same payment method.</w:t>
            </w:r>
          </w:p>
        </w:tc>
      </w:tr>
    </w:tbl>
    <w:p w14:paraId="360A1150" w14:textId="77777777" w:rsidR="009E73F9" w:rsidRDefault="009E73F9">
      <w:pPr>
        <w:spacing w:after="80"/>
      </w:pPr>
    </w:p>
    <w:p w14:paraId="3B470C4B" w14:textId="77777777" w:rsidR="009E73F9" w:rsidRDefault="00000000">
      <w:pPr>
        <w:spacing w:after="120"/>
      </w:pPr>
      <w:r>
        <w:rPr>
          <w:b/>
          <w:bCs/>
        </w:rPr>
        <w:t>Key Rules:</w:t>
      </w:r>
    </w:p>
    <w:p w14:paraId="2FAF781B" w14:textId="77777777" w:rsidR="009E73F9" w:rsidRDefault="00000000">
      <w:pPr>
        <w:pStyle w:val="ListParagraph"/>
        <w:numPr>
          <w:ilvl w:val="0"/>
          <w:numId w:val="2"/>
        </w:numPr>
        <w:spacing w:after="60"/>
      </w:pPr>
      <w:r>
        <w:lastRenderedPageBreak/>
        <w:t>Multiple Accounts may share the same underlying Stripe Connect account or bank account. The payout destination is a configuration detail, not a uniqueness constraint.</w:t>
      </w:r>
    </w:p>
    <w:p w14:paraId="799F7BFF" w14:textId="77777777" w:rsidR="009E73F9" w:rsidRDefault="00000000">
      <w:pPr>
        <w:pStyle w:val="ListParagraph"/>
        <w:numPr>
          <w:ilvl w:val="0"/>
          <w:numId w:val="2"/>
        </w:numPr>
        <w:spacing w:after="60"/>
      </w:pPr>
      <w:r>
        <w:t>Transactions are always attributed to the Account that hosted the Drop, regardless of shared Stripe accounts.</w:t>
      </w:r>
    </w:p>
    <w:p w14:paraId="7664DDD2" w14:textId="77777777" w:rsidR="009E73F9" w:rsidRDefault="00000000">
      <w:pPr>
        <w:pStyle w:val="ListParagraph"/>
        <w:numPr>
          <w:ilvl w:val="0"/>
          <w:numId w:val="2"/>
        </w:numPr>
        <w:spacing w:after="60"/>
      </w:pPr>
      <w:r>
        <w:t>Multiple Accounts owned by the same person or business may be on different subscription tiers.</w:t>
      </w:r>
    </w:p>
    <w:p w14:paraId="169EA89E" w14:textId="77777777" w:rsidR="009E73F9" w:rsidRDefault="00000000">
      <w:pPr>
        <w:pStyle w:val="ListParagraph"/>
        <w:numPr>
          <w:ilvl w:val="0"/>
          <w:numId w:val="2"/>
        </w:numPr>
        <w:spacing w:after="60"/>
      </w:pPr>
      <w:r>
        <w:t>The subscription invoice is issued to and owned by the Account, not the Org.</w:t>
      </w:r>
    </w:p>
    <w:p w14:paraId="5FB77B74" w14:textId="77777777" w:rsidR="009E73F9" w:rsidRDefault="009E73F9">
      <w:pPr>
        <w:spacing w:after="80"/>
      </w:pPr>
    </w:p>
    <w:p w14:paraId="1D080AFA" w14:textId="77777777" w:rsidR="009E73F9" w:rsidRDefault="00000000">
      <w:pPr>
        <w:pStyle w:val="Heading3"/>
      </w:pPr>
      <w:bookmarkStart w:id="19" w:name="_Toc228879352"/>
      <w:r>
        <w:t>2.1.3 Org Configuration Taxonomy</w:t>
      </w:r>
      <w:bookmarkEnd w:id="19"/>
    </w:p>
    <w:p w14:paraId="5899D9A2" w14:textId="77777777" w:rsidR="009E73F9" w:rsidRDefault="00000000">
      <w:pPr>
        <w:spacing w:after="120"/>
      </w:pPr>
      <w:r>
        <w:t>The nav label shown in the Host app is computed dynamically from the Org's Account composition. This determines UI rendering and navigation behavior:</w:t>
      </w:r>
    </w:p>
    <w:p w14:paraId="213EFA4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E73F9" w14:paraId="54886C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813B116" w14:textId="77777777" w:rsidR="009E73F9" w:rsidRDefault="00000000">
            <w:r>
              <w:rPr>
                <w:b/>
                <w:bCs/>
                <w:sz w:val="20"/>
                <w:szCs w:val="20"/>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7D5D2D" w14:textId="77777777" w:rsidR="009E73F9" w:rsidRDefault="00000000">
            <w:r>
              <w:rPr>
                <w:b/>
                <w:bCs/>
                <w:sz w:val="20"/>
                <w:szCs w:val="20"/>
              </w:rPr>
              <w:t>Nav Label</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26C6C6D" w14:textId="77777777" w:rsidR="009E73F9" w:rsidRDefault="00000000">
            <w:r>
              <w:rPr>
                <w:b/>
                <w:bCs/>
                <w:sz w:val="20"/>
                <w:szCs w:val="20"/>
              </w:rPr>
              <w:t>Example</w:t>
            </w:r>
          </w:p>
        </w:tc>
      </w:tr>
      <w:tr w:rsidR="009E73F9" w14:paraId="243D39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23709" w14:textId="77777777" w:rsidR="009E73F9" w:rsidRDefault="00000000">
            <w:r>
              <w:rPr>
                <w:sz w:val="20"/>
                <w:szCs w:val="20"/>
              </w:rPr>
              <w:t>1 Place,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609D9"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47871" w14:textId="77777777" w:rsidR="009E73F9" w:rsidRDefault="00000000">
            <w:r>
              <w:rPr>
                <w:sz w:val="20"/>
                <w:szCs w:val="20"/>
              </w:rPr>
              <w:t>Local cafe, single-location salon</w:t>
            </w:r>
          </w:p>
        </w:tc>
      </w:tr>
      <w:tr w:rsidR="009E73F9" w14:paraId="52F4F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E6002" w14:textId="77777777" w:rsidR="009E73F9" w:rsidRDefault="00000000">
            <w:r>
              <w:rPr>
                <w:sz w:val="20"/>
                <w:szCs w:val="20"/>
              </w:rPr>
              <w:t>2+ Places,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608F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2B635" w14:textId="77777777" w:rsidR="009E73F9" w:rsidRDefault="00000000">
            <w:r>
              <w:rPr>
                <w:sz w:val="20"/>
                <w:szCs w:val="20"/>
              </w:rPr>
              <w:t>Restaurant group with multiple locations</w:t>
            </w:r>
          </w:p>
        </w:tc>
      </w:tr>
      <w:tr w:rsidR="009E73F9" w14:paraId="203C81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9AAEC" w14:textId="77777777" w:rsidR="009E73F9" w:rsidRDefault="00000000">
            <w:r>
              <w:rPr>
                <w:sz w:val="20"/>
                <w:szCs w:val="20"/>
              </w:rPr>
              <w:t>1 Brand or 1 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EEDE3"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8E240" w14:textId="77777777" w:rsidR="009E73F9" w:rsidRDefault="00000000">
            <w:r>
              <w:rPr>
                <w:sz w:val="20"/>
                <w:szCs w:val="20"/>
              </w:rPr>
              <w:t>Fitness influencer, single food truck</w:t>
            </w:r>
          </w:p>
        </w:tc>
      </w:tr>
      <w:tr w:rsidR="009E73F9" w14:paraId="066ABF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B13D7" w14:textId="77777777" w:rsidR="009E73F9" w:rsidRDefault="00000000">
            <w:r>
              <w:rPr>
                <w:sz w:val="20"/>
                <w:szCs w:val="20"/>
              </w:rPr>
              <w:t>2+ Brand/Mobile,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4F72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A30B0" w14:textId="77777777" w:rsidR="009E73F9" w:rsidRDefault="00000000">
            <w:r>
              <w:rPr>
                <w:sz w:val="20"/>
                <w:szCs w:val="20"/>
              </w:rPr>
              <w:t>Multi-concept creator, food truck fleet</w:t>
            </w:r>
          </w:p>
        </w:tc>
      </w:tr>
      <w:tr w:rsidR="009E73F9" w14:paraId="0E4BF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1A376" w14:textId="77777777" w:rsidR="009E73F9" w:rsidRDefault="00000000">
            <w:r>
              <w:rPr>
                <w:sz w:val="20"/>
                <w:szCs w:val="20"/>
              </w:rPr>
              <w:t>Mixed (any Brand/Mobile + any Place)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8B96A"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DDF4A" w14:textId="77777777" w:rsidR="009E73F9" w:rsidRDefault="00000000">
            <w:r>
              <w:rPr>
                <w:sz w:val="20"/>
                <w:szCs w:val="20"/>
              </w:rPr>
              <w:t>Centro Boulder (brand + taproom), Nike (brand + flagship stores)</w:t>
            </w:r>
          </w:p>
        </w:tc>
      </w:tr>
    </w:tbl>
    <w:p w14:paraId="12E3111B" w14:textId="77777777" w:rsidR="009E73F9" w:rsidRDefault="009E73F9">
      <w:pPr>
        <w:spacing w:after="80"/>
      </w:pPr>
    </w:p>
    <w:p w14:paraId="2C13F979" w14:textId="77777777" w:rsidR="009E73F9" w:rsidRDefault="00000000">
      <w:pPr>
        <w:spacing w:after="120"/>
      </w:pPr>
      <w:r>
        <w:rPr>
          <w:b/>
          <w:bCs/>
        </w:rPr>
        <w:t>Single-Account Fast Path:</w:t>
      </w:r>
    </w:p>
    <w:p w14:paraId="1556676F" w14:textId="77777777" w:rsidR="009E73F9" w:rsidRDefault="00000000">
      <w:pPr>
        <w:spacing w:after="120"/>
      </w:pPr>
      <w:r>
        <w:t>Organizations with exactly one Account skip the Accounts list screen entirely. Tapping "Accounts" (or the dynamically computed label) in the navigation goes directly to that Account's detail page. This eliminates an unnecessary navigation step for the majority of businesses.</w:t>
      </w:r>
    </w:p>
    <w:p w14:paraId="2ECAC3F3" w14:textId="77777777" w:rsidR="009E73F9" w:rsidRDefault="009E73F9">
      <w:pPr>
        <w:spacing w:after="80"/>
      </w:pPr>
    </w:p>
    <w:p w14:paraId="33CC04B7" w14:textId="77777777" w:rsidR="009E73F9" w:rsidRDefault="00000000">
      <w:pPr>
        <w:pStyle w:val="Heading3"/>
      </w:pPr>
      <w:bookmarkStart w:id="20" w:name="_Toc228879353"/>
      <w:r>
        <w:t>2.1.4 Drop Location vs. Account Address</w:t>
      </w:r>
      <w:bookmarkEnd w:id="20"/>
    </w:p>
    <w:p w14:paraId="34DDA63D" w14:textId="77777777" w:rsidR="009E73F9" w:rsidRDefault="00000000">
      <w:pPr>
        <w:spacing w:after="120"/>
      </w:pPr>
      <w:r>
        <w:t>This distinction is fundamental and must be understood clearly:</w:t>
      </w:r>
    </w:p>
    <w:p w14:paraId="363F501F" w14:textId="77777777" w:rsidR="009E73F9" w:rsidRDefault="00000000">
      <w:pPr>
        <w:pStyle w:val="ListParagraph"/>
        <w:numPr>
          <w:ilvl w:val="0"/>
          <w:numId w:val="2"/>
        </w:numPr>
        <w:spacing w:after="60"/>
      </w:pPr>
      <w:r>
        <w:t>Drop Location is always a field on the Drop record, not on the Account record.</w:t>
      </w:r>
    </w:p>
    <w:p w14:paraId="35F1868F" w14:textId="77777777" w:rsidR="009E73F9" w:rsidRDefault="00000000">
      <w:pPr>
        <w:pStyle w:val="ListParagraph"/>
        <w:numPr>
          <w:ilvl w:val="0"/>
          <w:numId w:val="2"/>
        </w:numPr>
        <w:spacing w:after="60"/>
      </w:pPr>
      <w:r>
        <w:t>Drop Location is independent of the Account's business address.</w:t>
      </w:r>
    </w:p>
    <w:p w14:paraId="0DC3F8DD" w14:textId="77777777" w:rsidR="009E73F9" w:rsidRDefault="00000000">
      <w:pPr>
        <w:pStyle w:val="ListParagraph"/>
        <w:numPr>
          <w:ilvl w:val="0"/>
          <w:numId w:val="2"/>
        </w:numPr>
        <w:spacing w:after="60"/>
      </w:pPr>
      <w:r>
        <w:t>Any verified host may hold a Drop at any physical address. A Place Account is not restricted to its own address.</w:t>
      </w:r>
    </w:p>
    <w:p w14:paraId="322EF2C1" w14:textId="77777777" w:rsidR="009E73F9" w:rsidRDefault="00000000">
      <w:pPr>
        <w:pStyle w:val="ListParagraph"/>
        <w:numPr>
          <w:ilvl w:val="0"/>
          <w:numId w:val="2"/>
        </w:numPr>
        <w:spacing w:after="60"/>
      </w:pPr>
      <w:r>
        <w:t>For Place Accounts: the Account's verified address is the default Drop Location, pre-populated in the creation flow. The host can override this for any individual Drop (e.g., a restaurant hosting a farm dinner at a different venue).</w:t>
      </w:r>
    </w:p>
    <w:p w14:paraId="4E239FFE" w14:textId="77777777" w:rsidR="009E73F9" w:rsidRDefault="00000000">
      <w:pPr>
        <w:pStyle w:val="ListParagraph"/>
        <w:numPr>
          <w:ilvl w:val="0"/>
          <w:numId w:val="2"/>
        </w:numPr>
        <w:spacing w:after="60"/>
      </w:pPr>
      <w:r>
        <w:t>For Mobile and Brand Accounts: there is no default. The host must select from the Saved Venue Roster or enter a new address for every Drop.</w:t>
      </w:r>
    </w:p>
    <w:p w14:paraId="47BDB0DC" w14:textId="77777777" w:rsidR="009E73F9" w:rsidRDefault="00000000">
      <w:pPr>
        <w:pStyle w:val="ListParagraph"/>
        <w:numPr>
          <w:ilvl w:val="0"/>
          <w:numId w:val="2"/>
        </w:numPr>
        <w:spacing w:after="60"/>
      </w:pPr>
      <w:r>
        <w:t>The Drop record stores: drop.venueAddress (full address), drop.venueOrgId (optional, nullable; populated if the venue is itself a Nigh Account), drop.locationStatus ("confirmed" in v1; "tbd" defined in schema for future Surprise Drops).</w:t>
      </w:r>
    </w:p>
    <w:p w14:paraId="5336BCBD" w14:textId="77777777" w:rsidR="009E73F9" w:rsidRDefault="009E73F9">
      <w:pPr>
        <w:spacing w:after="80"/>
      </w:pPr>
    </w:p>
    <w:p w14:paraId="75F3902C" w14:textId="77777777" w:rsidR="009E73F9" w:rsidRDefault="00000000">
      <w:pPr>
        <w:pStyle w:val="Heading3"/>
      </w:pPr>
      <w:bookmarkStart w:id="21" w:name="_Toc228879354"/>
      <w:r>
        <w:lastRenderedPageBreak/>
        <w:t>2.1.5 Saved Venue Roster (Mobile/Brand Accounts)</w:t>
      </w:r>
      <w:bookmarkEnd w:id="21"/>
    </w:p>
    <w:p w14:paraId="1BEEEF4F" w14:textId="77777777" w:rsidR="009E73F9" w:rsidRDefault="00000000">
      <w:pPr>
        <w:spacing w:after="120"/>
      </w:pPr>
      <w:r>
        <w:t>The Saved Venue Roster is a reusable address book available to Mobile and Brand Accounts. It stores frequently-used Drop locations for quick selection during Drop creation. Key characteristics:</w:t>
      </w:r>
    </w:p>
    <w:p w14:paraId="385F5ED3" w14:textId="77777777" w:rsidR="009E73F9" w:rsidRDefault="00000000">
      <w:pPr>
        <w:pStyle w:val="ListParagraph"/>
        <w:numPr>
          <w:ilvl w:val="0"/>
          <w:numId w:val="2"/>
        </w:numPr>
        <w:spacing w:after="60"/>
      </w:pPr>
      <w:r>
        <w:t>Entries have no handle, no followers, and no consumer-facing profile. They are purely operational convenience.</w:t>
      </w:r>
    </w:p>
    <w:p w14:paraId="3DC5962D" w14:textId="77777777" w:rsidR="009E73F9" w:rsidRDefault="00000000">
      <w:pPr>
        <w:pStyle w:val="ListParagraph"/>
        <w:numPr>
          <w:ilvl w:val="0"/>
          <w:numId w:val="2"/>
        </w:numPr>
        <w:spacing w:after="60"/>
      </w:pPr>
      <w:r>
        <w:t>Each entry stores: name (friendly label), full address, optional notes (e.g., "parking in back", "use side entrance").</w:t>
      </w:r>
    </w:p>
    <w:p w14:paraId="601F07CC" w14:textId="77777777" w:rsidR="009E73F9" w:rsidRDefault="00000000">
      <w:pPr>
        <w:pStyle w:val="ListParagraph"/>
        <w:numPr>
          <w:ilvl w:val="0"/>
          <w:numId w:val="2"/>
        </w:numPr>
        <w:spacing w:after="60"/>
      </w:pPr>
      <w:r>
        <w:t>Entries are Account-scoped (not Org-scoped). Each Account maintains its own roster.</w:t>
      </w:r>
    </w:p>
    <w:p w14:paraId="217B19F1" w14:textId="77777777" w:rsidR="009E73F9" w:rsidRDefault="00000000">
      <w:pPr>
        <w:pStyle w:val="ListParagraph"/>
        <w:numPr>
          <w:ilvl w:val="0"/>
          <w:numId w:val="2"/>
        </w:numPr>
        <w:spacing w:after="60"/>
      </w:pPr>
      <w:r>
        <w:t>There is no limit on the number of saved venues.</w:t>
      </w:r>
    </w:p>
    <w:p w14:paraId="0A9EFD8F" w14:textId="77777777" w:rsidR="009E73F9" w:rsidRDefault="00000000">
      <w:pPr>
        <w:pStyle w:val="ListParagraph"/>
        <w:numPr>
          <w:ilvl w:val="0"/>
          <w:numId w:val="2"/>
        </w:numPr>
        <w:spacing w:after="60"/>
      </w:pPr>
      <w:r>
        <w:t>Place Accounts do not have a Saved Venue Roster; their address is their default location.</w:t>
      </w:r>
    </w:p>
    <w:p w14:paraId="1072039C" w14:textId="77777777" w:rsidR="009E73F9" w:rsidRDefault="009E73F9">
      <w:pPr>
        <w:spacing w:after="80"/>
      </w:pPr>
    </w:p>
    <w:p w14:paraId="0101350B" w14:textId="77777777" w:rsidR="009E73F9" w:rsidRDefault="00000000">
      <w:pPr>
        <w:pStyle w:val="Heading3"/>
      </w:pPr>
      <w:bookmarkStart w:id="22" w:name="_Toc228879355"/>
      <w:r>
        <w:t>2.1.6 Venues and Venue Zones</w:t>
      </w:r>
      <w:bookmarkEnd w:id="22"/>
    </w:p>
    <w:p w14:paraId="265C9168" w14:textId="77777777" w:rsidR="009E73F9" w:rsidRDefault="00000000">
      <w:pPr>
        <w:spacing w:after="120"/>
      </w:pPr>
      <w:r>
        <w:t>Venues are the physical locations where Drops occur. A Venue may be a standalone address or a saved entry in the Venue Roster. Venue Zones are named areas within a single Venue, used for operational targeting:</w:t>
      </w:r>
    </w:p>
    <w:p w14:paraId="48431547" w14:textId="77777777" w:rsidR="009E73F9" w:rsidRDefault="00000000">
      <w:pPr>
        <w:pStyle w:val="ListParagraph"/>
        <w:numPr>
          <w:ilvl w:val="0"/>
          <w:numId w:val="2"/>
        </w:numPr>
        <w:spacing w:after="60"/>
      </w:pPr>
      <w:r>
        <w:t>Venue Zone examples: "Main Stage", "VIP Area", "Patio", "Studio B", "East Wing".</w:t>
      </w:r>
    </w:p>
    <w:p w14:paraId="5094299C" w14:textId="77777777" w:rsidR="009E73F9" w:rsidRDefault="00000000">
      <w:pPr>
        <w:pStyle w:val="ListParagraph"/>
        <w:numPr>
          <w:ilvl w:val="0"/>
          <w:numId w:val="2"/>
        </w:numPr>
        <w:spacing w:after="60"/>
      </w:pPr>
      <w:r>
        <w:t>Venue Zones are operational tools only. They have no consumer-facing identity: no handle, no followers, no profile page, no independent branding.</w:t>
      </w:r>
    </w:p>
    <w:p w14:paraId="5F0D1B9D" w14:textId="77777777" w:rsidR="009E73F9" w:rsidRDefault="00000000">
      <w:pPr>
        <w:pStyle w:val="ListParagraph"/>
        <w:numPr>
          <w:ilvl w:val="0"/>
          <w:numId w:val="2"/>
        </w:numPr>
        <w:spacing w:after="60"/>
      </w:pPr>
      <w:r>
        <w:t>Venue Zones are used by the host to assign Drops to specific areas within a large venue (e.g., a festival with multiple stages, a hotel with multiple event spaces).</w:t>
      </w:r>
    </w:p>
    <w:p w14:paraId="14E93CFD" w14:textId="77777777" w:rsidR="009E73F9" w:rsidRDefault="00000000">
      <w:pPr>
        <w:pStyle w:val="ListParagraph"/>
        <w:numPr>
          <w:ilvl w:val="0"/>
          <w:numId w:val="2"/>
        </w:numPr>
        <w:spacing w:after="60"/>
      </w:pPr>
      <w:r>
        <w:t>The UI label for this feature in the Host app and Enterprise Web App is "Drop Locations" (not "Venue Zones").</w:t>
      </w:r>
    </w:p>
    <w:p w14:paraId="52D57F6A" w14:textId="77777777" w:rsidR="009E73F9" w:rsidRDefault="009E73F9">
      <w:pPr>
        <w:spacing w:after="80"/>
      </w:pPr>
    </w:p>
    <w:p w14:paraId="6385E69D" w14:textId="77777777" w:rsidR="009E73F9" w:rsidRDefault="00000000">
      <w:pPr>
        <w:spacing w:after="120"/>
      </w:pPr>
      <w:r>
        <w:rPr>
          <w:b/>
          <w:bCs/>
        </w:rPr>
        <w:t>Acceptance Criteria:</w:t>
      </w:r>
    </w:p>
    <w:p w14:paraId="22ECFE76" w14:textId="77777777" w:rsidR="009E73F9" w:rsidRDefault="00000000">
      <w:pPr>
        <w:pStyle w:val="ListParagraph"/>
        <w:numPr>
          <w:ilvl w:val="0"/>
          <w:numId w:val="2"/>
        </w:numPr>
        <w:spacing w:after="60"/>
      </w:pPr>
      <w:r>
        <w:t>Foreign keys enforce Org → Account relationships. Every Account belongs to exactly one Org.</w:t>
      </w:r>
    </w:p>
    <w:p w14:paraId="78EABE25" w14:textId="77777777" w:rsidR="009E73F9" w:rsidRDefault="00000000">
      <w:pPr>
        <w:pStyle w:val="ListParagraph"/>
        <w:numPr>
          <w:ilvl w:val="0"/>
          <w:numId w:val="2"/>
        </w:numPr>
        <w:spacing w:after="60"/>
      </w:pPr>
      <w:r>
        <w:t>Account address can be changed with Nigh Support approval (to prevent abuse). Address changes do not affect existing Drops.</w:t>
      </w:r>
    </w:p>
    <w:p w14:paraId="608D8401" w14:textId="77777777" w:rsidR="009E73F9" w:rsidRDefault="00000000">
      <w:pPr>
        <w:pStyle w:val="ListParagraph"/>
        <w:numPr>
          <w:ilvl w:val="0"/>
          <w:numId w:val="2"/>
        </w:numPr>
        <w:spacing w:after="60"/>
      </w:pPr>
      <w:r>
        <w:t>Each Drop has exactly one Venue (address). The Venue is stored on the Drop record.</w:t>
      </w:r>
    </w:p>
    <w:p w14:paraId="300E103A" w14:textId="77777777" w:rsidR="009E73F9" w:rsidRDefault="00000000">
      <w:pPr>
        <w:pStyle w:val="ListParagraph"/>
        <w:numPr>
          <w:ilvl w:val="0"/>
          <w:numId w:val="2"/>
        </w:numPr>
        <w:spacing w:after="60"/>
      </w:pPr>
      <w:r>
        <w:t>Multiple Accounts may share the same Venue address (e.g., multiple brands hosting at the same festival grounds).</w:t>
      </w:r>
    </w:p>
    <w:p w14:paraId="26915032" w14:textId="77777777" w:rsidR="009E73F9" w:rsidRDefault="00000000">
      <w:pPr>
        <w:pStyle w:val="ListParagraph"/>
        <w:numPr>
          <w:ilvl w:val="0"/>
          <w:numId w:val="2"/>
        </w:numPr>
        <w:spacing w:after="60"/>
      </w:pPr>
      <w:r>
        <w:t>Subscriptions and payouts are always per-Account. There is no Org-level subscription or payout.</w:t>
      </w:r>
    </w:p>
    <w:p w14:paraId="2FBE60D0" w14:textId="77777777" w:rsidR="009E73F9" w:rsidRDefault="00000000">
      <w:pPr>
        <w:pStyle w:val="ListParagraph"/>
        <w:numPr>
          <w:ilvl w:val="0"/>
          <w:numId w:val="2"/>
        </w:numPr>
        <w:spacing w:after="60"/>
      </w:pPr>
      <w:r>
        <w:t>Venue Zones have no independent identity. They cannot be followed, searched, or linked to independently.</w:t>
      </w:r>
    </w:p>
    <w:p w14:paraId="3594CC74" w14:textId="77777777" w:rsidR="009E73F9" w:rsidRDefault="009E73F9">
      <w:pPr>
        <w:spacing w:after="80"/>
      </w:pPr>
    </w:p>
    <w:p w14:paraId="28743D28" w14:textId="77777777" w:rsidR="009E73F9" w:rsidRDefault="00000000">
      <w:r>
        <w:br w:type="page"/>
      </w:r>
    </w:p>
    <w:p w14:paraId="0E5AF828" w14:textId="77777777" w:rsidR="009E73F9" w:rsidRDefault="00000000">
      <w:pPr>
        <w:pStyle w:val="Heading2"/>
      </w:pPr>
      <w:bookmarkStart w:id="23" w:name="_Toc228879356"/>
      <w:r>
        <w:lastRenderedPageBreak/>
        <w:t>2.2 Enterprise</w:t>
      </w:r>
      <w:bookmarkEnd w:id="23"/>
    </w:p>
    <w:p w14:paraId="52EEDB17" w14:textId="77777777" w:rsidR="009E73F9" w:rsidRDefault="00000000">
      <w:pPr>
        <w:spacing w:after="120"/>
      </w:pPr>
      <w:r>
        <w:t>An Enterprise is an optional grouping layer for multi-location businesses or corporate owners managing multiple Organizations under a single oversight layer. It is a reporting and administrative overlay, not an operational entity. An Enterprise does not replace Orgs; it acts as a layer above them.</w:t>
      </w:r>
    </w:p>
    <w:p w14:paraId="3057E2EA" w14:textId="77777777" w:rsidR="009E73F9" w:rsidRDefault="009E73F9">
      <w:pPr>
        <w:spacing w:after="80"/>
      </w:pPr>
    </w:p>
    <w:p w14:paraId="36A8F184" w14:textId="77777777" w:rsidR="009E73F9" w:rsidRDefault="00000000">
      <w:pPr>
        <w:pStyle w:val="Heading3"/>
      </w:pPr>
      <w:bookmarkStart w:id="24" w:name="_Toc228879357"/>
      <w:r>
        <w:t>2.2.1 Enterprise Capabilities (v1)</w:t>
      </w:r>
      <w:bookmarkEnd w:id="24"/>
    </w:p>
    <w:p w14:paraId="0A462BE0" w14:textId="77777777" w:rsidR="009E73F9" w:rsidRDefault="00000000">
      <w:pPr>
        <w:pStyle w:val="ListParagraph"/>
        <w:numPr>
          <w:ilvl w:val="0"/>
          <w:numId w:val="2"/>
        </w:numPr>
        <w:spacing w:after="60"/>
      </w:pPr>
      <w:r>
        <w:t>View the list of owned/member Orgs and their Accounts.</w:t>
      </w:r>
    </w:p>
    <w:p w14:paraId="410DD876" w14:textId="77777777" w:rsidR="009E73F9" w:rsidRDefault="00000000">
      <w:pPr>
        <w:pStyle w:val="ListParagraph"/>
        <w:numPr>
          <w:ilvl w:val="0"/>
          <w:numId w:val="2"/>
        </w:numPr>
        <w:spacing w:after="60"/>
      </w:pPr>
      <w:r>
        <w:t>View an aggregate dashboard across all member Orgs: total reservations, check-ins, revenue, show rate, follower growth.</w:t>
      </w:r>
    </w:p>
    <w:p w14:paraId="4B360786" w14:textId="77777777" w:rsidR="009E73F9" w:rsidRDefault="00000000">
      <w:pPr>
        <w:pStyle w:val="ListParagraph"/>
        <w:numPr>
          <w:ilvl w:val="0"/>
          <w:numId w:val="2"/>
        </w:numPr>
        <w:spacing w:after="60"/>
      </w:pPr>
      <w:r>
        <w:t>Create Drops on behalf of member Brand or Place Accounts via the Drop Host selector (see Section 3.3.12). The Enterprise user selects which Account will own and fulfill the Drop.</w:t>
      </w:r>
    </w:p>
    <w:p w14:paraId="72CB85A8" w14:textId="77777777" w:rsidR="009E73F9" w:rsidRDefault="00000000">
      <w:pPr>
        <w:pStyle w:val="ListParagraph"/>
        <w:numPr>
          <w:ilvl w:val="0"/>
          <w:numId w:val="2"/>
        </w:numPr>
        <w:spacing w:after="60"/>
      </w:pPr>
      <w:r>
        <w:t>Manage Org membership: add or remove Orgs from the Enterprise (with Support assistance in v1).</w:t>
      </w:r>
    </w:p>
    <w:p w14:paraId="04D3600B" w14:textId="77777777" w:rsidR="009E73F9" w:rsidRDefault="009E73F9">
      <w:pPr>
        <w:spacing w:after="80"/>
      </w:pPr>
    </w:p>
    <w:p w14:paraId="3C182996" w14:textId="77777777" w:rsidR="009E73F9" w:rsidRDefault="00000000">
      <w:pPr>
        <w:pStyle w:val="Heading3"/>
      </w:pPr>
      <w:bookmarkStart w:id="25" w:name="_Toc228879358"/>
      <w:r>
        <w:t>2.2.2 Enterprise Limitations (v1)</w:t>
      </w:r>
      <w:bookmarkEnd w:id="25"/>
    </w:p>
    <w:p w14:paraId="0600440D" w14:textId="77777777" w:rsidR="009E73F9" w:rsidRDefault="00000000">
      <w:pPr>
        <w:pStyle w:val="ListParagraph"/>
        <w:numPr>
          <w:ilvl w:val="0"/>
          <w:numId w:val="2"/>
        </w:numPr>
        <w:spacing w:after="60"/>
      </w:pPr>
      <w:r>
        <w:t>Cannot host Drops directly. The Enterprise has no Account, no handle, no followers. It must always select a member Account as the Drop Host.</w:t>
      </w:r>
    </w:p>
    <w:p w14:paraId="533F510E" w14:textId="77777777" w:rsidR="009E73F9" w:rsidRDefault="00000000">
      <w:pPr>
        <w:pStyle w:val="ListParagraph"/>
        <w:numPr>
          <w:ilvl w:val="0"/>
          <w:numId w:val="2"/>
        </w:numPr>
        <w:spacing w:after="60"/>
      </w:pPr>
      <w:r>
        <w:t>Cannot maintain its own Stripe accounts or subscriptions. All financial relationships are at the Account level.</w:t>
      </w:r>
    </w:p>
    <w:p w14:paraId="3F1577FA" w14:textId="77777777" w:rsidR="009E73F9" w:rsidRDefault="00000000">
      <w:pPr>
        <w:pStyle w:val="ListParagraph"/>
        <w:numPr>
          <w:ilvl w:val="0"/>
          <w:numId w:val="2"/>
        </w:numPr>
        <w:spacing w:after="60"/>
      </w:pPr>
      <w:r>
        <w:t>Cannot override Account-level permissions. If an Account's subscription tier does not allow a feature, the Enterprise cannot grant it.</w:t>
      </w:r>
    </w:p>
    <w:p w14:paraId="35A88F42" w14:textId="77777777" w:rsidR="009E73F9" w:rsidRDefault="00000000">
      <w:pPr>
        <w:pStyle w:val="ListParagraph"/>
        <w:numPr>
          <w:ilvl w:val="0"/>
          <w:numId w:val="2"/>
        </w:numPr>
        <w:spacing w:after="60"/>
      </w:pPr>
      <w:r>
        <w:t>Web-only access. The Enterprise dashboard is not available in the mobile Host app.</w:t>
      </w:r>
    </w:p>
    <w:p w14:paraId="1E8C9DDC" w14:textId="77777777" w:rsidR="009E73F9" w:rsidRDefault="00000000">
      <w:pPr>
        <w:pStyle w:val="ListParagraph"/>
        <w:numPr>
          <w:ilvl w:val="0"/>
          <w:numId w:val="2"/>
        </w:numPr>
        <w:spacing w:after="60"/>
      </w:pPr>
      <w:r>
        <w:t>Enterprise creation is managed by Nigh Support only. There is no self-service Enterprise creation in v1.</w:t>
      </w:r>
    </w:p>
    <w:p w14:paraId="1390D452" w14:textId="77777777" w:rsidR="009E73F9" w:rsidRDefault="009E73F9">
      <w:pPr>
        <w:spacing w:after="80"/>
      </w:pPr>
    </w:p>
    <w:p w14:paraId="362E07A2" w14:textId="77777777" w:rsidR="009E73F9" w:rsidRDefault="00000000">
      <w:pPr>
        <w:pStyle w:val="Heading3"/>
      </w:pPr>
      <w:bookmarkStart w:id="26" w:name="_Toc228879359"/>
      <w:r>
        <w:t>2.2.3 Data Ownership</w:t>
      </w:r>
      <w:bookmarkEnd w:id="26"/>
    </w:p>
    <w:p w14:paraId="1EE7B462" w14:textId="77777777" w:rsidR="009E73F9" w:rsidRDefault="00000000">
      <w:pPr>
        <w:spacing w:after="120"/>
      </w:pPr>
      <w:r>
        <w:t>The Enterprise owns consumer data across its member Orgs. A Consumer who follows multiple Orgs within the same Enterprise is one deduplicated record at the Enterprise level. This enables cross-Org analytics (e.g., "how many unique consumers attended Drops across all our locations this month"). Privacy disclosure must inform consumers that their data is shared across the Enterprise's member Orgs. This disclosure is presented during checkout when the consumer reserves a Drop from an Enterprise-affiliated Account.</w:t>
      </w:r>
    </w:p>
    <w:p w14:paraId="39FFE7F9" w14:textId="77777777" w:rsidR="009E73F9" w:rsidRDefault="009E73F9">
      <w:pPr>
        <w:spacing w:after="80"/>
      </w:pPr>
    </w:p>
    <w:p w14:paraId="2973032A" w14:textId="77777777" w:rsidR="009E73F9" w:rsidRDefault="00000000">
      <w:pPr>
        <w:pStyle w:val="Heading3"/>
      </w:pPr>
      <w:bookmarkStart w:id="27" w:name="_Toc228879360"/>
      <w:r>
        <w:t>2.2.4 Multi-Location Patterns</w:t>
      </w:r>
      <w:bookmarkEnd w:id="27"/>
    </w:p>
    <w:p w14:paraId="3C4D3594" w14:textId="77777777" w:rsidR="009E73F9" w:rsidRDefault="00000000">
      <w:pPr>
        <w:spacing w:after="120"/>
      </w:pPr>
      <w:r>
        <w:t>Nigh supports two distinct patterns for multi-location businesses. The choice depends on whether locations need independent identities:</w:t>
      </w:r>
    </w:p>
    <w:p w14:paraId="790D4801" w14:textId="77777777" w:rsidR="009E73F9" w:rsidRDefault="009E73F9">
      <w:pPr>
        <w:spacing w:after="80"/>
      </w:pPr>
    </w:p>
    <w:p w14:paraId="0D903505" w14:textId="77777777" w:rsidR="009E73F9" w:rsidRDefault="00000000">
      <w:pPr>
        <w:pStyle w:val="ListParagraph"/>
        <w:numPr>
          <w:ilvl w:val="0"/>
          <w:numId w:val="2"/>
        </w:numPr>
        <w:spacing w:after="60"/>
      </w:pPr>
      <w:r>
        <w:rPr>
          <w:b/>
          <w:bCs/>
        </w:rPr>
        <w:t xml:space="preserve">Pattern 1 (Single Org, Venue Zones): </w:t>
      </w:r>
      <w:r>
        <w:t xml:space="preserve">Used by touring events, large venues, and festivals. One Brand Org with one handle and one identity. The Org hosts Drops at </w:t>
        <w:lastRenderedPageBreak/>
        <w:t>various Venue Zones within a single large venue or at different cities on a tour. Venue Zones are operational targeting tools only; they have no consumer-facing identity. Example: A music festival with one @handle creates Drops assigned to "Main Stage", "Food Court", "VIP Lounge". Consumers follow the festival, not the zones.</w:t>
      </w:r>
    </w:p>
    <w:p w14:paraId="704EAE72" w14:textId="77777777" w:rsidR="009E73F9" w:rsidRDefault="009E73F9">
      <w:pPr>
        <w:spacing w:after="80"/>
      </w:pPr>
    </w:p>
    <w:p w14:paraId="15873D02" w14:textId="77777777" w:rsidR="009E73F9" w:rsidRDefault="00000000">
      <w:pPr>
        <w:pStyle w:val="ListParagraph"/>
        <w:numPr>
          <w:ilvl w:val="0"/>
          <w:numId w:val="2"/>
        </w:numPr>
        <w:spacing w:after="60"/>
      </w:pPr>
      <w:r>
        <w:rPr>
          <w:b/>
          <w:bCs/>
        </w:rPr>
        <w:t xml:space="preserve">Pattern 2 (Multiple Orgs, Enterprise): </w:t>
      </w:r>
      <w:r>
        <w:t>Used by restaurant groups, retail chains, and franchises where each location needs its own identity, following, and commerce. Each physical location is its own Account (typically Place Account) with its own handle, subscription, Stripe Connect, followers, and Drop history. The Enterprise provides aggregate reporting and cross-location management. Example: A restaurant group with locations in Denver, Boulder, and Fort Collins. Each has @restaurant-denver, @restaurant-boulder, etc. The Enterprise dashboard shows total revenue across all three.</w:t>
      </w:r>
    </w:p>
    <w:p w14:paraId="003C374B" w14:textId="77777777" w:rsidR="009E73F9" w:rsidRDefault="009E73F9">
      <w:pPr>
        <w:spacing w:after="80"/>
      </w:pPr>
    </w:p>
    <w:p w14:paraId="2121E940" w14:textId="77777777" w:rsidR="009E73F9" w:rsidRDefault="00000000">
      <w:pPr>
        <w:pStyle w:val="Heading3"/>
      </w:pPr>
      <w:bookmarkStart w:id="28" w:name="_Toc228879361"/>
      <w:r>
        <w:t>2.2.5 Joining and Leaving an Enterprise</w:t>
      </w:r>
      <w:bookmarkEnd w:id="28"/>
    </w:p>
    <w:p w14:paraId="2CFE0E26" w14:textId="77777777" w:rsidR="009E73F9" w:rsidRDefault="00000000">
      <w:pPr>
        <w:spacing w:after="120"/>
      </w:pPr>
      <w:r>
        <w:rPr>
          <w:b/>
          <w:bCs/>
        </w:rPr>
        <w:t>Joining:</w:t>
      </w:r>
    </w:p>
    <w:p w14:paraId="29719E20" w14:textId="77777777" w:rsidR="009E73F9" w:rsidRDefault="00000000">
      <w:pPr>
        <w:pStyle w:val="ListParagraph"/>
        <w:numPr>
          <w:ilvl w:val="0"/>
          <w:numId w:val="2"/>
        </w:numPr>
        <w:spacing w:after="60"/>
      </w:pPr>
      <w:r>
        <w:t>All Account data carries over unchanged. Handles, followers, subscriptions, Drop history, guest lists remain with the Account.</w:t>
      </w:r>
    </w:p>
    <w:p w14:paraId="06CBEEB2" w14:textId="77777777" w:rsidR="009E73F9" w:rsidRDefault="00000000">
      <w:pPr>
        <w:pStyle w:val="ListParagraph"/>
        <w:numPr>
          <w:ilvl w:val="0"/>
          <w:numId w:val="2"/>
        </w:numPr>
        <w:spacing w:after="60"/>
      </w:pPr>
      <w:r>
        <w:t>The Enterprise gains visibility into the Org's data (dashboards, consumer deduplication, Drop creation on behalf of).</w:t>
      </w:r>
    </w:p>
    <w:p w14:paraId="5890D790" w14:textId="77777777" w:rsidR="009E73F9" w:rsidRDefault="00000000">
      <w:pPr>
        <w:pStyle w:val="ListParagraph"/>
        <w:numPr>
          <w:ilvl w:val="0"/>
          <w:numId w:val="2"/>
        </w:numPr>
        <w:spacing w:after="60"/>
      </w:pPr>
      <w:r>
        <w:t>No consumer-facing change occurs. Followers are not notified.</w:t>
      </w:r>
    </w:p>
    <w:p w14:paraId="47AA924B" w14:textId="77777777" w:rsidR="009E73F9" w:rsidRDefault="009E73F9">
      <w:pPr>
        <w:spacing w:after="80"/>
      </w:pPr>
    </w:p>
    <w:p w14:paraId="75BB1F0F" w14:textId="77777777" w:rsidR="009E73F9" w:rsidRDefault="00000000">
      <w:pPr>
        <w:spacing w:after="120"/>
      </w:pPr>
      <w:r>
        <w:rPr>
          <w:b/>
          <w:bCs/>
        </w:rPr>
        <w:t>Leaving:</w:t>
      </w:r>
    </w:p>
    <w:p w14:paraId="26A37E28" w14:textId="77777777" w:rsidR="009E73F9" w:rsidRDefault="00000000">
      <w:pPr>
        <w:pStyle w:val="ListParagraph"/>
        <w:numPr>
          <w:ilvl w:val="0"/>
          <w:numId w:val="2"/>
        </w:numPr>
        <w:spacing w:after="60"/>
      </w:pPr>
      <w:r>
        <w:t>All data travels with the Accounts. The Org retains full ownership of its Accounts, followers, history, and subscriptions.</w:t>
      </w:r>
    </w:p>
    <w:p w14:paraId="692B9A2C" w14:textId="77777777" w:rsidR="009E73F9" w:rsidRDefault="00000000">
      <w:pPr>
        <w:pStyle w:val="ListParagraph"/>
        <w:numPr>
          <w:ilvl w:val="0"/>
          <w:numId w:val="2"/>
        </w:numPr>
        <w:spacing w:after="60"/>
      </w:pPr>
      <w:r>
        <w:t>The Enterprise loses ongoing visibility into that Org's data.</w:t>
      </w:r>
    </w:p>
    <w:p w14:paraId="48C67B6D" w14:textId="77777777" w:rsidR="009E73F9" w:rsidRDefault="00000000">
      <w:pPr>
        <w:pStyle w:val="ListParagraph"/>
        <w:numPr>
          <w:ilvl w:val="0"/>
          <w:numId w:val="2"/>
        </w:numPr>
        <w:spacing w:after="60"/>
      </w:pPr>
      <w:r>
        <w:t>Historical snapshots (aggregate data computed while the Org was a member) are preserved in the Enterprise's records for audit purposes.</w:t>
      </w:r>
    </w:p>
    <w:p w14:paraId="0179DE97" w14:textId="77777777" w:rsidR="009E73F9" w:rsidRDefault="00000000">
      <w:pPr>
        <w:pStyle w:val="ListParagraph"/>
        <w:numPr>
          <w:ilvl w:val="0"/>
          <w:numId w:val="2"/>
        </w:numPr>
        <w:spacing w:after="60"/>
      </w:pPr>
      <w:r>
        <w:t>No consumer-facing change occurs.</w:t>
      </w:r>
    </w:p>
    <w:p w14:paraId="3B5D001A" w14:textId="77777777" w:rsidR="009E73F9" w:rsidRDefault="009E73F9">
      <w:pPr>
        <w:spacing w:after="80"/>
      </w:pPr>
    </w:p>
    <w:p w14:paraId="79D9B697" w14:textId="77777777" w:rsidR="009E73F9" w:rsidRDefault="00000000">
      <w:pPr>
        <w:spacing w:after="120"/>
      </w:pPr>
      <w:r>
        <w:rPr>
          <w:b/>
          <w:bCs/>
        </w:rPr>
        <w:t>Acceptance Criteria:</w:t>
      </w:r>
    </w:p>
    <w:p w14:paraId="303EBFA9" w14:textId="77777777" w:rsidR="009E73F9" w:rsidRDefault="00000000">
      <w:pPr>
        <w:pStyle w:val="ListParagraph"/>
        <w:numPr>
          <w:ilvl w:val="0"/>
          <w:numId w:val="2"/>
        </w:numPr>
        <w:spacing w:after="60"/>
      </w:pPr>
      <w:r>
        <w:t>Org data is unaffected by joining or leaving an Enterprise. No data is created, deleted, or modified on the Org or its Accounts.</w:t>
      </w:r>
    </w:p>
    <w:p w14:paraId="724B7329" w14:textId="77777777" w:rsidR="009E73F9" w:rsidRDefault="00000000">
      <w:pPr>
        <w:pStyle w:val="ListParagraph"/>
        <w:numPr>
          <w:ilvl w:val="0"/>
          <w:numId w:val="2"/>
        </w:numPr>
        <w:spacing w:after="60"/>
      </w:pPr>
      <w:r>
        <w:t>Follow relationships survive Enterprise membership changes. Consumers who follow an Account continue to follow it regardless of Enterprise membership.</w:t>
      </w:r>
    </w:p>
    <w:p w14:paraId="538DD1A5" w14:textId="77777777" w:rsidR="009E73F9" w:rsidRDefault="00000000">
      <w:pPr>
        <w:pStyle w:val="ListParagraph"/>
        <w:numPr>
          <w:ilvl w:val="0"/>
          <w:numId w:val="2"/>
        </w:numPr>
        <w:spacing w:after="60"/>
      </w:pPr>
      <w:r>
        <w:t>Adding or removing an Org from an Enterprise requires Nigh Support action in v1. There is no self-service join/leave.</w:t>
      </w:r>
    </w:p>
    <w:p w14:paraId="02B09A69" w14:textId="77777777" w:rsidR="009E73F9" w:rsidRDefault="00000000">
      <w:pPr>
        <w:pStyle w:val="ListParagraph"/>
        <w:numPr>
          <w:ilvl w:val="0"/>
          <w:numId w:val="2"/>
        </w:numPr>
        <w:spacing w:after="60"/>
      </w:pPr>
      <w:r>
        <w:t>Enterprise membership is an Org-level attribute (enterprise_id on the Org record), not an Account-level attribute.</w:t>
      </w:r>
    </w:p>
    <w:p w14:paraId="4C205E19" w14:textId="77777777" w:rsidR="009E73F9" w:rsidRDefault="009E73F9">
      <w:pPr>
        <w:spacing w:after="80"/>
      </w:pPr>
    </w:p>
    <w:p w14:paraId="10C6C884" w14:textId="77777777" w:rsidR="009E73F9" w:rsidRDefault="00000000">
      <w:r>
        <w:br w:type="page"/>
      </w:r>
    </w:p>
    <w:p w14:paraId="35073BDB" w14:textId="77777777" w:rsidR="009E73F9" w:rsidRDefault="00000000">
      <w:pPr>
        <w:pStyle w:val="Heading2"/>
      </w:pPr>
      <w:bookmarkStart w:id="29" w:name="_Toc228879362"/>
      <w:r>
        <w:lastRenderedPageBreak/>
        <w:t>2.3 Drop</w:t>
      </w:r>
      <w:bookmarkEnd w:id="29"/>
    </w:p>
    <w:p w14:paraId="71901A78" w14:textId="77777777" w:rsidR="009E73F9" w:rsidRDefault="00000000">
      <w:pPr>
        <w:spacing w:after="120"/>
      </w:pPr>
      <w:r>
        <w:t>A Drop is the core activation object on Nigh. It represents a time-bound, capacity-constrained opportunity requiring physical presence at a defined Venue. Every Drop belongs to exactly one Host Account and occurs at exactly one Venue.</w:t>
      </w:r>
    </w:p>
    <w:p w14:paraId="40546C99" w14:textId="77777777" w:rsidR="009E73F9" w:rsidRDefault="009E73F9">
      <w:pPr>
        <w:spacing w:after="80"/>
      </w:pPr>
    </w:p>
    <w:p w14:paraId="01D6FEEE" w14:textId="77777777" w:rsidR="009E73F9" w:rsidRDefault="00000000">
      <w:pPr>
        <w:pStyle w:val="Heading3"/>
      </w:pPr>
      <w:bookmarkStart w:id="30" w:name="_Toc228879363"/>
      <w:r>
        <w:t>2.3.1 Drop Core Attributes</w:t>
      </w:r>
      <w:bookmarkEnd w:id="30"/>
    </w:p>
    <w:p w14:paraId="2FFE9FAB" w14:textId="77777777" w:rsidR="009E73F9" w:rsidRDefault="00000000">
      <w:pPr>
        <w:spacing w:after="120"/>
      </w:pPr>
      <w:r>
        <w:t>The following fields define a Drop record:</w:t>
      </w:r>
    </w:p>
    <w:p w14:paraId="5640273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7F5D42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2DF78B"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7E8C07"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CEBE08" w14:textId="77777777" w:rsidR="009E73F9" w:rsidRDefault="00000000">
            <w:r>
              <w:rPr>
                <w:b/>
                <w:bCs/>
                <w:sz w:val="20"/>
                <w:szCs w:val="20"/>
              </w:rPr>
              <w:t>Description</w:t>
            </w:r>
          </w:p>
        </w:tc>
      </w:tr>
      <w:tr w:rsidR="009E73F9" w14:paraId="343D23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78829"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F6BD4"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8832D" w14:textId="77777777" w:rsidR="009E73F9" w:rsidRDefault="00000000">
            <w:r>
              <w:rPr>
                <w:sz w:val="20"/>
                <w:szCs w:val="20"/>
              </w:rPr>
              <w:t>System-generated unique identifier (drop_XXXXXXXX).</w:t>
            </w:r>
          </w:p>
        </w:tc>
      </w:tr>
      <w:tr w:rsidR="009E73F9" w14:paraId="307BD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66B10"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0746"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1E6B1" w14:textId="77777777" w:rsidR="009E73F9" w:rsidRDefault="00000000">
            <w:r>
              <w:rPr>
                <w:sz w:val="20"/>
                <w:szCs w:val="20"/>
              </w:rPr>
              <w:t>The Account that owns and fulfills this Drop. Determines payout destination, follower notifications, and guest data ownership.</w:t>
            </w:r>
          </w:p>
        </w:tc>
      </w:tr>
      <w:tr w:rsidR="009E73F9" w14:paraId="353C86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8D9A" w14:textId="77777777" w:rsidR="009E73F9" w:rsidRDefault="00000000">
            <w:r>
              <w:rPr>
                <w:sz w:val="20"/>
                <w:szCs w:val="20"/>
              </w:rPr>
              <w:t>venueId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20AE9" w14:textId="77777777" w:rsidR="009E73F9" w:rsidRDefault="00000000">
            <w:r>
              <w:rPr>
                <w:sz w:val="20"/>
                <w:szCs w:val="20"/>
              </w:rPr>
              <w:t>FK → Venue,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6ECD" w14:textId="77777777" w:rsidR="009E73F9" w:rsidRDefault="00000000">
            <w:r>
              <w:rPr>
                <w:sz w:val="20"/>
                <w:szCs w:val="20"/>
              </w:rPr>
              <w:t>Reference to the Venue (physical location). Resolved to full address.</w:t>
            </w:r>
          </w:p>
        </w:tc>
      </w:tr>
      <w:tr w:rsidR="009E73F9" w14:paraId="7744C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B7A18"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7E287" w14:textId="77777777" w:rsidR="009E73F9" w:rsidRDefault="00000000">
            <w:r>
              <w:rPr>
                <w:sz w:val="20"/>
                <w:szCs w:val="20"/>
              </w:rPr>
              <w:t>Address object,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A3FF7" w14:textId="77777777" w:rsidR="009E73F9" w:rsidRDefault="00000000">
            <w:r>
              <w:rPr>
                <w:sz w:val="20"/>
                <w:szCs w:val="20"/>
              </w:rPr>
              <w:t>Full physical address where the Drop occurs. Stored denormalized on the Drop record.</w:t>
            </w:r>
          </w:p>
        </w:tc>
      </w:tr>
      <w:tr w:rsidR="009E73F9" w14:paraId="4D2D5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48564" w14:textId="77777777" w:rsidR="009E73F9" w:rsidRDefault="00000000">
            <w:r>
              <w:rPr>
                <w:sz w:val="20"/>
                <w:szCs w:val="20"/>
              </w:rPr>
              <w:t>venueOrgId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E2452" w14:textId="77777777" w:rsidR="009E73F9" w:rsidRDefault="00000000">
            <w:r>
              <w:rPr>
                <w:sz w:val="20"/>
                <w:szCs w:val="20"/>
              </w:rPr>
              <w:t>FK → Account.globalId,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43335" w14:textId="77777777" w:rsidR="009E73F9" w:rsidRDefault="00000000">
            <w:r>
              <w:rPr>
                <w:sz w:val="20"/>
                <w:szCs w:val="20"/>
              </w:rPr>
              <w:t>If the venue is itself a Nigh Account (e.g., a restaurant hosting a brand's Drop), this links to that Account.</w:t>
            </w:r>
          </w:p>
        </w:tc>
      </w:tr>
      <w:tr w:rsidR="009E73F9" w14:paraId="5BFA4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AAFBC" w14:textId="77777777" w:rsidR="009E73F9" w:rsidRDefault="00000000">
            <w:r>
              <w:rPr>
                <w:sz w:val="20"/>
                <w:szCs w:val="20"/>
              </w:rPr>
              <w:t>locationStatus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49DC9" w14:textId="77777777" w:rsidR="009E73F9" w:rsidRDefault="00000000">
            <w:r>
              <w:rPr>
                <w:sz w:val="20"/>
                <w:szCs w:val="20"/>
              </w:rPr>
              <w:t>Enum: confirmed | tbd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5DD5F" w14:textId="77777777" w:rsidR="009E73F9" w:rsidRDefault="00000000">
            <w:r>
              <w:rPr>
                <w:sz w:val="20"/>
                <w:szCs w:val="20"/>
              </w:rPr>
              <w:t>In v1, always "confirmed". "tbd" defined in schema for future Surprise Drops but not exposed.</w:t>
            </w:r>
          </w:p>
        </w:tc>
      </w:tr>
      <w:tr w:rsidR="009E73F9" w14:paraId="7C4D3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BFDDC"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69D9E" w14:textId="77777777" w:rsidR="009E73F9" w:rsidRDefault="00000000">
            <w:r>
              <w:rPr>
                <w:sz w:val="20"/>
                <w:szCs w:val="20"/>
              </w:rPr>
              <w:t>String,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96ED2" w14:textId="77777777" w:rsidR="009E73F9" w:rsidRDefault="00000000">
            <w:r>
              <w:rPr>
                <w:sz w:val="20"/>
                <w:szCs w:val="20"/>
              </w:rPr>
              <w:t>Business category for the Drop (defaults from Account but can be overridden).</w:t>
            </w:r>
          </w:p>
        </w:tc>
      </w:tr>
      <w:tr w:rsidR="009E73F9" w14:paraId="54172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A5A89"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FA6E"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744CD" w14:textId="77777777" w:rsidR="009E73F9" w:rsidRDefault="00000000">
            <w:r>
              <w:rPr>
                <w:sz w:val="20"/>
                <w:szCs w:val="20"/>
              </w:rPr>
              <w:t>Sub-category classification.</w:t>
            </w:r>
          </w:p>
        </w:tc>
      </w:tr>
      <w:tr w:rsidR="009E73F9" w14:paraId="6B537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A3985" w14:textId="77777777" w:rsidR="009E73F9" w:rsidRDefault="00000000">
            <w:r>
              <w:rPr>
                <w:sz w:val="20"/>
                <w:szCs w:val="20"/>
              </w:rPr>
              <w:t>format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D6914" w14:textId="77777777" w:rsidR="009E73F9" w:rsidRDefault="00000000">
            <w:r>
              <w:rPr>
                <w:sz w:val="20"/>
                <w:szCs w:val="20"/>
              </w:rPr>
              <w:t>Enum: Event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4DBDD" w14:textId="77777777" w:rsidR="009E73F9" w:rsidRDefault="00000000">
            <w:r>
              <w:rPr>
                <w:sz w:val="20"/>
                <w:szCs w:val="20"/>
              </w:rPr>
              <w:t>In v1, all Drops are Event (Shared Capacity). Future: Appointment, Group.</w:t>
            </w:r>
          </w:p>
        </w:tc>
      </w:tr>
      <w:tr w:rsidR="009E73F9" w14:paraId="5B4677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BF709" w14:textId="77777777" w:rsidR="009E73F9" w:rsidRDefault="00000000">
            <w:r>
              <w:rPr>
                <w:sz w:val="20"/>
                <w:szCs w:val="20"/>
              </w:rPr>
              <w:t>timingMode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11D77" w14:textId="77777777" w:rsidR="009E73F9" w:rsidRDefault="00000000">
            <w:r>
              <w:rPr>
                <w:sz w:val="20"/>
                <w:szCs w:val="20"/>
              </w:rPr>
              <w:t>Enum: StartTime | ArrivalWindow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42830" w14:textId="77777777" w:rsidR="009E73F9" w:rsidRDefault="00000000">
            <w:r>
              <w:rPr>
                <w:sz w:val="20"/>
                <w:szCs w:val="20"/>
              </w:rPr>
              <w:t>Determines timing fields and purchase cutoff calculation.</w:t>
            </w:r>
          </w:p>
        </w:tc>
      </w:tr>
      <w:tr w:rsidR="009E73F9" w14:paraId="30BDA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82C30" w14:textId="77777777" w:rsidR="009E73F9" w:rsidRDefault="00000000">
            <w:r>
              <w:rPr>
                <w:sz w:val="20"/>
                <w:szCs w:val="20"/>
              </w:rPr>
              <w:t>broadcastStartTime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3F8F6"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2F92B" w14:textId="77777777" w:rsidR="009E73F9" w:rsidRDefault="00000000">
            <w:r>
              <w:rPr>
                <w:sz w:val="20"/>
                <w:szCs w:val="20"/>
              </w:rPr>
              <w:t>When the Drop becomes visible in feed and reservations open (for Live Drops) or countdown begins (for Scheduled Drops).</w:t>
            </w:r>
          </w:p>
        </w:tc>
      </w:tr>
      <w:tr w:rsidR="009E73F9" w14:paraId="171CC7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8E120" w14:textId="77777777" w:rsidR="009E73F9" w:rsidRDefault="00000000">
            <w:r>
              <w:rPr>
                <w:sz w:val="20"/>
                <w:szCs w:val="20"/>
              </w:rPr>
              <w:t>broadcastEndTime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18B14"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13AE1" w14:textId="77777777" w:rsidR="009E73F9" w:rsidRDefault="00000000">
            <w:r>
              <w:rPr>
                <w:sz w:val="20"/>
                <w:szCs w:val="20"/>
              </w:rPr>
              <w:t>When the Drop is removed from the feed. Must be after broadcastStartTime.</w:t>
            </w:r>
          </w:p>
        </w:tc>
      </w:tr>
      <w:tr w:rsidR="009E73F9" w14:paraId="2FBE6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E57B7" w14:textId="77777777" w:rsidR="009E73F9" w:rsidRDefault="00000000">
            <w:r>
              <w:rPr>
                <w:sz w:val="20"/>
                <w:szCs w:val="20"/>
              </w:rPr>
              <w:t>purchaseCutoffTime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7DD0C" w14:textId="77777777" w:rsidR="009E73F9" w:rsidRDefault="00000000">
            <w:r>
              <w:rPr>
                <w:sz w:val="20"/>
                <w:szCs w:val="20"/>
              </w:rPr>
              <w:t>DateTime, computed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7FFD6" w14:textId="77777777" w:rsidR="009E73F9" w:rsidRDefault="00000000">
            <w:r>
              <w:rPr>
                <w:sz w:val="20"/>
                <w:szCs w:val="20"/>
              </w:rPr>
              <w:t>Calculated as: Reference Time minus Purchase Buffer. No new reservations after this time.</w:t>
            </w:r>
          </w:p>
        </w:tc>
      </w:tr>
      <w:tr w:rsidR="009E73F9" w14:paraId="1A26B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7B684" w14:textId="77777777" w:rsidR="009E73F9" w:rsidRDefault="00000000">
            <w:r>
              <w:rPr>
                <w:sz w:val="20"/>
                <w:szCs w:val="20"/>
              </w:rPr>
              <w:t>checkInCutoffTime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1B680" w14:textId="77777777" w:rsidR="009E73F9" w:rsidRDefault="00000000">
            <w:r>
              <w:rPr>
                <w:sz w:val="20"/>
                <w:szCs w:val="20"/>
              </w:rPr>
              <w:t>DateTime,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33074" w14:textId="77777777" w:rsidR="009E73F9" w:rsidRDefault="00000000">
            <w:r>
              <w:rPr>
                <w:sz w:val="20"/>
                <w:szCs w:val="20"/>
              </w:rPr>
              <w:t>When check-in closes. Defaults to broadcastEndTime if not set. After this, no-show logic begins.</w:t>
            </w:r>
          </w:p>
        </w:tc>
      </w:tr>
      <w:tr w:rsidR="009E73F9" w14:paraId="253D9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6B96C" w14:textId="77777777" w:rsidR="009E73F9" w:rsidRDefault="00000000">
            <w:r>
              <w:rPr>
                <w:sz w:val="20"/>
                <w:szCs w:val="20"/>
              </w:rPr>
              <w:t>totalCapacity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43EAD" w14:textId="77777777" w:rsidR="009E73F9" w:rsidRDefault="00000000">
            <w:r>
              <w:rPr>
                <w:sz w:val="20"/>
                <w:szCs w:val="20"/>
              </w:rPr>
              <w:t>Integer, &gt;=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52F8B" w14:textId="77777777" w:rsidR="009E73F9" w:rsidRDefault="00000000">
            <w:r>
              <w:rPr>
                <w:sz w:val="20"/>
                <w:szCs w:val="20"/>
              </w:rPr>
              <w:t>Maximum number of spots available.</w:t>
            </w:r>
          </w:p>
        </w:tc>
      </w:tr>
      <w:tr w:rsidR="009E73F9" w14:paraId="3A118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CCB98" w14:textId="77777777" w:rsidR="009E73F9" w:rsidRDefault="00000000">
            <w:r>
              <w:rPr>
                <w:sz w:val="20"/>
                <w:szCs w:val="20"/>
              </w:rPr>
              <w:lastRenderedPageBreak/>
              <w:t>remainingCapacity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B5C29" w14:textId="77777777" w:rsidR="009E73F9" w:rsidRDefault="00000000">
            <w:r>
              <w:rPr>
                <w:sz w:val="20"/>
                <w:szCs w:val="20"/>
              </w:rPr>
              <w:t>Integer, &gt;= 0, derived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B77D8" w14:textId="77777777" w:rsidR="009E73F9" w:rsidRDefault="00000000">
            <w:r>
              <w:rPr>
                <w:sz w:val="20"/>
                <w:szCs w:val="20"/>
              </w:rPr>
              <w:t>Current available spots. Decremented at reservation, incremented on cancellation.</w:t>
            </w:r>
          </w:p>
        </w:tc>
      </w:tr>
      <w:tr w:rsidR="009E73F9" w14:paraId="275BE1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E896C" w14:textId="77777777" w:rsidR="009E73F9" w:rsidRDefault="00000000">
            <w:r>
              <w:rPr>
                <w:sz w:val="20"/>
                <w:szCs w:val="20"/>
              </w:rPr>
              <w:t>price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AE4A1" w14:textId="77777777" w:rsidR="009E73F9" w:rsidRDefault="00000000">
            <w:r>
              <w:rPr>
                <w:sz w:val="20"/>
                <w:szCs w:val="20"/>
              </w:rPr>
              <w:t>Integer (cents), 0-99999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1B9A6" w14:textId="77777777" w:rsidR="009E73F9" w:rsidRDefault="00000000">
            <w:r>
              <w:rPr>
                <w:sz w:val="20"/>
                <w:szCs w:val="20"/>
              </w:rPr>
              <w:t>Price per ticket in USD cents. 0 = free Drop. Range: $0.00 to $999.99.</w:t>
            </w:r>
          </w:p>
        </w:tc>
      </w:tr>
      <w:tr w:rsidR="009E73F9" w14:paraId="19858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56702" w14:textId="77777777" w:rsidR="009E73F9" w:rsidRDefault="00000000">
            <w:r>
              <w:rPr>
                <w:sz w:val="20"/>
                <w:szCs w:val="20"/>
              </w:rPr>
              <w:t>paymentModel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D6B48" w14:textId="77777777" w:rsidR="009E73F9" w:rsidRDefault="00000000">
            <w:r>
              <w:rPr>
                <w:sz w:val="20"/>
                <w:szCs w:val="20"/>
              </w:rPr>
              <w:t>String: preauth_capture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95B6E" w14:textId="77777777" w:rsidR="009E73F9" w:rsidRDefault="00000000">
            <w:r>
              <w:rPr>
                <w:sz w:val="20"/>
                <w:szCs w:val="20"/>
              </w:rPr>
              <w:t>In v1, always pre-auth at reservation, capture at check-in.</w:t>
            </w:r>
          </w:p>
        </w:tc>
      </w:tr>
      <w:tr w:rsidR="009E73F9" w14:paraId="07458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943D2" w14:textId="77777777" w:rsidR="009E73F9" w:rsidRDefault="00000000">
            <w:r>
              <w:rPr>
                <w:sz w:val="20"/>
                <w:szCs w:val="20"/>
              </w:rPr>
              <w:t>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B9785" w14:textId="77777777" w:rsidR="009E73F9" w:rsidRDefault="00000000">
            <w:r>
              <w:rPr>
                <w:sz w:val="20"/>
                <w:szCs w:val="20"/>
              </w:rPr>
              <w:t>String, required, max 60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0A70E" w14:textId="77777777" w:rsidR="009E73F9" w:rsidRDefault="00000000">
            <w:r>
              <w:rPr>
                <w:sz w:val="20"/>
                <w:szCs w:val="20"/>
              </w:rPr>
              <w:t>Drop title displayed on card, detail page, and ticket.</w:t>
            </w:r>
          </w:p>
        </w:tc>
      </w:tr>
      <w:tr w:rsidR="009E73F9" w14:paraId="51E9F8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EB199" w14:textId="77777777" w:rsidR="009E73F9" w:rsidRDefault="00000000">
            <w:r>
              <w:rPr>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FF5EE" w14:textId="77777777" w:rsidR="009E73F9" w:rsidRDefault="00000000">
            <w:r>
              <w:rPr>
                <w:sz w:val="20"/>
                <w:szCs w:val="20"/>
              </w:rPr>
              <w:t>String, required,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598B" w14:textId="77777777" w:rsidR="009E73F9" w:rsidRDefault="00000000">
            <w:r>
              <w:rPr>
                <w:sz w:val="20"/>
                <w:szCs w:val="20"/>
              </w:rPr>
              <w:t>Drop description displayed on detail page.</w:t>
            </w:r>
          </w:p>
        </w:tc>
      </w:tr>
      <w:tr w:rsidR="009E73F9" w14:paraId="71DB4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27F30" w14:textId="77777777" w:rsidR="009E73F9" w:rsidRDefault="00000000">
            <w:r>
              <w:rPr>
                <w:sz w:val="20"/>
                <w:szCs w:val="20"/>
              </w:rPr>
              <w:t>media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607B0" w14:textId="77777777" w:rsidR="009E73F9" w:rsidRDefault="00000000">
            <w:r>
              <w:rPr>
                <w:sz w:val="20"/>
                <w:szCs w:val="20"/>
              </w:rPr>
              <w:t>Array of MediaObject, min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1CE12" w14:textId="77777777" w:rsidR="009E73F9" w:rsidRDefault="00000000">
            <w:r>
              <w:rPr>
                <w:sz w:val="20"/>
                <w:szCs w:val="20"/>
              </w:rPr>
              <w:t>At least one image or video required. Formats: JPG, PNG, MP4, MOV. Max 10MB per file.</w:t>
            </w:r>
          </w:p>
        </w:tc>
      </w:tr>
      <w:tr w:rsidR="009E73F9" w14:paraId="38221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34291"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D64B4" w14:textId="77777777" w:rsidR="009E73F9" w:rsidRDefault="00000000">
            <w:r>
              <w:rPr>
                <w:sz w:val="20"/>
                <w:szCs w:val="20"/>
              </w:rPr>
              <w:t>String, optional, max 500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D37CB" w14:textId="77777777" w:rsidR="009E73F9" w:rsidRDefault="00000000">
            <w:r>
              <w:rPr>
                <w:sz w:val="20"/>
                <w:szCs w:val="20"/>
              </w:rPr>
              <w:t>Host-defined rules or instructions visible on the ticket (e.g., "Bring your own mat", "21+ ID required").</w:t>
            </w:r>
          </w:p>
        </w:tc>
      </w:tr>
      <w:tr w:rsidR="009E73F9" w14:paraId="79BA5C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D530A" w14:textId="77777777" w:rsidR="009E73F9" w:rsidRDefault="00000000">
            <w:r>
              <w:rPr>
                <w:sz w:val="20"/>
                <w:szCs w:val="20"/>
              </w:rPr>
              <w:t>partnerAccountIds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75490" w14:textId="77777777" w:rsidR="009E73F9" w:rsidRDefault="00000000">
            <w:r>
              <w:rPr>
                <w:sz w:val="20"/>
                <w:szCs w:val="20"/>
              </w:rPr>
              <w:t>Array of FK → Account.globalId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3FF69" w14:textId="77777777" w:rsidR="009E73F9" w:rsidRDefault="00000000">
            <w:r>
              <w:rPr>
                <w:sz w:val="20"/>
                <w:szCs w:val="20"/>
              </w:rPr>
              <w:t>Optional Partner Accounts collaborating on this Drop.</w:t>
            </w:r>
          </w:p>
        </w:tc>
      </w:tr>
      <w:tr w:rsidR="009E73F9" w14:paraId="1960E9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CAF24" w14:textId="77777777" w:rsidR="009E73F9" w:rsidRDefault="00000000">
            <w:r>
              <w:rPr>
                <w:sz w:val="20"/>
                <w:szCs w:val="20"/>
              </w:rPr>
              <w:t>attributionLink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7E241" w14:textId="77777777" w:rsidR="009E73F9" w:rsidRDefault="00000000">
            <w:r>
              <w:rPr>
                <w:sz w:val="20"/>
                <w:szCs w:val="20"/>
              </w:rPr>
              <w:t>URL, system-generated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F99ED" w14:textId="77777777" w:rsidR="009E73F9" w:rsidRDefault="00000000">
            <w:r>
              <w:rPr>
                <w:sz w:val="20"/>
                <w:szCs w:val="20"/>
              </w:rPr>
              <w:t>Canonical link for this Drop: nigh.com/d/[DropCode].</w:t>
            </w:r>
          </w:p>
        </w:tc>
      </w:tr>
      <w:tr w:rsidR="009E73F9" w14:paraId="666E5C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7A349" w14:textId="77777777" w:rsidR="009E73F9" w:rsidRDefault="00000000">
            <w:r>
              <w:rPr>
                <w:sz w:val="20"/>
                <w:szCs w:val="20"/>
              </w:rPr>
              <w:t>lifecycleState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FF333" w14:textId="77777777" w:rsidR="009E73F9" w:rsidRDefault="00000000">
            <w:r>
              <w:rPr>
                <w:sz w:val="20"/>
                <w:szCs w:val="20"/>
              </w:rPr>
              <w:t>Enum (see 2.3.3)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1B089" w14:textId="77777777" w:rsidR="009E73F9" w:rsidRDefault="00000000">
            <w:r>
              <w:rPr>
                <w:sz w:val="20"/>
                <w:szCs w:val="20"/>
              </w:rPr>
              <w:t>Current state in the Drop lifecycle state machine.</w:t>
            </w:r>
          </w:p>
        </w:tc>
      </w:tr>
    </w:tbl>
    <w:p w14:paraId="32E9EC13" w14:textId="77777777" w:rsidR="009E73F9" w:rsidRDefault="009E73F9">
      <w:pPr>
        <w:spacing w:after="80"/>
      </w:pPr>
    </w:p>
    <w:p w14:paraId="53126E11" w14:textId="77777777" w:rsidR="009E73F9" w:rsidRDefault="00000000">
      <w:pPr>
        <w:pStyle w:val="Heading3"/>
      </w:pPr>
      <w:bookmarkStart w:id="31" w:name="_Toc228879364"/>
      <w:r>
        <w:t>2.3.2 Drop Location Details</w:t>
      </w:r>
      <w:bookmarkEnd w:id="31"/>
    </w:p>
    <w:p w14:paraId="051561DD" w14:textId="77777777" w:rsidR="009E73F9" w:rsidRDefault="00000000">
      <w:pPr>
        <w:spacing w:after="120"/>
      </w:pPr>
      <w:r>
        <w:t>The Drop Location is a field on the Drop record, not on the Account. It is independent of the Account's business address. This separation is fundamental to how Nigh operates:</w:t>
      </w:r>
    </w:p>
    <w:p w14:paraId="20580D0A" w14:textId="77777777" w:rsidR="009E73F9" w:rsidRDefault="009E73F9">
      <w:pPr>
        <w:spacing w:after="80"/>
      </w:pPr>
    </w:p>
    <w:p w14:paraId="6CF9037C" w14:textId="77777777" w:rsidR="009E73F9" w:rsidRDefault="00000000">
      <w:pPr>
        <w:spacing w:after="120"/>
      </w:pPr>
      <w:r>
        <w:rPr>
          <w:b/>
          <w:bCs/>
        </w:rPr>
        <w:t>Example Scenarios:</w:t>
      </w:r>
    </w:p>
    <w:p w14:paraId="2807977F" w14:textId="77777777" w:rsidR="009E73F9" w:rsidRDefault="00000000">
      <w:pPr>
        <w:pStyle w:val="ListParagraph"/>
        <w:numPr>
          <w:ilvl w:val="0"/>
          <w:numId w:val="2"/>
        </w:numPr>
        <w:spacing w:after="60"/>
      </w:pPr>
      <w:r>
        <w:rPr>
          <w:b/>
          <w:bCs/>
        </w:rPr>
        <w:t xml:space="preserve">Mercantile (Place Account): </w:t>
      </w:r>
      <w:r>
        <w:t>A restaurant at 123 Main St. Most Drops use the restaurant's address as the default. But for a special farm dinner, the host overrides the Drop Location to "Green Valley Farm, 456 Rural Rd". The Account address does not change.</w:t>
      </w:r>
    </w:p>
    <w:p w14:paraId="464BA8BF" w14:textId="77777777" w:rsidR="009E73F9" w:rsidRDefault="00000000">
      <w:pPr>
        <w:pStyle w:val="ListParagraph"/>
        <w:numPr>
          <w:ilvl w:val="0"/>
          <w:numId w:val="2"/>
        </w:numPr>
        <w:spacing w:after="60"/>
      </w:pPr>
      <w:r>
        <w:rPr>
          <w:b/>
          <w:bCs/>
        </w:rPr>
        <w:t xml:space="preserve">Zoe Park Fitness (Brand Account): </w:t>
      </w:r>
      <w:r>
        <w:t>A fitness influencer with no fixed address. Each Drop has a different location: Monday at Chautauqua Park, Wednesday at 24 Hour Fitness, Friday at a hotel rooftop. Each Drop pulls from the Saved Venue Roster or enters a new address.</w:t>
      </w:r>
    </w:p>
    <w:p w14:paraId="5F957769" w14:textId="77777777" w:rsidR="009E73F9" w:rsidRDefault="00000000">
      <w:pPr>
        <w:pStyle w:val="ListParagraph"/>
        <w:numPr>
          <w:ilvl w:val="0"/>
          <w:numId w:val="2"/>
        </w:numPr>
        <w:spacing w:after="60"/>
      </w:pPr>
      <w:r>
        <w:rPr>
          <w:b/>
          <w:bCs/>
        </w:rPr>
        <w:t xml:space="preserve">Big Dawg BBQ (Mobile Account): </w:t>
      </w:r>
      <w:r>
        <w:t>A food truck that parks at different spots. The Saved Venue Roster has 12 frequent locations ("Farmers Market", "Tech Campus Lot B", "Downtown Food Park"). Each Drop selects from this roster.</w:t>
      </w:r>
    </w:p>
    <w:p w14:paraId="0412D0B0" w14:textId="77777777" w:rsidR="009E73F9" w:rsidRDefault="00000000">
      <w:pPr>
        <w:pStyle w:val="ListParagraph"/>
        <w:numPr>
          <w:ilvl w:val="0"/>
          <w:numId w:val="2"/>
        </w:numPr>
        <w:spacing w:after="60"/>
      </w:pPr>
      <w:r>
        <w:rPr>
          <w:b/>
          <w:bCs/>
        </w:rPr>
        <w:t xml:space="preserve">Nike Run Club (Brand Account): </w:t>
      </w:r>
      <w:r>
        <w:t>Anchors branding at the flagship store but activates Drops at trailheads, parks, and partner gyms across the city. Each Drop has a unique location unrelated to the flagship address.</w:t>
      </w:r>
    </w:p>
    <w:p w14:paraId="60DCA5BC" w14:textId="77777777" w:rsidR="009E73F9" w:rsidRDefault="009E73F9">
      <w:pPr>
        <w:spacing w:after="80"/>
      </w:pPr>
    </w:p>
    <w:p w14:paraId="0BCF072D" w14:textId="77777777" w:rsidR="009E73F9" w:rsidRDefault="00000000">
      <w:pPr>
        <w:pStyle w:val="Heading3"/>
      </w:pPr>
      <w:bookmarkStart w:id="32" w:name="_Toc228879365"/>
      <w:r>
        <w:t>2.3.3 Drop Lifecycle States</w:t>
      </w:r>
      <w:bookmarkEnd w:id="32"/>
    </w:p>
    <w:p w14:paraId="2052EFB7" w14:textId="77777777" w:rsidR="009E73F9" w:rsidRDefault="00000000">
      <w:pPr>
        <w:spacing w:after="120"/>
      </w:pPr>
      <w:r>
        <w:lastRenderedPageBreak/>
        <w:t>A Drop is always in exactly one of the following states. The state determines what actions are available and how the Drop appears to consumers and hosts.</w:t>
      </w:r>
    </w:p>
    <w:p w14:paraId="28C2F2F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457"/>
        <w:gridCol w:w="1301"/>
        <w:gridCol w:w="1176"/>
        <w:gridCol w:w="3873"/>
      </w:tblGrid>
      <w:tr w:rsidR="009E73F9" w14:paraId="018CD2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9EF72AD" w14:textId="77777777" w:rsidR="009E73F9" w:rsidRDefault="00000000">
            <w:r>
              <w:rPr>
                <w:b/>
                <w:bCs/>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0F303D" w14:textId="77777777" w:rsidR="009E73F9" w:rsidRDefault="00000000">
            <w:r>
              <w:rPr>
                <w:b/>
                <w:bCs/>
                <w:sz w:val="20"/>
                <w:szCs w:val="20"/>
              </w:rPr>
              <w:t>Reservations Allowed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BA6263" w14:textId="77777777" w:rsidR="009E73F9" w:rsidRDefault="00000000">
            <w:r>
              <w:rPr>
                <w:b/>
                <w:bCs/>
                <w:sz w:val="20"/>
                <w:szCs w:val="20"/>
              </w:rPr>
              <w:t>Visible in Feed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85D3BB8" w14:textId="77777777" w:rsidR="009E73F9" w:rsidRDefault="00000000">
            <w:r>
              <w:rPr>
                <w:b/>
                <w:bCs/>
                <w:sz w:val="20"/>
                <w:szCs w:val="20"/>
              </w:rPr>
              <w:t>Check-In Allowed</w:t>
            </w:r>
          </w:p>
        </w:tc>
        <w:tc>
          <w:tcPr>
            <w:tcW w:w="4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BC8CDD3" w14:textId="77777777" w:rsidR="009E73F9" w:rsidRDefault="00000000">
            <w:r>
              <w:rPr>
                <w:b/>
                <w:bCs/>
                <w:sz w:val="20"/>
                <w:szCs w:val="20"/>
              </w:rPr>
              <w:t>Description</w:t>
            </w:r>
          </w:p>
        </w:tc>
      </w:tr>
      <w:tr w:rsidR="009E73F9" w14:paraId="77A354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7B682" w14:textId="77777777" w:rsidR="009E73F9" w:rsidRDefault="00000000">
            <w:r>
              <w:rPr>
                <w:sz w:val="20"/>
                <w:szCs w:val="20"/>
              </w:rPr>
              <w:t>Draft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14882"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779C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8BC7A"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34DFA" w14:textId="77777777" w:rsidR="009E73F9" w:rsidRDefault="00000000">
            <w:r>
              <w:rPr>
                <w:sz w:val="20"/>
                <w:szCs w:val="20"/>
              </w:rPr>
              <w:t>Being configured. Fully editable. Not visible to anyone except the host team.</w:t>
            </w:r>
          </w:p>
        </w:tc>
      </w:tr>
      <w:tr w:rsidR="009E73F9" w14:paraId="2D6D6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EA810" w14:textId="77777777" w:rsidR="009E73F9" w:rsidRDefault="00000000">
            <w:r>
              <w:rPr>
                <w:sz w:val="20"/>
                <w:szCs w:val="20"/>
              </w:rPr>
              <w:t>Scheduled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24B40"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D9D22" w14:textId="77777777" w:rsidR="009E73F9" w:rsidRDefault="00000000">
            <w:r>
              <w:rPr>
                <w:sz w:val="20"/>
                <w:szCs w:val="20"/>
              </w:rPr>
              <w:t>Yes (countdown)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1F4BF"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72397" w14:textId="77777777" w:rsidR="009E73F9" w:rsidRDefault="00000000">
            <w:r>
              <w:rPr>
                <w:sz w:val="20"/>
                <w:szCs w:val="20"/>
              </w:rPr>
              <w:t>Published with a future Broadcast Start. Visible in feed with countdown timer. Reservations disabled until Live.</w:t>
            </w:r>
          </w:p>
        </w:tc>
      </w:tr>
      <w:tr w:rsidR="009E73F9" w14:paraId="34A526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57A31" w14:textId="77777777" w:rsidR="009E73F9" w:rsidRDefault="00000000">
            <w:r>
              <w:rPr>
                <w:sz w:val="20"/>
                <w:szCs w:val="20"/>
              </w:rPr>
              <w:t>Live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D9ED7"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36D4E"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522F4"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A769" w14:textId="77777777" w:rsidR="009E73F9" w:rsidRDefault="00000000">
            <w:r>
              <w:rPr>
                <w:sz w:val="20"/>
                <w:szCs w:val="20"/>
              </w:rPr>
              <w:t>Active. Reservations open. Pre-auth on reserve. Check-in available.</w:t>
            </w:r>
          </w:p>
        </w:tc>
      </w:tr>
      <w:tr w:rsidR="009E73F9" w14:paraId="70122A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422DF" w14:textId="77777777" w:rsidR="009E73F9" w:rsidRDefault="00000000">
            <w:r>
              <w:rPr>
                <w:sz w:val="20"/>
                <w:szCs w:val="20"/>
              </w:rPr>
              <w:t>Live-Sold Out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A9B5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5C8F2"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AC72E"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7EC54" w14:textId="77777777" w:rsidR="009E73F9" w:rsidRDefault="00000000">
            <w:r>
              <w:rPr>
                <w:sz w:val="20"/>
                <w:szCs w:val="20"/>
              </w:rPr>
              <w:t>Capacity reached. Visible but Reserve disabled. Check-in still active for existing ticket holders.</w:t>
            </w:r>
          </w:p>
        </w:tc>
      </w:tr>
      <w:tr w:rsidR="009E73F9" w14:paraId="7C5AE0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ED43A" w14:textId="77777777" w:rsidR="009E73F9" w:rsidRDefault="00000000">
            <w:r>
              <w:rPr>
                <w:sz w:val="20"/>
                <w:szCs w:val="20"/>
              </w:rPr>
              <w:t>Paused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06459"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69BC6"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2D4EB"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F1AFB" w14:textId="77777777" w:rsidR="009E73F9" w:rsidRDefault="00000000">
            <w:r>
              <w:rPr>
                <w:sz w:val="20"/>
                <w:szCs w:val="20"/>
              </w:rPr>
              <w:t>Manually paused by host. Removed from feed. No new reservations. Existing ticket holders retain access and can check in.</w:t>
            </w:r>
          </w:p>
        </w:tc>
      </w:tr>
      <w:tr w:rsidR="009E73F9" w14:paraId="40BF97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CEBDA" w14:textId="77777777" w:rsidR="009E73F9" w:rsidRDefault="00000000">
            <w:r>
              <w:rPr>
                <w:sz w:val="20"/>
                <w:szCs w:val="20"/>
              </w:rPr>
              <w:t>Purchase Closed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0F54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E2133"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C5FCA"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3C669" w14:textId="77777777" w:rsidR="009E73F9" w:rsidRDefault="00000000">
            <w:r>
              <w:rPr>
                <w:sz w:val="20"/>
                <w:szCs w:val="20"/>
              </w:rPr>
              <w:t>Purchase Cutoff reached. No new reservations. Removed from feed. Check-in still active.</w:t>
            </w:r>
          </w:p>
        </w:tc>
      </w:tr>
      <w:tr w:rsidR="009E73F9" w14:paraId="5F3F54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3C9D2" w14:textId="77777777" w:rsidR="009E73F9" w:rsidRDefault="00000000">
            <w:r>
              <w:rPr>
                <w:sz w:val="20"/>
                <w:szCs w:val="20"/>
              </w:rPr>
              <w:t>Ended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240A7"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7057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93B97"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FBA6A" w14:textId="77777777" w:rsidR="009E73F9" w:rsidRDefault="00000000">
            <w:r>
              <w:rPr>
                <w:sz w:val="20"/>
                <w:szCs w:val="20"/>
              </w:rPr>
              <w:t>Terminal. Check-in closed. No-show capture window opens. Cannot be reactivated.</w:t>
            </w:r>
          </w:p>
        </w:tc>
      </w:tr>
      <w:tr w:rsidR="009E73F9" w14:paraId="58090C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A72A0" w14:textId="77777777" w:rsidR="009E73F9" w:rsidRDefault="00000000">
            <w:r>
              <w:rPr>
                <w:sz w:val="20"/>
                <w:szCs w:val="20"/>
              </w:rPr>
              <w:t>Canceled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C2C21"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5DD2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31CD4"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5D92A" w14:textId="77777777" w:rsidR="009E73F9" w:rsidRDefault="00000000">
            <w:r>
              <w:rPr>
                <w:sz w:val="20"/>
                <w:szCs w:val="20"/>
              </w:rPr>
              <w:t>Terminal. All pre-auths voided, captures refunded. Consumers notified within 60 seconds. Cannot be reactivated.</w:t>
            </w:r>
          </w:p>
        </w:tc>
      </w:tr>
    </w:tbl>
    <w:p w14:paraId="6E3282F0" w14:textId="77777777" w:rsidR="009E73F9" w:rsidRDefault="009E73F9">
      <w:pPr>
        <w:spacing w:after="80"/>
      </w:pPr>
    </w:p>
    <w:p w14:paraId="22D6209C" w14:textId="77777777" w:rsidR="009E73F9" w:rsidRDefault="00000000">
      <w:pPr>
        <w:spacing w:after="120"/>
      </w:pPr>
      <w:r>
        <w:rPr>
          <w:b/>
          <w:bCs/>
        </w:rPr>
        <w:t>State Transition Diagram:</w:t>
      </w:r>
    </w:p>
    <w:p w14:paraId="0BADB80C" w14:textId="77777777" w:rsidR="009E73F9" w:rsidRDefault="00000000">
      <w:pPr>
        <w:spacing w:after="120"/>
      </w:pPr>
      <w:r>
        <w:t>Draft → Scheduled (if Broadcast Start is in the future) OR Draft → Live (if Broadcast Start is now/immediate)</w:t>
      </w:r>
    </w:p>
    <w:p w14:paraId="227A60C1" w14:textId="77777777" w:rsidR="009E73F9" w:rsidRDefault="00000000">
      <w:pPr>
        <w:spacing w:after="120"/>
      </w:pPr>
      <w:r>
        <w:t>Scheduled → Live (system auto-transitions at Broadcast Start time) OR Scheduled → Canceled (host action)</w:t>
      </w:r>
    </w:p>
    <w:p w14:paraId="4BDE8F06" w14:textId="77777777" w:rsidR="009E73F9" w:rsidRDefault="00000000">
      <w:pPr>
        <w:spacing w:after="120"/>
      </w:pPr>
      <w:r>
        <w:t>Live → Live-Sold Out (auto when remainingCapacity = 0) | Paused (host manual action) | Canceled (host action) | Purchase Closed (auto at Purchase Cutoff time)</w:t>
      </w:r>
    </w:p>
    <w:p w14:paraId="3421BAE3" w14:textId="77777777" w:rsidR="009E73F9" w:rsidRDefault="00000000">
      <w:pPr>
        <w:spacing w:after="120"/>
      </w:pPr>
      <w:r>
        <w:t>Live-Sold Out → Paused (host action) | Canceled (host action) | Purchase Closed (auto at Purchase Cutoff time)</w:t>
      </w:r>
    </w:p>
    <w:p w14:paraId="0D0B6AEA" w14:textId="77777777" w:rsidR="009E73F9" w:rsidRDefault="00000000">
      <w:pPr>
        <w:spacing w:after="120"/>
      </w:pPr>
      <w:r>
        <w:t>Paused → Live (resume, if capacity &gt; 0) | Live-Sold Out (resume, if capacity = 0) | Canceled (host action) | Purchase Closed (auto at Purchase Cutoff time)</w:t>
      </w:r>
    </w:p>
    <w:p w14:paraId="0A113B53" w14:textId="77777777" w:rsidR="009E73F9" w:rsidRDefault="00000000">
      <w:pPr>
        <w:spacing w:after="120"/>
      </w:pPr>
      <w:r>
        <w:t>Purchase Closed → Ended (auto at Check-In Cutoff time)</w:t>
      </w:r>
    </w:p>
    <w:p w14:paraId="521D87FD" w14:textId="77777777" w:rsidR="009E73F9" w:rsidRDefault="00000000">
      <w:pPr>
        <w:spacing w:after="120"/>
      </w:pPr>
      <w:r>
        <w:t>Ended → (terminal, no transitions out)</w:t>
      </w:r>
    </w:p>
    <w:p w14:paraId="51F6CE86" w14:textId="77777777" w:rsidR="009E73F9" w:rsidRDefault="00000000">
      <w:pPr>
        <w:spacing w:after="120"/>
      </w:pPr>
      <w:r>
        <w:t>Canceled → (terminal, no transitions out)</w:t>
      </w:r>
    </w:p>
    <w:p w14:paraId="045DCDD0" w14:textId="77777777" w:rsidR="009E73F9" w:rsidRDefault="009E73F9">
      <w:pPr>
        <w:spacing w:after="80"/>
      </w:pPr>
    </w:p>
    <w:p w14:paraId="1DAD63F4" w14:textId="77777777" w:rsidR="009E73F9" w:rsidRDefault="00000000">
      <w:pPr>
        <w:spacing w:after="120"/>
      </w:pPr>
      <w:r>
        <w:rPr>
          <w:b/>
          <w:bCs/>
        </w:rPr>
        <w:lastRenderedPageBreak/>
        <w:t>Acceptance Criteria:</w:t>
      </w:r>
    </w:p>
    <w:p w14:paraId="1FE054BE" w14:textId="77777777" w:rsidR="009E73F9" w:rsidRDefault="00000000">
      <w:pPr>
        <w:pStyle w:val="ListParagraph"/>
        <w:numPr>
          <w:ilvl w:val="0"/>
          <w:numId w:val="2"/>
        </w:numPr>
        <w:spacing w:after="60"/>
      </w:pPr>
      <w:r>
        <w:t>Every Drop is in exactly one state at any given time.</w:t>
      </w:r>
    </w:p>
    <w:p w14:paraId="7C1FD356" w14:textId="77777777" w:rsidR="009E73F9" w:rsidRDefault="00000000">
      <w:pPr>
        <w:pStyle w:val="ListParagraph"/>
        <w:numPr>
          <w:ilvl w:val="0"/>
          <w:numId w:val="2"/>
        </w:numPr>
        <w:spacing w:after="60"/>
      </w:pPr>
      <w:r>
        <w:t>State transitions are enforced server-side. The API rejects any invalid transition.</w:t>
      </w:r>
    </w:p>
    <w:p w14:paraId="6BFB9408" w14:textId="77777777" w:rsidR="009E73F9" w:rsidRDefault="00000000">
      <w:pPr>
        <w:pStyle w:val="ListParagraph"/>
        <w:numPr>
          <w:ilvl w:val="0"/>
          <w:numId w:val="2"/>
        </w:numPr>
        <w:spacing w:after="60"/>
      </w:pPr>
      <w:r>
        <w:t>Canceled Drops cannot be reactivated, reopened, or cloned-to-live. They can only be cloned to a new Draft.</w:t>
      </w:r>
    </w:p>
    <w:p w14:paraId="2D6AF89C" w14:textId="77777777" w:rsidR="009E73F9" w:rsidRDefault="00000000">
      <w:pPr>
        <w:pStyle w:val="ListParagraph"/>
        <w:numPr>
          <w:ilvl w:val="0"/>
          <w:numId w:val="2"/>
        </w:numPr>
        <w:spacing w:after="60"/>
      </w:pPr>
      <w:r>
        <w:t>Terminal states are Ended and Canceled. No transitions out of terminal states.</w:t>
      </w:r>
    </w:p>
    <w:p w14:paraId="7BD03C54" w14:textId="77777777" w:rsidR="009E73F9" w:rsidRDefault="00000000">
      <w:pPr>
        <w:pStyle w:val="ListParagraph"/>
        <w:numPr>
          <w:ilvl w:val="0"/>
          <w:numId w:val="2"/>
        </w:numPr>
        <w:spacing w:after="60"/>
      </w:pPr>
      <w:r>
        <w:t>Automatic transitions (Scheduled → Live, Live → Live-Sold Out, Live → Purchase Closed, Purchase Closed → Ended) are triggered by system timers or capacity changes, not by host action.</w:t>
      </w:r>
    </w:p>
    <w:p w14:paraId="7EA7638A" w14:textId="77777777" w:rsidR="009E73F9" w:rsidRDefault="00000000">
      <w:pPr>
        <w:pStyle w:val="ListParagraph"/>
        <w:numPr>
          <w:ilvl w:val="0"/>
          <w:numId w:val="2"/>
        </w:numPr>
        <w:spacing w:after="60"/>
      </w:pPr>
      <w:r>
        <w:t>All state transitions are logged with timestamp, trigger (system/host/support), and actor ID.</w:t>
      </w:r>
    </w:p>
    <w:p w14:paraId="76A29D17" w14:textId="77777777" w:rsidR="009E73F9" w:rsidRDefault="009E73F9">
      <w:pPr>
        <w:spacing w:after="80"/>
      </w:pPr>
    </w:p>
    <w:p w14:paraId="57717437" w14:textId="77777777" w:rsidR="009E73F9" w:rsidRDefault="00000000">
      <w:r>
        <w:br w:type="page"/>
      </w:r>
    </w:p>
    <w:p w14:paraId="36843B5F" w14:textId="77777777" w:rsidR="009E73F9" w:rsidRDefault="00000000">
      <w:pPr>
        <w:pStyle w:val="Heading2"/>
      </w:pPr>
      <w:bookmarkStart w:id="33" w:name="_Toc228879366"/>
      <w:r>
        <w:lastRenderedPageBreak/>
        <w:t>2.4 Ticket</w:t>
      </w:r>
      <w:bookmarkEnd w:id="33"/>
    </w:p>
    <w:p w14:paraId="09E679BE" w14:textId="77777777" w:rsidR="009E73F9" w:rsidRDefault="00000000">
      <w:pPr>
        <w:spacing w:after="120"/>
      </w:pPr>
      <w:r>
        <w:t>A Ticket represents a consumer's confirmed reservation for a specific Drop. It is the binding contract between the consumer and the host: the consumer has committed to attend, and the host has committed to provide the experience. One Ticket equals one spot of capacity.</w:t>
      </w:r>
    </w:p>
    <w:p w14:paraId="69D91369" w14:textId="77777777" w:rsidR="009E73F9" w:rsidRDefault="009E73F9">
      <w:pPr>
        <w:spacing w:after="80"/>
      </w:pPr>
    </w:p>
    <w:p w14:paraId="47CA957C" w14:textId="77777777" w:rsidR="009E73F9" w:rsidRDefault="00000000">
      <w:pPr>
        <w:pStyle w:val="Heading3"/>
      </w:pPr>
      <w:bookmarkStart w:id="34" w:name="_Toc228879367"/>
      <w:r>
        <w:t>2.4.1 Ticket Core Attributes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3257"/>
        <w:gridCol w:w="3746"/>
      </w:tblGrid>
      <w:tr w:rsidR="009E73F9" w14:paraId="69E0D6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1D596EE"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A0BFCFB"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F4FED3" w14:textId="77777777" w:rsidR="009E73F9" w:rsidRDefault="00000000">
            <w:r>
              <w:rPr>
                <w:b/>
                <w:bCs/>
                <w:sz w:val="20"/>
                <w:szCs w:val="20"/>
              </w:rPr>
              <w:t>Description</w:t>
            </w:r>
          </w:p>
        </w:tc>
      </w:tr>
      <w:tr w:rsidR="009E73F9" w14:paraId="041D86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230B4" w14:textId="77777777" w:rsidR="009E73F9" w:rsidRDefault="00000000">
            <w:r>
              <w:rPr>
                <w:sz w:val="20"/>
                <w:szCs w:val="20"/>
              </w:rPr>
              <w:t>ticketId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36F5D"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413EE" w14:textId="77777777" w:rsidR="009E73F9" w:rsidRDefault="00000000">
            <w:r>
              <w:rPr>
                <w:sz w:val="20"/>
                <w:szCs w:val="20"/>
              </w:rPr>
              <w:t>System-generated identifier (tkt_XXXXXXXX).</w:t>
            </w:r>
          </w:p>
        </w:tc>
      </w:tr>
      <w:tr w:rsidR="009E73F9" w14:paraId="1B39A4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92B2E"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A7334" w14:textId="77777777" w:rsidR="009E73F9" w:rsidRDefault="00000000">
            <w:r>
              <w:rPr>
                <w:sz w:val="20"/>
                <w:szCs w:val="20"/>
              </w:rPr>
              <w:t>FK → Drop.dropId,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27685" w14:textId="77777777" w:rsidR="009E73F9" w:rsidRDefault="00000000">
            <w:r>
              <w:rPr>
                <w:sz w:val="20"/>
                <w:szCs w:val="20"/>
              </w:rPr>
              <w:t>The Drop this ticket is for.</w:t>
            </w:r>
          </w:p>
        </w:tc>
      </w:tr>
      <w:tr w:rsidR="009E73F9" w14:paraId="6BA77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7A1D4" w14:textId="77777777" w:rsidR="009E73F9" w:rsidRDefault="00000000">
            <w:r>
              <w:rPr>
                <w:sz w:val="20"/>
                <w:szCs w:val="20"/>
              </w:rPr>
              <w:t>consumerId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F557" w14:textId="77777777" w:rsidR="009E73F9" w:rsidRDefault="00000000">
            <w:r>
              <w:rPr>
                <w:sz w:val="20"/>
                <w:szCs w:val="20"/>
              </w:rPr>
              <w:t>FK → Consumer.id,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BF4B4" w14:textId="77777777" w:rsidR="009E73F9" w:rsidRDefault="00000000">
            <w:r>
              <w:rPr>
                <w:sz w:val="20"/>
                <w:szCs w:val="20"/>
              </w:rPr>
              <w:t>The consumer who owns this ticket.</w:t>
            </w:r>
          </w:p>
        </w:tc>
      </w:tr>
      <w:tr w:rsidR="009E73F9" w14:paraId="233CE1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0D6A9"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7BDD3"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A3CD8" w14:textId="77777777" w:rsidR="009E73F9" w:rsidRDefault="00000000">
            <w:r>
              <w:rPr>
                <w:sz w:val="20"/>
                <w:szCs w:val="20"/>
              </w:rPr>
              <w:t>The Account hosting the Drop (denormalized for query performance).</w:t>
            </w:r>
          </w:p>
        </w:tc>
      </w:tr>
      <w:tr w:rsidR="009E73F9" w14:paraId="6D39C3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9D8E5" w14:textId="77777777" w:rsidR="009E73F9" w:rsidRDefault="00000000">
            <w:r>
              <w:rPr>
                <w:sz w:val="20"/>
                <w:szCs w:val="20"/>
              </w:rPr>
              <w:t>consumerName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2AD12"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66A52" w14:textId="77777777" w:rsidR="009E73F9" w:rsidRDefault="00000000">
            <w:r>
              <w:rPr>
                <w:sz w:val="20"/>
                <w:szCs w:val="20"/>
              </w:rPr>
              <w:t>Consumer's display name at time of reservation.</w:t>
            </w:r>
          </w:p>
        </w:tc>
      </w:tr>
      <w:tr w:rsidR="009E73F9" w14:paraId="505CB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90FD1" w14:textId="77777777" w:rsidR="009E73F9" w:rsidRDefault="00000000">
            <w:r>
              <w:rPr>
                <w:sz w:val="20"/>
                <w:szCs w:val="20"/>
              </w:rPr>
              <w:t>dropTitle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0ABF3"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1801D" w14:textId="77777777" w:rsidR="009E73F9" w:rsidRDefault="00000000">
            <w:r>
              <w:rPr>
                <w:sz w:val="20"/>
                <w:szCs w:val="20"/>
              </w:rPr>
              <w:t>Drop title at time of reservation (snapshot, not live reference).</w:t>
            </w:r>
          </w:p>
        </w:tc>
      </w:tr>
      <w:tr w:rsidR="009E73F9" w14:paraId="1A29E4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C991E"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AD9A8" w14:textId="77777777" w:rsidR="009E73F9" w:rsidRDefault="00000000">
            <w:r>
              <w:rPr>
                <w:sz w:val="20"/>
                <w:szCs w:val="20"/>
              </w:rPr>
              <w:t>Address object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CDFFD" w14:textId="77777777" w:rsidR="009E73F9" w:rsidRDefault="00000000">
            <w:r>
              <w:rPr>
                <w:sz w:val="20"/>
                <w:szCs w:val="20"/>
              </w:rPr>
              <w:t>Venue address at time of reservation (snapshot).</w:t>
            </w:r>
          </w:p>
        </w:tc>
      </w:tr>
      <w:tr w:rsidR="009E73F9" w14:paraId="5175A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291F3" w14:textId="77777777" w:rsidR="009E73F9"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5FA1C" w14:textId="77777777" w:rsidR="009E73F9" w:rsidRDefault="00000000">
            <w:r>
              <w:rPr>
                <w:sz w:val="20"/>
                <w:szCs w:val="20"/>
              </w:rPr>
              <w:t>Object: mode, startTime/windowStart/windowEnd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8CE0C" w14:textId="77777777" w:rsidR="009E73F9" w:rsidRDefault="00000000">
            <w:r>
              <w:rPr>
                <w:sz w:val="20"/>
                <w:szCs w:val="20"/>
              </w:rPr>
              <w:t>Timing information (snapshot).</w:t>
            </w:r>
          </w:p>
        </w:tc>
      </w:tr>
      <w:tr w:rsidR="009E73F9" w14:paraId="5E7C5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9F998"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90E57"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7FC72" w14:textId="77777777" w:rsidR="009E73F9" w:rsidRDefault="00000000">
            <w:r>
              <w:rPr>
                <w:sz w:val="20"/>
                <w:szCs w:val="20"/>
              </w:rPr>
              <w:t>Host-defined rules (snapshot from Drop).</w:t>
            </w:r>
          </w:p>
        </w:tc>
      </w:tr>
      <w:tr w:rsidR="009E73F9" w14:paraId="6B740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F1D02"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8B2F0" w14:textId="77777777" w:rsidR="009E73F9" w:rsidRDefault="00000000">
            <w:r>
              <w:rPr>
                <w:sz w:val="20"/>
                <w:szCs w:val="20"/>
              </w:rPr>
              <w:t>Enum (see 2.4.2)</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57987" w14:textId="77777777" w:rsidR="009E73F9" w:rsidRDefault="00000000">
            <w:r>
              <w:rPr>
                <w:sz w:val="20"/>
                <w:szCs w:val="20"/>
              </w:rPr>
              <w:t>Current user-facing ticket status.</w:t>
            </w:r>
          </w:p>
        </w:tc>
      </w:tr>
      <w:tr w:rsidR="009E73F9" w14:paraId="61332E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F0A8E" w14:textId="77777777" w:rsidR="009E73F9" w:rsidRDefault="00000000">
            <w:r>
              <w:rPr>
                <w:sz w:val="20"/>
                <w:szCs w:val="20"/>
              </w:rPr>
              <w:t>qrCode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4D6C2" w14:textId="77777777" w:rsidR="009E73F9" w:rsidRDefault="00000000">
            <w:r>
              <w:rPr>
                <w:sz w:val="20"/>
                <w:szCs w:val="20"/>
              </w:rPr>
              <w:t>String, globally unique, single-use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F9CE7" w14:textId="77777777" w:rsidR="009E73F9" w:rsidRDefault="00000000">
            <w:r>
              <w:rPr>
                <w:sz w:val="20"/>
                <w:szCs w:val="20"/>
              </w:rPr>
              <w:t>Unique QR code payload for check-in. Encodes ticket_id, drop_id, and verification token. Cryptographically signed.</w:t>
            </w:r>
          </w:p>
        </w:tc>
      </w:tr>
      <w:tr w:rsidR="009E73F9" w14:paraId="37AD55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090C" w14:textId="77777777" w:rsidR="009E73F9" w:rsidRDefault="00000000">
            <w:r>
              <w:rPr>
                <w:sz w:val="20"/>
                <w:szCs w:val="20"/>
              </w:rPr>
              <w:t>manualCheckInOverride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1C2E3" w14:textId="77777777" w:rsidR="009E73F9" w:rsidRDefault="00000000">
            <w:r>
              <w:rPr>
                <w:sz w:val="20"/>
                <w:szCs w:val="20"/>
              </w:rPr>
              <w:t>Boolean, default false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E5AC8" w14:textId="77777777" w:rsidR="009E73F9" w:rsidRDefault="00000000">
            <w:r>
              <w:rPr>
                <w:sz w:val="20"/>
                <w:szCs w:val="20"/>
              </w:rPr>
              <w:t>True if this ticket was checked in via manual lookup (not QR scan).</w:t>
            </w:r>
          </w:p>
        </w:tc>
      </w:tr>
      <w:tr w:rsidR="009E73F9" w14:paraId="749F9D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F1E83" w14:textId="77777777" w:rsidR="009E73F9" w:rsidRDefault="00000000">
            <w:r>
              <w:rPr>
                <w:sz w:val="20"/>
                <w:szCs w:val="20"/>
              </w:rPr>
              <w:t>auditLog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23BD1" w14:textId="77777777" w:rsidR="009E73F9" w:rsidRDefault="00000000">
            <w:r>
              <w:rPr>
                <w:sz w:val="20"/>
                <w:szCs w:val="20"/>
              </w:rPr>
              <w:t>Array of AuditEntry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D8B8F" w14:textId="77777777" w:rsidR="009E73F9" w:rsidRDefault="00000000">
            <w:r>
              <w:rPr>
                <w:sz w:val="20"/>
                <w:szCs w:val="20"/>
              </w:rPr>
              <w:t>Immutable log of all status changes, check-in events, and payment events.</w:t>
            </w:r>
          </w:p>
        </w:tc>
      </w:tr>
    </w:tbl>
    <w:p w14:paraId="2A5BCCF6" w14:textId="77777777" w:rsidR="009E73F9" w:rsidRDefault="009E73F9">
      <w:pPr>
        <w:spacing w:after="80"/>
      </w:pPr>
    </w:p>
    <w:p w14:paraId="1ED2C845" w14:textId="77777777" w:rsidR="009E73F9" w:rsidRDefault="00000000">
      <w:pPr>
        <w:pStyle w:val="Heading3"/>
      </w:pPr>
      <w:bookmarkStart w:id="35" w:name="_Toc228879368"/>
      <w:r>
        <w:t>2.4.2 Ticket Status (User-Facing)</w:t>
      </w:r>
      <w:bookmarkEnd w:id="35"/>
    </w:p>
    <w:p w14:paraId="1759BCCF" w14:textId="77777777" w:rsidR="009E73F9" w:rsidRDefault="00000000">
      <w:pPr>
        <w:spacing w:after="120"/>
      </w:pPr>
      <w:r>
        <w:t>The following statuses are visible to consumers and hosts. They represent the overall state of the reservation:</w:t>
      </w:r>
    </w:p>
    <w:p w14:paraId="68AD1E7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E73F9" w14:paraId="3EB821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4760608" w14:textId="77777777" w:rsidR="009E73F9" w:rsidRDefault="00000000">
            <w:r>
              <w:rPr>
                <w:b/>
                <w:bCs/>
                <w:sz w:val="20"/>
                <w:szCs w:val="20"/>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D23C18" w14:textId="77777777" w:rsidR="009E73F9" w:rsidRDefault="00000000">
            <w:r>
              <w:rPr>
                <w:b/>
                <w:bCs/>
                <w:sz w:val="20"/>
                <w:szCs w:val="20"/>
              </w:rPr>
              <w:t>Consumer Sees</w:t>
            </w:r>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5840BA" w14:textId="77777777" w:rsidR="009E73F9" w:rsidRDefault="00000000">
            <w:r>
              <w:rPr>
                <w:b/>
                <w:bCs/>
                <w:sz w:val="20"/>
                <w:szCs w:val="20"/>
              </w:rPr>
              <w:t>Description</w:t>
            </w:r>
          </w:p>
        </w:tc>
      </w:tr>
      <w:tr w:rsidR="009E73F9" w14:paraId="1212C7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83D0E" w14:textId="77777777" w:rsidR="009E73F9" w:rsidRDefault="00000000">
            <w:r>
              <w:rPr>
                <w:sz w:val="20"/>
                <w:szCs w:val="20"/>
              </w:rPr>
              <w:t>Reserved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B2225" w14:textId="77777777" w:rsidR="009E73F9" w:rsidRDefault="00000000">
            <w:r>
              <w:rPr>
                <w:sz w:val="20"/>
                <w:szCs w:val="20"/>
              </w:rPr>
              <w:t>"Reserved" / "Spot Held"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9BA09" w14:textId="77777777" w:rsidR="009E73F9" w:rsidRDefault="00000000">
            <w:r>
              <w:rPr>
                <w:sz w:val="20"/>
                <w:szCs w:val="20"/>
              </w:rPr>
              <w:t>Pre-authorization active. Consumer has a confirmed spot. QR code is active.</w:t>
            </w:r>
          </w:p>
        </w:tc>
      </w:tr>
      <w:tr w:rsidR="009E73F9" w14:paraId="35B49F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F00E" w14:textId="77777777" w:rsidR="009E73F9" w:rsidRDefault="00000000">
            <w:r>
              <w:rPr>
                <w:sz w:val="20"/>
                <w:szCs w:val="20"/>
              </w:rPr>
              <w:lastRenderedPageBreak/>
              <w:t>Checked 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849CF" w14:textId="77777777" w:rsidR="009E73F9" w:rsidRDefault="00000000">
            <w:r>
              <w:rPr>
                <w:sz w:val="20"/>
                <w:szCs w:val="20"/>
              </w:rPr>
              <w:t>"Checked In"</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48CA7" w14:textId="77777777" w:rsidR="009E73F9" w:rsidRDefault="00000000">
            <w:r>
              <w:rPr>
                <w:sz w:val="20"/>
                <w:szCs w:val="20"/>
              </w:rPr>
              <w:t>Consumer physically checked in at the venue. Payment capture initiated.</w:t>
            </w:r>
          </w:p>
        </w:tc>
      </w:tr>
      <w:tr w:rsidR="009E73F9" w14:paraId="18F548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F8B55" w14:textId="77777777" w:rsidR="009E73F9" w:rsidRDefault="00000000">
            <w:r>
              <w:rPr>
                <w:sz w:val="20"/>
                <w:szCs w:val="20"/>
              </w:rPr>
              <w:t>No-Show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13796" w14:textId="77777777" w:rsidR="009E73F9" w:rsidRDefault="00000000">
            <w:r>
              <w:rPr>
                <w:sz w:val="20"/>
                <w:szCs w:val="20"/>
              </w:rPr>
              <w:t>"No-Show"</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E4B24" w14:textId="77777777" w:rsidR="009E73F9" w:rsidRDefault="00000000">
            <w:r>
              <w:rPr>
                <w:sz w:val="20"/>
                <w:szCs w:val="20"/>
              </w:rPr>
              <w:t>Consumer did not check in by the cutoff + buffer. Capture initiated (paid) or logged (free).</w:t>
            </w:r>
          </w:p>
        </w:tc>
      </w:tr>
      <w:tr w:rsidR="009E73F9" w14:paraId="25D52F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6DBD" w14:textId="77777777" w:rsidR="009E73F9" w:rsidRDefault="00000000">
            <w:r>
              <w:rPr>
                <w:sz w:val="20"/>
                <w:szCs w:val="20"/>
              </w:rPr>
              <w:t>Transferred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CA4E8" w14:textId="77777777" w:rsidR="009E73F9" w:rsidRDefault="00000000">
            <w:r>
              <w:rPr>
                <w:sz w:val="20"/>
                <w:szCs w:val="20"/>
              </w:rPr>
              <w:t>"Transferred to [Name]"</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F296E" w14:textId="77777777" w:rsidR="009E73F9" w:rsidRDefault="00000000">
            <w:r>
              <w:rPr>
                <w:sz w:val="20"/>
                <w:szCs w:val="20"/>
              </w:rPr>
              <w:t>Ticket ownership transferred to another consumer. Original owner sees grayed-out entry.</w:t>
            </w:r>
          </w:p>
        </w:tc>
      </w:tr>
      <w:tr w:rsidR="009E73F9" w14:paraId="0517CE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CCEE5" w14:textId="77777777" w:rsidR="009E73F9" w:rsidRDefault="00000000">
            <w:r>
              <w:rPr>
                <w:sz w:val="20"/>
                <w:szCs w:val="20"/>
              </w:rPr>
              <w:t>Canceled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A16AF" w14:textId="77777777" w:rsidR="009E73F9" w:rsidRDefault="00000000">
            <w:r>
              <w:rPr>
                <w:sz w:val="20"/>
                <w:szCs w:val="20"/>
              </w:rPr>
              <w:t>"Canceled"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51C34" w14:textId="77777777" w:rsidR="009E73F9" w:rsidRDefault="00000000">
            <w:r>
              <w:rPr>
                <w:sz w:val="20"/>
                <w:szCs w:val="20"/>
              </w:rPr>
              <w:t>Reservation canceled by host or Support. Pre-auth released (if before capture) or refund issued (if after capture).</w:t>
            </w:r>
          </w:p>
        </w:tc>
      </w:tr>
      <w:tr w:rsidR="009E73F9" w14:paraId="1A688E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C0B5A" w14:textId="77777777" w:rsidR="009E73F9" w:rsidRDefault="00000000">
            <w:r>
              <w:rPr>
                <w:sz w:val="20"/>
                <w:szCs w:val="20"/>
              </w:rPr>
              <w: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C7FDE" w14:textId="77777777" w:rsidR="009E73F9" w:rsidRDefault="00000000">
            <w:r>
              <w:rPr>
                <w:sz w:val="20"/>
                <w:szCs w:val="20"/>
              </w:rPr>
              <w:t>"Refunded"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2515E" w14:textId="77777777" w:rsidR="009E73F9" w:rsidRDefault="00000000">
            <w:r>
              <w:rPr>
                <w:sz w:val="20"/>
                <w:szCs w:val="20"/>
              </w:rPr>
              <w:t>Payment reversed after capture. Distinct from Canceled because capture had already occurred.</w:t>
            </w:r>
          </w:p>
        </w:tc>
      </w:tr>
    </w:tbl>
    <w:p w14:paraId="3835F1D7" w14:textId="77777777" w:rsidR="009E73F9" w:rsidRDefault="009E73F9">
      <w:pPr>
        <w:spacing w:after="80"/>
      </w:pPr>
    </w:p>
    <w:p w14:paraId="088B9608" w14:textId="77777777" w:rsidR="009E73F9" w:rsidRDefault="00000000">
      <w:pPr>
        <w:pStyle w:val="Heading3"/>
      </w:pPr>
      <w:bookmarkStart w:id="36" w:name="_Toc228879369"/>
      <w:r>
        <w:t>2.4.3 Payment Status (Backend)</w:t>
      </w:r>
      <w:bookmarkEnd w:id="36"/>
    </w:p>
    <w:p w14:paraId="6E076AF9" w14:textId="77777777" w:rsidR="009E73F9" w:rsidRDefault="00000000">
      <w:pPr>
        <w:spacing w:after="120"/>
      </w:pPr>
      <w:r>
        <w:t>Payment status is tracked independently from ticket status. The Payment Record (see Section 2.6) has its own status field. This separation exists because a ticket can be Checked In while the payment capture is still processing, or a ticket can be Reserved while the pre-auth is in a failed state requiring retry.</w:t>
      </w:r>
    </w:p>
    <w:p w14:paraId="2D9FC9E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9E73F9" w14:paraId="27AEDB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111E32" w14:textId="77777777" w:rsidR="009E73F9" w:rsidRDefault="00000000">
            <w:r>
              <w:rPr>
                <w:b/>
                <w:bCs/>
                <w:sz w:val="20"/>
                <w:szCs w:val="20"/>
              </w:rPr>
              <w:t>Payment Status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C0535C" w14:textId="77777777" w:rsidR="009E73F9" w:rsidRDefault="00000000">
            <w:r>
              <w:rPr>
                <w:b/>
                <w:bCs/>
                <w:sz w:val="20"/>
                <w:szCs w:val="20"/>
              </w:rPr>
              <w:t>Trigger</w:t>
            </w:r>
          </w:p>
        </w:tc>
        <w:tc>
          <w:tcPr>
            <w:tcW w:w="4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AB92E" w14:textId="77777777" w:rsidR="009E73F9" w:rsidRDefault="00000000">
            <w:r>
              <w:rPr>
                <w:b/>
                <w:bCs/>
                <w:sz w:val="20"/>
                <w:szCs w:val="20"/>
              </w:rPr>
              <w:t>Description</w:t>
            </w:r>
          </w:p>
        </w:tc>
      </w:tr>
      <w:tr w:rsidR="009E73F9" w14:paraId="0A98D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78368" w14:textId="77777777" w:rsidR="009E73F9" w:rsidRDefault="00000000">
            <w:r>
              <w:rPr>
                <w:sz w:val="20"/>
                <w:szCs w:val="20"/>
              </w:rPr>
              <w:t>Pre-Authorized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918AD" w14:textId="77777777" w:rsidR="009E73F9" w:rsidRDefault="00000000">
            <w:r>
              <w:rPr>
                <w:sz w:val="20"/>
                <w:szCs w:val="20"/>
              </w:rPr>
              <w:t>Successful reservation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49445" w14:textId="77777777" w:rsidR="009E73F9" w:rsidRDefault="00000000">
            <w:r>
              <w:rPr>
                <w:sz w:val="20"/>
                <w:szCs w:val="20"/>
              </w:rPr>
              <w:t>Hold placed on consumer's payment method. Amount = ticket price minus credits applied.</w:t>
            </w:r>
          </w:p>
        </w:tc>
      </w:tr>
      <w:tr w:rsidR="009E73F9" w14:paraId="52524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B1593" w14:textId="77777777" w:rsidR="009E73F9" w:rsidRDefault="00000000">
            <w:r>
              <w:rPr>
                <w:sz w:val="20"/>
                <w:szCs w:val="20"/>
              </w:rPr>
              <w:t>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77AF0" w14:textId="77777777" w:rsidR="009E73F9" w:rsidRDefault="00000000">
            <w:r>
              <w:rPr>
                <w:sz w:val="20"/>
                <w:szCs w:val="20"/>
              </w:rPr>
              <w:t>Successful check-in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412CE" w14:textId="77777777" w:rsidR="009E73F9" w:rsidRDefault="00000000">
            <w:r>
              <w:rPr>
                <w:sz w:val="20"/>
                <w:szCs w:val="20"/>
              </w:rPr>
              <w:t>Payment captured from pre-auth. Funds will settle to host's Stripe account.</w:t>
            </w:r>
          </w:p>
        </w:tc>
      </w:tr>
      <w:tr w:rsidR="009E73F9" w14:paraId="54805C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E1AFA" w14:textId="77777777" w:rsidR="009E73F9" w:rsidRDefault="00000000">
            <w:r>
              <w:rPr>
                <w:sz w:val="20"/>
                <w:szCs w:val="20"/>
              </w:rPr>
              <w:t>No-Show 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DC3C9" w14:textId="77777777" w:rsidR="009E73F9" w:rsidRDefault="00000000">
            <w:r>
              <w:rPr>
                <w:sz w:val="20"/>
                <w:szCs w:val="20"/>
              </w:rPr>
              <w:t>No-show buffer expiry</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CBD21" w14:textId="77777777" w:rsidR="009E73F9" w:rsidRDefault="00000000">
            <w:r>
              <w:rPr>
                <w:sz w:val="20"/>
                <w:szCs w:val="20"/>
              </w:rPr>
              <w:t>Payment captured for no-show. Full ticket amount less credits.</w:t>
            </w:r>
          </w:p>
        </w:tc>
      </w:tr>
      <w:tr w:rsidR="009E73F9" w14:paraId="6E489D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9C3F1" w14:textId="77777777" w:rsidR="009E73F9" w:rsidRDefault="00000000">
            <w:r>
              <w:rPr>
                <w:sz w:val="20"/>
                <w:szCs w:val="20"/>
              </w:rPr>
              <w:t>Refunded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ED834" w14:textId="77777777" w:rsidR="009E73F9" w:rsidRDefault="00000000">
            <w:r>
              <w:rPr>
                <w:sz w:val="20"/>
                <w:szCs w:val="20"/>
              </w:rPr>
              <w:t>Host or Support action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9330E" w14:textId="77777777" w:rsidR="009E73F9" w:rsidRDefault="00000000">
            <w:r>
              <w:rPr>
                <w:sz w:val="20"/>
                <w:szCs w:val="20"/>
              </w:rPr>
              <w:t>Payment reversed after capture. Full or partial amount.</w:t>
            </w:r>
          </w:p>
        </w:tc>
      </w:tr>
      <w:tr w:rsidR="009E73F9" w14:paraId="51A20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E6E1D" w14:textId="77777777" w:rsidR="009E73F9" w:rsidRDefault="00000000">
            <w:r>
              <w:rPr>
                <w:sz w:val="20"/>
                <w:szCs w:val="20"/>
              </w:rPr>
              <w:t>Failed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33FC1" w14:textId="77777777" w:rsidR="009E73F9" w:rsidRDefault="00000000">
            <w:r>
              <w:rPr>
                <w:sz w:val="20"/>
                <w:szCs w:val="20"/>
              </w:rPr>
              <w:t>Stripe error</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19446" w14:textId="77777777" w:rsidR="009E73F9" w:rsidRDefault="00000000">
            <w:r>
              <w:rPr>
                <w:sz w:val="20"/>
                <w:szCs w:val="20"/>
              </w:rPr>
              <w:t>Capture attempt failed. Ticket reverts to Reserved. Host notified.</w:t>
            </w:r>
          </w:p>
        </w:tc>
      </w:tr>
      <w:tr w:rsidR="009E73F9" w14:paraId="6C906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2EA1" w14:textId="77777777" w:rsidR="009E73F9" w:rsidRDefault="00000000">
            <w:r>
              <w:rPr>
                <w:sz w:val="20"/>
                <w:szCs w:val="20"/>
              </w:rPr>
              <w:t>Authorization Released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9B068" w14:textId="77777777" w:rsidR="009E73F9" w:rsidRDefault="00000000">
            <w:r>
              <w:rPr>
                <w:sz w:val="20"/>
                <w:szCs w:val="20"/>
              </w:rPr>
              <w:t>Cancellation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13810" w14:textId="77777777" w:rsidR="009E73F9" w:rsidRDefault="00000000">
            <w:r>
              <w:rPr>
                <w:sz w:val="20"/>
                <w:szCs w:val="20"/>
              </w:rPr>
              <w:t>Pre-auth voided. No capture occurred. Funds released to consumer.</w:t>
            </w:r>
          </w:p>
        </w:tc>
      </w:tr>
    </w:tbl>
    <w:p w14:paraId="7BA79D71" w14:textId="77777777" w:rsidR="009E73F9" w:rsidRDefault="009E73F9">
      <w:pPr>
        <w:spacing w:after="80"/>
      </w:pPr>
    </w:p>
    <w:p w14:paraId="684FFDA5" w14:textId="77777777" w:rsidR="009E73F9" w:rsidRDefault="00000000">
      <w:pPr>
        <w:pStyle w:val="Heading3"/>
      </w:pPr>
      <w:bookmarkStart w:id="37" w:name="_Toc228879370"/>
      <w:r>
        <w:t>2.4.4 Spot vs. Ticket Terminology</w:t>
      </w:r>
      <w:bookmarkEnd w:id="37"/>
    </w:p>
    <w:p w14:paraId="5FC29E0C" w14:textId="77777777" w:rsidR="009E73F9" w:rsidRDefault="00000000">
      <w:pPr>
        <w:spacing w:after="120"/>
      </w:pPr>
      <w:r>
        <w:t>The terminology used across the entire platform depends on whether the Drop is free or paid:</w:t>
      </w:r>
    </w:p>
    <w:p w14:paraId="48361CE8"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E73F9" w14:paraId="015864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FFD55C" w14:textId="77777777" w:rsidR="009E73F9" w:rsidRDefault="00000000">
            <w:r>
              <w:rPr>
                <w:b/>
                <w:bCs/>
                <w:sz w:val="20"/>
                <w:szCs w:val="20"/>
              </w:rPr>
              <w:t>Context</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A9058A" w14:textId="77777777" w:rsidR="009E73F9" w:rsidRDefault="00000000">
            <w:r>
              <w:rPr>
                <w:b/>
                <w:bCs/>
                <w:sz w:val="20"/>
                <w:szCs w:val="20"/>
              </w:rPr>
              <w:t>Paid Drop Language</w:t>
            </w:r>
          </w:p>
        </w:tc>
        <w:tc>
          <w:tcPr>
            <w:tcW w:w="3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A462DD0" w14:textId="77777777" w:rsidR="009E73F9" w:rsidRDefault="00000000">
            <w:r>
              <w:rPr>
                <w:b/>
                <w:bCs/>
                <w:sz w:val="20"/>
                <w:szCs w:val="20"/>
              </w:rPr>
              <w:t>Free Drop Language</w:t>
            </w:r>
          </w:p>
        </w:tc>
      </w:tr>
      <w:tr w:rsidR="009E73F9" w14:paraId="17B271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8FC5B" w14:textId="77777777" w:rsidR="009E73F9" w:rsidRDefault="00000000">
            <w:r>
              <w:rPr>
                <w:sz w:val="20"/>
                <w:szCs w:val="20"/>
              </w:rPr>
              <w:t>Reserve button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60BAC" w14:textId="77777777" w:rsidR="009E73F9" w:rsidRDefault="00000000">
            <w:r>
              <w:rPr>
                <w:sz w:val="20"/>
                <w:szCs w:val="20"/>
              </w:rPr>
              <w:t>"Get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A97E8" w14:textId="77777777" w:rsidR="009E73F9" w:rsidRDefault="00000000">
            <w:r>
              <w:rPr>
                <w:sz w:val="20"/>
                <w:szCs w:val="20"/>
              </w:rPr>
              <w:t>"Reserve Spot"</w:t>
            </w:r>
          </w:p>
        </w:tc>
      </w:tr>
      <w:tr w:rsidR="009E73F9" w14:paraId="4C5089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DF8DE" w14:textId="77777777" w:rsidR="009E73F9" w:rsidRDefault="00000000">
            <w:r>
              <w:rPr>
                <w:sz w:val="20"/>
                <w:szCs w:val="20"/>
              </w:rPr>
              <w:t>Confirmation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12C26" w14:textId="77777777" w:rsidR="009E73F9" w:rsidRDefault="00000000">
            <w:r>
              <w:rPr>
                <w:sz w:val="20"/>
                <w:szCs w:val="20"/>
              </w:rPr>
              <w:t>"Ticket Confirmed"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77CEE" w14:textId="77777777" w:rsidR="009E73F9" w:rsidRDefault="00000000">
            <w:r>
              <w:rPr>
                <w:sz w:val="20"/>
                <w:szCs w:val="20"/>
              </w:rPr>
              <w:t>"Spot Confirmed"</w:t>
            </w:r>
          </w:p>
        </w:tc>
      </w:tr>
      <w:tr w:rsidR="009E73F9" w14:paraId="43F855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8B80F" w14:textId="77777777" w:rsidR="009E73F9" w:rsidRDefault="00000000">
            <w:r>
              <w:rPr>
                <w:sz w:val="20"/>
                <w:szCs w:val="20"/>
              </w:rPr>
              <w:t>Wallet section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9FCD5" w14:textId="77777777" w:rsidR="009E73F9" w:rsidRDefault="00000000">
            <w:r>
              <w:rPr>
                <w:sz w:val="20"/>
                <w:szCs w:val="20"/>
              </w:rPr>
              <w:t>"My Tickets"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521A4" w14:textId="77777777" w:rsidR="009E73F9" w:rsidRDefault="00000000">
            <w:r>
              <w:rPr>
                <w:sz w:val="20"/>
                <w:szCs w:val="20"/>
              </w:rPr>
              <w:t>"My Spots"</w:t>
            </w:r>
          </w:p>
        </w:tc>
      </w:tr>
      <w:tr w:rsidR="009E73F9" w14:paraId="41655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70146" w14:textId="77777777" w:rsidR="009E73F9" w:rsidRDefault="00000000">
            <w:r>
              <w:rPr>
                <w:sz w:val="20"/>
                <w:szCs w:val="20"/>
              </w:rPr>
              <w:t>Cancellation message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8A0F0" w14:textId="77777777" w:rsidR="009E73F9" w:rsidRDefault="00000000">
            <w:r>
              <w:rPr>
                <w:sz w:val="20"/>
                <w:szCs w:val="20"/>
              </w:rPr>
              <w:t>"Ticket Canceled"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2EE1B" w14:textId="77777777" w:rsidR="009E73F9" w:rsidRDefault="00000000">
            <w:r>
              <w:rPr>
                <w:sz w:val="20"/>
                <w:szCs w:val="20"/>
              </w:rPr>
              <w:t>"Spot Canceled"</w:t>
            </w:r>
          </w:p>
        </w:tc>
      </w:tr>
      <w:tr w:rsidR="009E73F9" w14:paraId="34340B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4D4A2" w14:textId="77777777" w:rsidR="009E73F9" w:rsidRDefault="00000000">
            <w:r>
              <w:rPr>
                <w:sz w:val="20"/>
                <w:szCs w:val="20"/>
              </w:rPr>
              <w:t>Niya AI references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E30D5" w14:textId="77777777" w:rsidR="009E73F9" w:rsidRDefault="00000000">
            <w:r>
              <w:rPr>
                <w:sz w:val="20"/>
                <w:szCs w:val="20"/>
              </w:rPr>
              <w:t>"your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41706" w14:textId="77777777" w:rsidR="009E73F9" w:rsidRDefault="00000000">
            <w:r>
              <w:rPr>
                <w:sz w:val="20"/>
                <w:szCs w:val="20"/>
              </w:rPr>
              <w:t>"your spot"</w:t>
            </w:r>
          </w:p>
        </w:tc>
      </w:tr>
      <w:tr w:rsidR="009E73F9" w14:paraId="13AB06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BFBE8" w14:textId="77777777" w:rsidR="009E73F9" w:rsidRDefault="00000000">
            <w:r>
              <w:rPr>
                <w:sz w:val="20"/>
                <w:szCs w:val="20"/>
              </w:rPr>
              <w:lastRenderedPageBreak/>
              <w:t>Host check-in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C3FB" w14:textId="77777777" w:rsidR="009E73F9" w:rsidRDefault="00000000">
            <w:r>
              <w:rPr>
                <w:sz w:val="20"/>
                <w:szCs w:val="20"/>
              </w:rPr>
              <w:t>"Ticket"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A3FB6" w14:textId="77777777" w:rsidR="009E73F9" w:rsidRDefault="00000000">
            <w:r>
              <w:rPr>
                <w:sz w:val="20"/>
                <w:szCs w:val="20"/>
              </w:rPr>
              <w:t>"Spot"</w:t>
            </w:r>
          </w:p>
        </w:tc>
      </w:tr>
    </w:tbl>
    <w:p w14:paraId="23273C78" w14:textId="77777777" w:rsidR="009E73F9" w:rsidRDefault="009E73F9">
      <w:pPr>
        <w:spacing w:after="80"/>
      </w:pPr>
    </w:p>
    <w:p w14:paraId="33479AFD" w14:textId="77777777" w:rsidR="009E73F9" w:rsidRDefault="00000000">
      <w:pPr>
        <w:spacing w:after="120"/>
      </w:pPr>
      <w:r>
        <w:rPr>
          <w:b/>
          <w:bCs/>
        </w:rPr>
        <w:t>Acceptance Criteria:</w:t>
      </w:r>
    </w:p>
    <w:p w14:paraId="5D11BC1E" w14:textId="77777777" w:rsidR="009E73F9" w:rsidRDefault="00000000">
      <w:pPr>
        <w:pStyle w:val="ListParagraph"/>
        <w:numPr>
          <w:ilvl w:val="0"/>
          <w:numId w:val="2"/>
        </w:numPr>
        <w:spacing w:after="60"/>
      </w:pPr>
      <w:r>
        <w:t>Free Drops always show "Spot" language. Paid Drops always show "Ticket" language.</w:t>
      </w:r>
    </w:p>
    <w:p w14:paraId="0C6AAD6F" w14:textId="77777777" w:rsidR="009E73F9" w:rsidRDefault="00000000">
      <w:pPr>
        <w:pStyle w:val="ListParagraph"/>
        <w:numPr>
          <w:ilvl w:val="0"/>
          <w:numId w:val="2"/>
        </w:numPr>
        <w:spacing w:after="60"/>
      </w:pPr>
      <w:r>
        <w:t>This rule is enforced across all surfaces: Drops app, Host app, Enterprise Web App, email, SMS, push notifications, and Niya AI responses.</w:t>
      </w:r>
    </w:p>
    <w:p w14:paraId="738C2954" w14:textId="77777777" w:rsidR="009E73F9" w:rsidRDefault="00000000">
      <w:pPr>
        <w:pStyle w:val="ListParagraph"/>
        <w:numPr>
          <w:ilvl w:val="0"/>
          <w:numId w:val="2"/>
        </w:numPr>
        <w:spacing w:after="60"/>
      </w:pPr>
      <w:r>
        <w:t>Niya must never mix terms (e.g., never say "your ticket" for a free Drop).</w:t>
      </w:r>
    </w:p>
    <w:p w14:paraId="631A6995" w14:textId="77777777" w:rsidR="009E73F9" w:rsidRDefault="009E73F9">
      <w:pPr>
        <w:spacing w:after="80"/>
      </w:pPr>
    </w:p>
    <w:p w14:paraId="075172E4" w14:textId="77777777" w:rsidR="009E73F9" w:rsidRDefault="00000000">
      <w:pPr>
        <w:pStyle w:val="Heading3"/>
      </w:pPr>
      <w:bookmarkStart w:id="38" w:name="_Toc228879371"/>
      <w:r>
        <w:t>2.4.5 Check-In Model</w:t>
      </w:r>
      <w:bookmarkEnd w:id="38"/>
    </w:p>
    <w:p w14:paraId="5AB14EAC" w14:textId="77777777" w:rsidR="009E73F9" w:rsidRDefault="00000000">
      <w:pPr>
        <w:spacing w:after="120"/>
      </w:pPr>
      <w:r>
        <w:t>Three modes of check-in are supported. All modes produce the same Ticket status change and payment capture behavior:</w:t>
      </w:r>
    </w:p>
    <w:p w14:paraId="5F23FF03" w14:textId="77777777" w:rsidR="009E73F9" w:rsidRDefault="009E73F9">
      <w:pPr>
        <w:spacing w:after="80"/>
      </w:pPr>
    </w:p>
    <w:p w14:paraId="02FB10D4" w14:textId="77777777" w:rsidR="009E73F9" w:rsidRDefault="00000000">
      <w:pPr>
        <w:pStyle w:val="ListParagraph"/>
        <w:numPr>
          <w:ilvl w:val="0"/>
          <w:numId w:val="2"/>
        </w:numPr>
        <w:spacing w:after="60"/>
      </w:pPr>
      <w:r>
        <w:rPr>
          <w:b/>
          <w:bCs/>
        </w:rPr>
        <w:t xml:space="preserve">Mode A - Host Scans Consumer QR: </w:t>
      </w:r>
      <w:r>
        <w:t>Host opens Host app camera, scans consumer's QR from their Drops app wallet. System retrieves Ticket, displays name/status/quantity/custom data fields. Host confirms. Ticket transitions to Checked In. Capture initiated.</w:t>
      </w:r>
    </w:p>
    <w:p w14:paraId="74C1365B" w14:textId="77777777" w:rsidR="009E73F9" w:rsidRDefault="00000000">
      <w:pPr>
        <w:pStyle w:val="ListParagraph"/>
        <w:numPr>
          <w:ilvl w:val="0"/>
          <w:numId w:val="2"/>
        </w:numPr>
        <w:spacing w:after="60"/>
      </w:pPr>
      <w:r>
        <w:rPr>
          <w:b/>
          <w:bCs/>
        </w:rPr>
        <w:t xml:space="preserve">Mode B - Consumer Scans Venue QR: </w:t>
      </w:r>
      <w:r>
        <w:t>Venue displays a static QR code (printed or on screen). Consumer scans with Drops app. App validates active ticket for this Drop. Confirmation shown to host (on their Liveview). Host confirms. Ticket transitions to Checked In. Capture initiated.</w:t>
      </w:r>
    </w:p>
    <w:p w14:paraId="334F3ABF" w14:textId="77777777" w:rsidR="009E73F9" w:rsidRDefault="00000000">
      <w:pPr>
        <w:pStyle w:val="ListParagraph"/>
        <w:numPr>
          <w:ilvl w:val="0"/>
          <w:numId w:val="2"/>
        </w:numPr>
        <w:spacing w:after="60"/>
      </w:pPr>
      <w:r>
        <w:rPr>
          <w:b/>
          <w:bCs/>
        </w:rPr>
        <w:t xml:space="preserve">Mode C - Manual Check-In: </w:t>
      </w:r>
      <w:r>
        <w:t>Host searches by phone number (primary lookup) or name (secondary) in Host app. Selects the correct Ticket. Same capture logic as QR scan. Logged with team member ID, timestamp, and method="manual".</w:t>
      </w:r>
    </w:p>
    <w:p w14:paraId="018D7B32" w14:textId="77777777" w:rsidR="009E73F9" w:rsidRDefault="009E73F9">
      <w:pPr>
        <w:spacing w:after="80"/>
      </w:pPr>
    </w:p>
    <w:p w14:paraId="2BBBDD6B" w14:textId="77777777" w:rsidR="009E73F9" w:rsidRDefault="00000000">
      <w:pPr>
        <w:spacing w:after="120"/>
      </w:pPr>
      <w:r>
        <w:t>QR codes are single-use. After a successful check-in, the QR becomes invalid. Scanning the same QR again returns an "Already Checked In" error. Every check-in event is logged with: staff user ID, timestamp, device ID (optional), mode (Host-Scan / Consumer-Scan / Manual).</w:t>
      </w:r>
    </w:p>
    <w:p w14:paraId="612A2ACF" w14:textId="77777777" w:rsidR="009E73F9" w:rsidRDefault="009E73F9">
      <w:pPr>
        <w:spacing w:after="80"/>
      </w:pPr>
    </w:p>
    <w:p w14:paraId="29B943D8" w14:textId="77777777" w:rsidR="009E73F9" w:rsidRDefault="00000000">
      <w:pPr>
        <w:spacing w:after="120"/>
      </w:pPr>
      <w:r>
        <w:rPr>
          <w:b/>
          <w:bCs/>
        </w:rPr>
        <w:t>Acceptance Criteria:</w:t>
      </w:r>
    </w:p>
    <w:p w14:paraId="436C8245" w14:textId="77777777" w:rsidR="009E73F9" w:rsidRDefault="00000000">
      <w:pPr>
        <w:pStyle w:val="ListParagraph"/>
        <w:numPr>
          <w:ilvl w:val="0"/>
          <w:numId w:val="2"/>
        </w:numPr>
        <w:spacing w:after="60"/>
      </w:pPr>
      <w:r>
        <w:t>Each Ticket belongs to exactly one Consumer and one Drop.</w:t>
      </w:r>
    </w:p>
    <w:p w14:paraId="34CE71E0" w14:textId="77777777" w:rsidR="009E73F9" w:rsidRDefault="00000000">
      <w:pPr>
        <w:pStyle w:val="ListParagraph"/>
        <w:numPr>
          <w:ilvl w:val="0"/>
          <w:numId w:val="2"/>
        </w:numPr>
        <w:spacing w:after="60"/>
      </w:pPr>
      <w:r>
        <w:t>Multi-spot reservations create one Ticket per spot. There is no "group ticket" or "multi-spot ticket" object.</w:t>
      </w:r>
    </w:p>
    <w:p w14:paraId="6EF36BEC" w14:textId="77777777" w:rsidR="009E73F9" w:rsidRDefault="00000000">
      <w:pPr>
        <w:pStyle w:val="ListParagraph"/>
        <w:numPr>
          <w:ilvl w:val="0"/>
          <w:numId w:val="2"/>
        </w:numPr>
        <w:spacing w:after="60"/>
      </w:pPr>
      <w:r>
        <w:t>Each QR code is globally unique and single-use. A QR that has been scanned for check-in cannot be used again.</w:t>
      </w:r>
    </w:p>
    <w:p w14:paraId="0B803CDE" w14:textId="77777777" w:rsidR="009E73F9" w:rsidRDefault="00000000">
      <w:pPr>
        <w:pStyle w:val="ListParagraph"/>
        <w:numPr>
          <w:ilvl w:val="0"/>
          <w:numId w:val="2"/>
        </w:numPr>
        <w:spacing w:after="60"/>
      </w:pPr>
      <w:r>
        <w:t>Ticket status reflects both payment fulfillment and attendance state.</w:t>
      </w:r>
    </w:p>
    <w:p w14:paraId="51ABB4FD" w14:textId="77777777" w:rsidR="009E73F9" w:rsidRDefault="00000000">
      <w:pPr>
        <w:pStyle w:val="ListParagraph"/>
        <w:numPr>
          <w:ilvl w:val="0"/>
          <w:numId w:val="2"/>
        </w:numPr>
        <w:spacing w:after="60"/>
      </w:pPr>
      <w:r>
        <w:t>Every check-in event is logged in the Ticket's audit log with staff ID, timestamp, device ID, and mode.</w:t>
      </w:r>
    </w:p>
    <w:p w14:paraId="434B2B6C" w14:textId="77777777" w:rsidR="009E73F9" w:rsidRDefault="009E73F9">
      <w:pPr>
        <w:spacing w:after="80"/>
      </w:pPr>
    </w:p>
    <w:p w14:paraId="35CD9C16" w14:textId="77777777" w:rsidR="009E73F9" w:rsidRDefault="00000000">
      <w:r>
        <w:br w:type="page"/>
      </w:r>
    </w:p>
    <w:p w14:paraId="2BE9C745" w14:textId="77777777" w:rsidR="009E73F9" w:rsidRDefault="00000000">
      <w:pPr>
        <w:pStyle w:val="Heading2"/>
      </w:pPr>
      <w:bookmarkStart w:id="39" w:name="_Toc228879372"/>
      <w:r>
        <w:lastRenderedPageBreak/>
        <w:t>2.5 Consumer (Guest)</w:t>
      </w:r>
      <w:bookmarkEnd w:id="39"/>
    </w:p>
    <w:p w14:paraId="428E5C49" w14:textId="77777777" w:rsidR="009E73F9" w:rsidRDefault="00000000">
      <w:pPr>
        <w:spacing w:after="120"/>
      </w:pPr>
      <w:r>
        <w:t>A Consumer is an individual user of the Nigh Drops app. The UI label is "Guest" across all consumer-facing and host-facing surfaces. The data model and backend term is "Consumer" in code, database schemas, and API contracts.</w:t>
      </w:r>
    </w:p>
    <w:p w14:paraId="6A773B87" w14:textId="77777777" w:rsidR="009E73F9" w:rsidRDefault="009E73F9">
      <w:pPr>
        <w:spacing w:after="80"/>
      </w:pPr>
    </w:p>
    <w:p w14:paraId="7B33902B" w14:textId="77777777" w:rsidR="009E73F9" w:rsidRDefault="00000000">
      <w:pPr>
        <w:pStyle w:val="Heading3"/>
      </w:pPr>
      <w:bookmarkStart w:id="40" w:name="_Toc228879373"/>
      <w:r>
        <w:t>2.5.1 Core Attributes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BBCE0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2EB191" w14:textId="77777777" w:rsidR="009E73F9" w:rsidRDefault="00000000">
            <w:r>
              <w:rPr>
                <w:b/>
                <w:bCs/>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5EC964"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60C044" w14:textId="77777777" w:rsidR="009E73F9" w:rsidRDefault="00000000">
            <w:r>
              <w:rPr>
                <w:b/>
                <w:bCs/>
                <w:sz w:val="20"/>
                <w:szCs w:val="20"/>
              </w:rPr>
              <w:t>Description</w:t>
            </w:r>
          </w:p>
        </w:tc>
      </w:tr>
      <w:tr w:rsidR="009E73F9" w14:paraId="33CC9C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5E1E4" w14:textId="77777777" w:rsidR="009E73F9"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7A2A7"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8456" w14:textId="77777777" w:rsidR="009E73F9" w:rsidRDefault="00000000">
            <w:r>
              <w:rPr>
                <w:sz w:val="20"/>
                <w:szCs w:val="20"/>
              </w:rPr>
              <w:t>System-generated consumer identifier.</w:t>
            </w:r>
          </w:p>
        </w:tc>
      </w:tr>
      <w:tr w:rsidR="009E73F9" w14:paraId="456822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8E7FF" w14:textId="77777777" w:rsidR="009E73F9" w:rsidRDefault="00000000">
            <w:r>
              <w:rPr>
                <w:sz w:val="20"/>
                <w:szCs w:val="20"/>
              </w:rPr>
              <w:t>phone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8ED8A" w14:textId="77777777" w:rsidR="009E73F9" w:rsidRDefault="00000000">
            <w:r>
              <w:rPr>
                <w:sz w:val="20"/>
                <w:szCs w:val="20"/>
              </w:rPr>
              <w:t>String, verified, unique,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DA10C" w14:textId="77777777" w:rsidR="009E73F9" w:rsidRDefault="00000000">
            <w:r>
              <w:rPr>
                <w:sz w:val="20"/>
                <w:szCs w:val="20"/>
              </w:rPr>
              <w:t>Primary identifier. Verified via OTP at signup. One phone = one Consumer profile. Cannot be shared.</w:t>
            </w:r>
          </w:p>
        </w:tc>
      </w:tr>
      <w:tr w:rsidR="009E73F9" w14:paraId="0E551A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D2F45" w14:textId="77777777" w:rsidR="009E73F9" w:rsidRDefault="00000000">
            <w:r>
              <w:rPr>
                <w:sz w:val="20"/>
                <w:szCs w:val="20"/>
              </w:rPr>
              <w:t>firstName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B38AB"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9C05A" w14:textId="77777777" w:rsidR="009E73F9" w:rsidRDefault="00000000">
            <w:r>
              <w:rPr>
                <w:sz w:val="20"/>
                <w:szCs w:val="20"/>
              </w:rPr>
              <w:t>First name, entered at signup.</w:t>
            </w:r>
          </w:p>
        </w:tc>
      </w:tr>
      <w:tr w:rsidR="009E73F9" w14:paraId="562B7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3D0B7" w14:textId="77777777" w:rsidR="009E73F9" w:rsidRDefault="00000000">
            <w:r>
              <w:rPr>
                <w:sz w:val="20"/>
                <w:szCs w:val="20"/>
              </w:rPr>
              <w:t>lastName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AE5C1"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CFEE5" w14:textId="77777777" w:rsidR="009E73F9" w:rsidRDefault="00000000">
            <w:r>
              <w:rPr>
                <w:sz w:val="20"/>
                <w:szCs w:val="20"/>
              </w:rPr>
              <w:t>Last name, entered at signup.</w:t>
            </w:r>
          </w:p>
        </w:tc>
      </w:tr>
      <w:tr w:rsidR="009E73F9" w14:paraId="647778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86EDC" w14:textId="77777777" w:rsidR="009E73F9" w:rsidRDefault="00000000">
            <w:r>
              <w:rPr>
                <w:sz w:val="20"/>
                <w:szCs w:val="20"/>
              </w:rPr>
              <w:t>email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1E3DD" w14:textId="77777777" w:rsidR="009E73F9" w:rsidRDefault="00000000">
            <w:r>
              <w:rPr>
                <w:sz w:val="20"/>
                <w:szCs w:val="20"/>
              </w:rPr>
              <w:t>String,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F4504" w14:textId="77777777" w:rsidR="009E73F9" w:rsidRDefault="00000000">
            <w:r>
              <w:rPr>
                <w:sz w:val="20"/>
                <w:szCs w:val="20"/>
              </w:rPr>
              <w:t>Email address. May be required by specific Drops (host-defined custom field).</w:t>
            </w:r>
          </w:p>
        </w:tc>
      </w:tr>
      <w:tr w:rsidR="009E73F9" w14:paraId="0A227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8F672" w14:textId="77777777" w:rsidR="009E73F9" w:rsidRDefault="00000000">
            <w:r>
              <w:rPr>
                <w:sz w:val="20"/>
                <w:szCs w:val="20"/>
              </w:rPr>
              <w:t>dateOfBirth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35546" w14:textId="77777777" w:rsidR="009E73F9" w:rsidRDefault="00000000">
            <w:r>
              <w:rPr>
                <w:sz w:val="20"/>
                <w:szCs w:val="20"/>
              </w:rPr>
              <w:t>Date,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1A72" w14:textId="77777777" w:rsidR="009E73F9" w:rsidRDefault="00000000">
            <w:r>
              <w:rPr>
                <w:sz w:val="20"/>
                <w:szCs w:val="20"/>
              </w:rPr>
              <w:t>Used for age-restricted Drops and birthday features (future).</w:t>
            </w:r>
          </w:p>
        </w:tc>
      </w:tr>
      <w:tr w:rsidR="009E73F9" w14:paraId="291BB4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10B90" w14:textId="77777777" w:rsidR="009E73F9" w:rsidRDefault="00000000">
            <w:r>
              <w:rPr>
                <w:sz w:val="20"/>
                <w:szCs w:val="20"/>
              </w:rPr>
              <w:t>otpLogin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58C3E" w14:textId="77777777" w:rsidR="009E73F9" w:rsidRDefault="00000000">
            <w:r>
              <w:rPr>
                <w:sz w:val="20"/>
                <w:szCs w:val="20"/>
              </w:rPr>
              <w:t>System-managed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22D2B" w14:textId="77777777" w:rsidR="009E73F9" w:rsidRDefault="00000000">
            <w:r>
              <w:rPr>
                <w:sz w:val="20"/>
                <w:szCs w:val="20"/>
              </w:rPr>
              <w:t>OTP-based authentication. No passwords. New session = new OTP.</w:t>
            </w:r>
          </w:p>
        </w:tc>
      </w:tr>
      <w:tr w:rsidR="009E73F9" w14:paraId="18C1B8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CB962" w14:textId="77777777" w:rsidR="009E73F9" w:rsidRDefault="00000000">
            <w:r>
              <w:rPr>
                <w:sz w:val="20"/>
                <w:szCs w:val="20"/>
              </w:rPr>
              <w:t>deviceSessions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0A88F" w14:textId="77777777" w:rsidR="009E73F9" w:rsidRDefault="00000000">
            <w:r>
              <w:rPr>
                <w:sz w:val="20"/>
                <w:szCs w:val="20"/>
              </w:rPr>
              <w:t>Array of DeviceSession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F6C7D" w14:textId="77777777" w:rsidR="009E73F9" w:rsidRDefault="00000000">
            <w:r>
              <w:rPr>
                <w:sz w:val="20"/>
                <w:szCs w:val="20"/>
              </w:rPr>
              <w:t>Active device sessions for push notifications and security tracking.</w:t>
            </w:r>
          </w:p>
        </w:tc>
      </w:tr>
      <w:tr w:rsidR="009E73F9" w14:paraId="0E6B4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0C099" w14:textId="77777777" w:rsidR="009E73F9" w:rsidRDefault="00000000">
            <w:r>
              <w:rPr>
                <w:sz w:val="20"/>
                <w:szCs w:val="20"/>
              </w:rPr>
              <w:t>savedPaymentMethods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99835" w14:textId="77777777" w:rsidR="009E73F9" w:rsidRDefault="00000000">
            <w:r>
              <w:rPr>
                <w:sz w:val="20"/>
                <w:szCs w:val="20"/>
              </w:rPr>
              <w:t>Array via Stripe Customer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0EEEF" w14:textId="77777777" w:rsidR="009E73F9" w:rsidRDefault="00000000">
            <w:r>
              <w:rPr>
                <w:sz w:val="20"/>
                <w:szCs w:val="20"/>
              </w:rPr>
              <w:t>Saved credit/debit cards via Stripe. Tokenized, never stored on Nigh servers.</w:t>
            </w:r>
          </w:p>
        </w:tc>
      </w:tr>
      <w:tr w:rsidR="009E73F9" w14:paraId="234974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36E34" w14:textId="77777777" w:rsidR="009E73F9" w:rsidRDefault="00000000">
            <w:r>
              <w:rPr>
                <w:sz w:val="20"/>
                <w:szCs w:val="20"/>
              </w:rPr>
              <w:t>nCreditsBalance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7A466" w14:textId="77777777" w:rsidR="009E73F9" w:rsidRDefault="00000000">
            <w:r>
              <w:rPr>
                <w:sz w:val="20"/>
                <w:szCs w:val="20"/>
              </w:rPr>
              <w:t>Integer (cents), derived from ledger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A98EC" w14:textId="77777777" w:rsidR="009E73F9" w:rsidRDefault="00000000">
            <w:r>
              <w:rPr>
                <w:sz w:val="20"/>
                <w:szCs w:val="20"/>
              </w:rPr>
              <w:t>Current N Credits balance. Always derived from credit ledger, never stored as static value.</w:t>
            </w:r>
          </w:p>
        </w:tc>
      </w:tr>
      <w:tr w:rsidR="009E73F9" w14:paraId="3B24E8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AC369" w14:textId="77777777" w:rsidR="009E73F9" w:rsidRDefault="00000000">
            <w:r>
              <w:rPr>
                <w:sz w:val="20"/>
                <w:szCs w:val="20"/>
              </w:rPr>
              <w:t>reservationHistory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764F8"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93F0F" w14:textId="77777777" w:rsidR="009E73F9" w:rsidRDefault="00000000">
            <w:r>
              <w:rPr>
                <w:sz w:val="20"/>
                <w:szCs w:val="20"/>
              </w:rPr>
              <w:t>All Tickets (past and present) linked to this Consumer.</w:t>
            </w:r>
          </w:p>
        </w:tc>
      </w:tr>
      <w:tr w:rsidR="009E73F9" w14:paraId="0CC91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5B6D4" w14:textId="77777777" w:rsidR="009E73F9" w:rsidRDefault="00000000">
            <w:r>
              <w:rPr>
                <w:sz w:val="20"/>
                <w:szCs w:val="20"/>
              </w:rPr>
              <w:t>checkInHistory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3A7F4"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F350" w14:textId="77777777" w:rsidR="009E73F9" w:rsidRDefault="00000000">
            <w:r>
              <w:rPr>
                <w:sz w:val="20"/>
                <w:szCs w:val="20"/>
              </w:rPr>
              <w:t>All check-in events across all Drops.</w:t>
            </w:r>
          </w:p>
        </w:tc>
      </w:tr>
      <w:tr w:rsidR="009E73F9" w14:paraId="48BBF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09B4F" w14:textId="77777777" w:rsidR="009E73F9" w:rsidRDefault="00000000">
            <w:r>
              <w:rPr>
                <w:sz w:val="20"/>
                <w:szCs w:val="20"/>
              </w:rPr>
              <w:t>refundHistory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2E28B" w14:textId="77777777" w:rsidR="009E73F9" w:rsidRDefault="00000000">
            <w:r>
              <w:rPr>
                <w:sz w:val="20"/>
                <w:szCs w:val="20"/>
              </w:rPr>
              <w:t>Derived from Payment Records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9B4DA" w14:textId="77777777" w:rsidR="009E73F9" w:rsidRDefault="00000000">
            <w:r>
              <w:rPr>
                <w:sz w:val="20"/>
                <w:szCs w:val="20"/>
              </w:rPr>
              <w:t>All refund events.</w:t>
            </w:r>
          </w:p>
        </w:tc>
      </w:tr>
      <w:tr w:rsidR="009E73F9" w14:paraId="0871A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0CAD3" w14:textId="77777777" w:rsidR="009E73F9" w:rsidRDefault="00000000">
            <w:r>
              <w:rPr>
                <w:sz w:val="20"/>
                <w:szCs w:val="20"/>
              </w:rPr>
              <w:t>friendsList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1E08F" w14:textId="77777777" w:rsidR="009E73F9" w:rsidRDefault="00000000">
            <w:r>
              <w:rPr>
                <w:sz w:val="20"/>
                <w:szCs w:val="20"/>
              </w:rPr>
              <w:t>Array of Consumer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0BAF8" w14:textId="77777777" w:rsidR="009E73F9" w:rsidRDefault="00000000">
            <w:r>
              <w:rPr>
                <w:sz w:val="20"/>
                <w:szCs w:val="20"/>
              </w:rPr>
              <w:t>Mutual friends on the platform.</w:t>
            </w:r>
          </w:p>
        </w:tc>
      </w:tr>
      <w:tr w:rsidR="009E73F9" w14:paraId="241E8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8507D" w14:textId="77777777" w:rsidR="009E73F9" w:rsidRDefault="00000000">
            <w:r>
              <w:rPr>
                <w:sz w:val="20"/>
                <w:szCs w:val="20"/>
              </w:rPr>
              <w:t>groups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48675" w14:textId="77777777" w:rsidR="009E73F9" w:rsidRDefault="00000000">
            <w:r>
              <w:rPr>
                <w:sz w:val="20"/>
                <w:szCs w:val="20"/>
              </w:rPr>
              <w:t>Array of Group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6EF13" w14:textId="77777777" w:rsidR="009E73F9" w:rsidRDefault="00000000">
            <w:r>
              <w:rPr>
                <w:sz w:val="20"/>
                <w:szCs w:val="20"/>
              </w:rPr>
              <w:t>Named groups of friends (e.g., "Workout Crew", "Foodies").</w:t>
            </w:r>
          </w:p>
        </w:tc>
      </w:tr>
      <w:tr w:rsidR="009E73F9" w14:paraId="226AAC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9B283" w14:textId="77777777" w:rsidR="009E73F9" w:rsidRDefault="00000000">
            <w:r>
              <w:rPr>
                <w:sz w:val="20"/>
                <w:szCs w:val="20"/>
              </w:rPr>
              <w:t>followedAccounts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2334A" w14:textId="77777777" w:rsidR="009E73F9" w:rsidRDefault="00000000">
            <w:r>
              <w:rPr>
                <w:sz w:val="20"/>
                <w:szCs w:val="20"/>
              </w:rPr>
              <w:t>Array of Account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86B4" w14:textId="77777777" w:rsidR="009E73F9" w:rsidRDefault="00000000">
            <w:r>
              <w:rPr>
                <w:sz w:val="20"/>
                <w:szCs w:val="20"/>
              </w:rPr>
              <w:t>Accounts this consumer follows for Drop notifications.</w:t>
            </w:r>
          </w:p>
        </w:tc>
      </w:tr>
      <w:tr w:rsidR="009E73F9" w14:paraId="28E6E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5DC42" w14:textId="77777777" w:rsidR="009E73F9" w:rsidRDefault="00000000">
            <w:r>
              <w:rPr>
                <w:sz w:val="20"/>
                <w:szCs w:val="20"/>
              </w:rPr>
              <w:t>pushNotificationSettings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FC2C5"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FBD88" w14:textId="77777777" w:rsidR="009E73F9" w:rsidRDefault="00000000">
            <w:r>
              <w:rPr>
                <w:sz w:val="20"/>
                <w:szCs w:val="20"/>
              </w:rPr>
              <w:t>Per-Account and global notification preferences.</w:t>
            </w:r>
          </w:p>
        </w:tc>
      </w:tr>
      <w:tr w:rsidR="009E73F9" w14:paraId="59C761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E2834" w14:textId="77777777" w:rsidR="009E73F9" w:rsidRDefault="00000000">
            <w:r>
              <w:rPr>
                <w:sz w:val="20"/>
                <w:szCs w:val="20"/>
              </w:rPr>
              <w:t>privacyPreferences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92F34"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4AF57" w14:textId="77777777" w:rsidR="009E73F9" w:rsidRDefault="00000000">
            <w:r>
              <w:rPr>
                <w:sz w:val="20"/>
                <w:szCs w:val="20"/>
              </w:rPr>
              <w:t>Data sharing preferences, notification opt-outs.</w:t>
            </w:r>
          </w:p>
        </w:tc>
      </w:tr>
    </w:tbl>
    <w:p w14:paraId="50E489F1" w14:textId="77777777" w:rsidR="009E73F9" w:rsidRDefault="009E73F9">
      <w:pPr>
        <w:spacing w:after="80"/>
      </w:pPr>
    </w:p>
    <w:p w14:paraId="6A8CD38A" w14:textId="77777777" w:rsidR="009E73F9" w:rsidRDefault="00000000">
      <w:pPr>
        <w:pStyle w:val="Heading3"/>
      </w:pPr>
      <w:bookmarkStart w:id="41" w:name="_Toc228879374"/>
      <w:r>
        <w:t>2.5.2 Identity Model</w:t>
      </w:r>
      <w:bookmarkEnd w:id="41"/>
    </w:p>
    <w:p w14:paraId="379C520A" w14:textId="77777777" w:rsidR="009E73F9" w:rsidRDefault="00000000">
      <w:pPr>
        <w:spacing w:after="120"/>
      </w:pPr>
      <w:r>
        <w:lastRenderedPageBreak/>
        <w:t>The phone number is the canonical identifier for a Consumer. Key rules:</w:t>
      </w:r>
    </w:p>
    <w:p w14:paraId="03041B9C" w14:textId="77777777" w:rsidR="009E73F9" w:rsidRDefault="00000000">
      <w:pPr>
        <w:pStyle w:val="ListParagraph"/>
        <w:numPr>
          <w:ilvl w:val="0"/>
          <w:numId w:val="2"/>
        </w:numPr>
        <w:spacing w:after="60"/>
      </w:pPr>
      <w:r>
        <w:t>Single phone number → one Consumer profile. No exceptions.</w:t>
      </w:r>
    </w:p>
    <w:p w14:paraId="4FA3D835" w14:textId="77777777" w:rsidR="009E73F9" w:rsidRDefault="00000000">
      <w:pPr>
        <w:pStyle w:val="ListParagraph"/>
        <w:numPr>
          <w:ilvl w:val="0"/>
          <w:numId w:val="2"/>
        </w:numPr>
        <w:spacing w:after="60"/>
      </w:pPr>
      <w:r>
        <w:t>A person may have both a Consumer profile (Drops app) and team member roles in one or more Orgs (Host app). These are separate permission contexts sharing the same phone identity.</w:t>
      </w:r>
    </w:p>
    <w:p w14:paraId="5BAA4D5C" w14:textId="77777777" w:rsidR="009E73F9" w:rsidRDefault="00000000">
      <w:pPr>
        <w:pStyle w:val="ListParagraph"/>
        <w:numPr>
          <w:ilvl w:val="0"/>
          <w:numId w:val="2"/>
        </w:numPr>
        <w:spacing w:after="60"/>
      </w:pPr>
      <w:r>
        <w:t>A Consumer may access Drops from multiple Enterprises (if they follow Accounts across Enterprise boundaries).</w:t>
      </w:r>
    </w:p>
    <w:p w14:paraId="2F66A6AD" w14:textId="77777777" w:rsidR="009E73F9" w:rsidRDefault="00000000">
      <w:pPr>
        <w:pStyle w:val="ListParagraph"/>
        <w:numPr>
          <w:ilvl w:val="0"/>
          <w:numId w:val="2"/>
        </w:numPr>
        <w:spacing w:after="60"/>
      </w:pPr>
      <w:r>
        <w:t>Phone number changes require Support intervention in v1. The old phone is deactivated, and the new phone is linked to the existing Consumer record.</w:t>
      </w:r>
    </w:p>
    <w:p w14:paraId="1015160A" w14:textId="77777777" w:rsidR="009E73F9" w:rsidRDefault="009E73F9">
      <w:pPr>
        <w:spacing w:after="80"/>
      </w:pPr>
    </w:p>
    <w:p w14:paraId="13FB3349" w14:textId="77777777" w:rsidR="009E73F9" w:rsidRDefault="00000000">
      <w:pPr>
        <w:pStyle w:val="Heading3"/>
      </w:pPr>
      <w:bookmarkStart w:id="42" w:name="_Toc228879375"/>
      <w:r>
        <w:t>2.5.3 Account Model</w:t>
      </w:r>
      <w:bookmarkEnd w:id="42"/>
    </w:p>
    <w:p w14:paraId="26EB2D18" w14:textId="77777777" w:rsidR="009E73F9" w:rsidRDefault="00000000">
      <w:pPr>
        <w:spacing w:after="120"/>
      </w:pPr>
      <w:r>
        <w:t>Every person on Nigh starts with a single account type and may optionally activate a second:</w:t>
      </w:r>
    </w:p>
    <w:p w14:paraId="272DC6B0" w14:textId="77777777" w:rsidR="009E73F9" w:rsidRDefault="009E73F9">
      <w:pPr>
        <w:spacing w:after="80"/>
      </w:pPr>
    </w:p>
    <w:p w14:paraId="222C2708" w14:textId="77777777" w:rsidR="009E73F9" w:rsidRDefault="00000000">
      <w:pPr>
        <w:pStyle w:val="ListParagraph"/>
        <w:numPr>
          <w:ilvl w:val="0"/>
          <w:numId w:val="2"/>
        </w:numPr>
        <w:spacing w:after="60"/>
      </w:pPr>
      <w:r>
        <w:rPr>
          <w:b/>
          <w:bCs/>
        </w:rPr>
        <w:t xml:space="preserve">Personal Account (always first): </w:t>
      </w:r>
      <w:r>
        <w:t>Created when a person verifies their phone number in either the Drops app or the Host app. Verified by phone. Can attend Drops, follow Accounts, message friends, leave reviews. Can be a Partner on another Account's Drops (at Verified tier or above). The Personal Account is the consumer identity.</w:t>
      </w:r>
    </w:p>
    <w:p w14:paraId="12E21043" w14:textId="77777777" w:rsidR="009E73F9" w:rsidRDefault="009E73F9">
      <w:pPr>
        <w:spacing w:after="80"/>
      </w:pPr>
    </w:p>
    <w:p w14:paraId="05969038" w14:textId="77777777" w:rsidR="009E73F9" w:rsidRDefault="00000000">
      <w:pPr>
        <w:pStyle w:val="ListParagraph"/>
        <w:numPr>
          <w:ilvl w:val="0"/>
          <w:numId w:val="2"/>
        </w:numPr>
        <w:spacing w:after="60"/>
      </w:pPr>
      <w:r>
        <w:rPr>
          <w:b/>
          <w:bCs/>
        </w:rPr>
        <w:t xml:space="preserve">Business Account (optional activation): </w:t>
      </w:r>
      <w:r>
        <w:t>Required for hosting Drops (Plus tier or above). Has team members, subscription, Stripe Connect. Accesses the Host app via the owner's credentials. A Business Account cannot buy tickets, use the Drops app, or attend Drops. It is a hosting-only identity.</w:t>
      </w:r>
    </w:p>
    <w:p w14:paraId="7C275875" w14:textId="77777777" w:rsidR="009E73F9" w:rsidRDefault="009E73F9">
      <w:pPr>
        <w:spacing w:after="80"/>
      </w:pPr>
    </w:p>
    <w:p w14:paraId="0C796F7A" w14:textId="77777777" w:rsidR="009E73F9" w:rsidRDefault="00000000">
      <w:pPr>
        <w:pStyle w:val="ListParagraph"/>
        <w:numPr>
          <w:ilvl w:val="0"/>
          <w:numId w:val="2"/>
        </w:numPr>
        <w:spacing w:after="60"/>
      </w:pPr>
      <w:r>
        <w:rPr>
          <w:b/>
          <w:bCs/>
        </w:rPr>
        <w:t xml:space="preserve">Twinned Account: </w:t>
      </w:r>
      <w:r>
        <w:t>One person may have a Personal Account and one Business Account sharing the same @handle. This is the "twinned" model. The person uses the Drops app as their personal identity and the Host app as their business identity, both under one handle. Additional businesses require separate @handles (and therefore separate Business Accounts).</w:t>
      </w:r>
    </w:p>
    <w:p w14:paraId="29B64F3F" w14:textId="77777777" w:rsidR="009E73F9" w:rsidRDefault="009E73F9">
      <w:pPr>
        <w:spacing w:after="80"/>
      </w:pPr>
    </w:p>
    <w:p w14:paraId="520AF901" w14:textId="77777777" w:rsidR="009E73F9" w:rsidRDefault="00000000">
      <w:pPr>
        <w:spacing w:after="120"/>
      </w:pPr>
      <w:r>
        <w:rPr>
          <w:b/>
          <w:bCs/>
        </w:rPr>
        <w:t>Twinned Account Creation Flows:</w:t>
      </w:r>
    </w:p>
    <w:p w14:paraId="09FF8265" w14:textId="77777777" w:rsidR="009E73F9" w:rsidRDefault="00000000">
      <w:pPr>
        <w:spacing w:after="120"/>
      </w:pPr>
      <w:r>
        <w:t>Flow 1 - Drops App First, Then Pro:</w:t>
      </w:r>
    </w:p>
    <w:p w14:paraId="2A3A06CE" w14:textId="77777777" w:rsidR="009E73F9" w:rsidRDefault="00000000">
      <w:pPr>
        <w:pStyle w:val="ListParagraph"/>
        <w:numPr>
          <w:ilvl w:val="1"/>
          <w:numId w:val="2"/>
        </w:numPr>
        <w:spacing w:after="60"/>
      </w:pPr>
      <w:r>
        <w:t>Consumer creates account in Drops app. Gets @handle (e.g., @joshritzer).</w:t>
      </w:r>
    </w:p>
    <w:p w14:paraId="0F23C376" w14:textId="77777777" w:rsidR="009E73F9" w:rsidRDefault="00000000">
      <w:pPr>
        <w:pStyle w:val="ListParagraph"/>
        <w:numPr>
          <w:ilvl w:val="1"/>
          <w:numId w:val="2"/>
        </w:numPr>
        <w:spacing w:after="60"/>
      </w:pPr>
      <w:r>
        <w:t>Later, activates Business Account in Host app. System auto-recognizes the existing @handle and offers to twin.</w:t>
      </w:r>
    </w:p>
    <w:p w14:paraId="6A0E494D" w14:textId="77777777" w:rsidR="009E73F9" w:rsidRDefault="00000000">
      <w:pPr>
        <w:pStyle w:val="ListParagraph"/>
        <w:numPr>
          <w:ilvl w:val="1"/>
          <w:numId w:val="2"/>
        </w:numPr>
        <w:spacing w:after="60"/>
      </w:pPr>
      <w:r>
        <w:t>If accepted: one person, one @handle, two account contexts (personal + business).</w:t>
      </w:r>
    </w:p>
    <w:p w14:paraId="411EFB18" w14:textId="77777777" w:rsidR="009E73F9" w:rsidRDefault="009E73F9">
      <w:pPr>
        <w:spacing w:after="80"/>
      </w:pPr>
    </w:p>
    <w:p w14:paraId="5C93A5AD" w14:textId="77777777" w:rsidR="009E73F9" w:rsidRDefault="00000000">
      <w:pPr>
        <w:spacing w:after="120"/>
      </w:pPr>
      <w:r>
        <w:t>Flow 2 - Host App First, Then Drops:</w:t>
      </w:r>
    </w:p>
    <w:p w14:paraId="2747D583" w14:textId="77777777" w:rsidR="009E73F9" w:rsidRDefault="00000000">
      <w:pPr>
        <w:pStyle w:val="ListParagraph"/>
        <w:numPr>
          <w:ilvl w:val="1"/>
          <w:numId w:val="2"/>
        </w:numPr>
        <w:spacing w:after="60"/>
      </w:pPr>
      <w:r>
        <w:t>Business owner creates account in Host app. Gets @handle (e.g., @mercantile).</w:t>
      </w:r>
    </w:p>
    <w:p w14:paraId="09D6B924" w14:textId="77777777" w:rsidR="009E73F9" w:rsidRDefault="00000000">
      <w:pPr>
        <w:pStyle w:val="ListParagraph"/>
        <w:numPr>
          <w:ilvl w:val="1"/>
          <w:numId w:val="2"/>
        </w:numPr>
        <w:spacing w:after="60"/>
      </w:pPr>
      <w:r>
        <w:t>Later, downloads Drops app and verifies same phone number. System auto-assigns the existing @handle.</w:t>
      </w:r>
    </w:p>
    <w:p w14:paraId="0D89568C" w14:textId="77777777" w:rsidR="009E73F9" w:rsidRDefault="00000000">
      <w:pPr>
        <w:pStyle w:val="ListParagraph"/>
        <w:numPr>
          <w:ilvl w:val="1"/>
          <w:numId w:val="2"/>
        </w:numPr>
        <w:spacing w:after="60"/>
      </w:pPr>
      <w:r>
        <w:t>If the handle is a business name (not personal), the person may request a separate personal handle via Support.</w:t>
      </w:r>
    </w:p>
    <w:p w14:paraId="68CA02BD" w14:textId="77777777" w:rsidR="009E73F9" w:rsidRDefault="009E73F9">
      <w:pPr>
        <w:spacing w:after="80"/>
      </w:pPr>
    </w:p>
    <w:p w14:paraId="28D7EA3F" w14:textId="77777777" w:rsidR="009E73F9" w:rsidRDefault="00000000">
      <w:pPr>
        <w:pStyle w:val="Heading3"/>
      </w:pPr>
      <w:bookmarkStart w:id="43" w:name="_Toc228879376"/>
      <w:r>
        <w:t>2.5.4 Data Sharing</w:t>
      </w:r>
      <w:bookmarkEnd w:id="43"/>
    </w:p>
    <w:p w14:paraId="7E4247B4" w14:textId="77777777" w:rsidR="009E73F9" w:rsidRDefault="00000000">
      <w:pPr>
        <w:spacing w:after="120"/>
      </w:pPr>
      <w:r>
        <w:t>At checkout, consumers are informed what data is shared with the host. The disclosure reads: "This business will receive the information you provide below." Required data fields (phone, name, and any host-defined custom fields) are shown. The consumer must acknowledge this disclosure to proceed. If the consumer declines required fields, they cannot complete the reservation. Data is stored per Account: the host Account that owns the Drop receives and retains the consumer's data. If the consumer reserves Drops from multiple Accounts, each Account has its own copy of the consumer's data.</w:t>
      </w:r>
    </w:p>
    <w:p w14:paraId="4FC5B5E8" w14:textId="77777777" w:rsidR="009E73F9" w:rsidRDefault="009E73F9">
      <w:pPr>
        <w:spacing w:after="80"/>
      </w:pPr>
    </w:p>
    <w:p w14:paraId="6EE06650" w14:textId="77777777" w:rsidR="009E73F9" w:rsidRDefault="00000000">
      <w:pPr>
        <w:spacing w:after="120"/>
      </w:pPr>
      <w:r>
        <w:rPr>
          <w:b/>
          <w:bCs/>
        </w:rPr>
        <w:t>Acceptance Criteria:</w:t>
      </w:r>
    </w:p>
    <w:p w14:paraId="31C1ED85" w14:textId="77777777" w:rsidR="009E73F9" w:rsidRDefault="00000000">
      <w:pPr>
        <w:pStyle w:val="ListParagraph"/>
        <w:numPr>
          <w:ilvl w:val="0"/>
          <w:numId w:val="2"/>
        </w:numPr>
        <w:spacing w:after="60"/>
      </w:pPr>
      <w:r>
        <w:t>Phone number is the primary identifier. Must be verified via OTP before any reservation can be made.</w:t>
      </w:r>
    </w:p>
    <w:p w14:paraId="77C1D4B7" w14:textId="77777777" w:rsidR="009E73F9" w:rsidRDefault="00000000">
      <w:pPr>
        <w:pStyle w:val="ListParagraph"/>
        <w:numPr>
          <w:ilvl w:val="0"/>
          <w:numId w:val="2"/>
        </w:numPr>
        <w:spacing w:after="60"/>
      </w:pPr>
      <w:r>
        <w:t>Payment method is required for paid Drops only. Free Drops do not require a saved payment method.</w:t>
      </w:r>
    </w:p>
    <w:p w14:paraId="620A62AB" w14:textId="77777777" w:rsidR="009E73F9" w:rsidRDefault="00000000">
      <w:pPr>
        <w:pStyle w:val="ListParagraph"/>
        <w:numPr>
          <w:ilvl w:val="0"/>
          <w:numId w:val="2"/>
        </w:numPr>
        <w:spacing w:after="60"/>
      </w:pPr>
      <w:r>
        <w:t>A Consumer may follow and unfollow any Account at any time. Follow/unfollow is immediate and does not require approval.</w:t>
      </w:r>
    </w:p>
    <w:p w14:paraId="4378336E" w14:textId="77777777" w:rsidR="009E73F9" w:rsidRDefault="00000000">
      <w:pPr>
        <w:pStyle w:val="ListParagraph"/>
        <w:numPr>
          <w:ilvl w:val="0"/>
          <w:numId w:val="2"/>
        </w:numPr>
        <w:spacing w:after="60"/>
      </w:pPr>
      <w:r>
        <w:t>One Consumer profile per phone number. No duplicate profiles.</w:t>
      </w:r>
    </w:p>
    <w:p w14:paraId="7559DFB8" w14:textId="77777777" w:rsidR="009E73F9" w:rsidRDefault="00000000">
      <w:pPr>
        <w:pStyle w:val="ListParagraph"/>
        <w:numPr>
          <w:ilvl w:val="0"/>
          <w:numId w:val="2"/>
        </w:numPr>
        <w:spacing w:after="60"/>
      </w:pPr>
      <w:r>
        <w:t>Business Accounts cannot use the Drops app (cannot browse feed, reserve spots, check in, or leave reviews).</w:t>
      </w:r>
    </w:p>
    <w:p w14:paraId="13E8911B" w14:textId="77777777" w:rsidR="009E73F9" w:rsidRDefault="00000000">
      <w:pPr>
        <w:pStyle w:val="ListParagraph"/>
        <w:numPr>
          <w:ilvl w:val="0"/>
          <w:numId w:val="2"/>
        </w:numPr>
        <w:spacing w:after="60"/>
      </w:pPr>
      <w:r>
        <w:t>Twinned Accounts share a single @handle. The system must correctly route actions to the personal or business context based on which app is in use.</w:t>
      </w:r>
    </w:p>
    <w:p w14:paraId="5C1364A4" w14:textId="77777777" w:rsidR="009E73F9" w:rsidRDefault="009E73F9">
      <w:pPr>
        <w:spacing w:after="80"/>
      </w:pPr>
    </w:p>
    <w:p w14:paraId="6F08CB61" w14:textId="77777777" w:rsidR="009E73F9" w:rsidRDefault="00000000">
      <w:r>
        <w:br w:type="page"/>
      </w:r>
    </w:p>
    <w:p w14:paraId="3F6F4658" w14:textId="77777777" w:rsidR="009E73F9" w:rsidRDefault="00000000">
      <w:pPr>
        <w:pStyle w:val="Heading2"/>
      </w:pPr>
      <w:bookmarkStart w:id="44" w:name="_Toc228879377"/>
      <w:r>
        <w:lastRenderedPageBreak/>
        <w:t>2.6 Payment Record</w:t>
      </w:r>
      <w:bookmarkEnd w:id="44"/>
    </w:p>
    <w:p w14:paraId="2AEA6C6C" w14:textId="77777777" w:rsidR="009E73F9" w:rsidRDefault="00000000">
      <w:pPr>
        <w:spacing w:after="120"/>
      </w:pPr>
      <w:r>
        <w:t>A Payment Record is created for every paid Ticket. It references a Stripe Payment Intent and tracks the full lifecycle of the payment from pre-authorization through capture, refund, or failure. Free Drops do not create Payment Records.</w:t>
      </w:r>
    </w:p>
    <w:p w14:paraId="7E4E2586" w14:textId="77777777" w:rsidR="009E73F9" w:rsidRDefault="009E73F9">
      <w:pPr>
        <w:spacing w:after="80"/>
      </w:pPr>
    </w:p>
    <w:p w14:paraId="17029206" w14:textId="77777777" w:rsidR="009E73F9" w:rsidRDefault="00000000">
      <w:pPr>
        <w:pStyle w:val="Heading3"/>
      </w:pPr>
      <w:bookmarkStart w:id="45" w:name="_Toc228879378"/>
      <w:r>
        <w:t>2.6.1 Payment Flow</w:t>
      </w:r>
      <w:bookmarkEnd w:id="45"/>
    </w:p>
    <w:p w14:paraId="58A8ABE5" w14:textId="77777777" w:rsidR="009E73F9" w:rsidRDefault="00000000">
      <w:pPr>
        <w:spacing w:after="120"/>
      </w:pPr>
      <w:r>
        <w:rPr>
          <w:b/>
          <w:bCs/>
        </w:rPr>
        <w:t>At Reservation:</w:t>
      </w:r>
    </w:p>
    <w:p w14:paraId="59D7677A" w14:textId="77777777" w:rsidR="009E73F9" w:rsidRDefault="00000000">
      <w:pPr>
        <w:pStyle w:val="ListParagraph"/>
        <w:numPr>
          <w:ilvl w:val="0"/>
          <w:numId w:val="2"/>
        </w:numPr>
        <w:spacing w:after="60"/>
      </w:pPr>
      <w:r>
        <w:t>System creates a Stripe Payment Intent (PI) for the ticket amount minus any N Credits applied.</w:t>
      </w:r>
    </w:p>
    <w:p w14:paraId="37A993C1" w14:textId="77777777" w:rsidR="009E73F9" w:rsidRDefault="00000000">
      <w:pPr>
        <w:pStyle w:val="ListParagraph"/>
        <w:numPr>
          <w:ilvl w:val="0"/>
          <w:numId w:val="2"/>
        </w:numPr>
        <w:spacing w:after="60"/>
      </w:pPr>
      <w:r>
        <w:t>Pre-authorization is placed on the consumer's payment method. The amount is held but not captured.</w:t>
      </w:r>
    </w:p>
    <w:p w14:paraId="7F96242F" w14:textId="77777777" w:rsidR="009E73F9" w:rsidRDefault="00000000">
      <w:pPr>
        <w:pStyle w:val="ListParagraph"/>
        <w:numPr>
          <w:ilvl w:val="0"/>
          <w:numId w:val="2"/>
        </w:numPr>
        <w:spacing w:after="60"/>
      </w:pPr>
      <w:r>
        <w:t>Ticket status = Reserved. Payment status = Pre-Authorized.</w:t>
      </w:r>
    </w:p>
    <w:p w14:paraId="3DF70D72" w14:textId="77777777" w:rsidR="009E73F9" w:rsidRDefault="00000000">
      <w:pPr>
        <w:pStyle w:val="ListParagraph"/>
        <w:numPr>
          <w:ilvl w:val="0"/>
          <w:numId w:val="2"/>
        </w:numPr>
        <w:spacing w:after="60"/>
      </w:pPr>
      <w:r>
        <w:t>If pre-auth fails (insufficient funds, declined, expired card): reservation fails, capacity is not decremented, consumer sees a clear error message.</w:t>
      </w:r>
    </w:p>
    <w:p w14:paraId="49CB9752" w14:textId="77777777" w:rsidR="009E73F9" w:rsidRDefault="009E73F9">
      <w:pPr>
        <w:spacing w:after="80"/>
      </w:pPr>
    </w:p>
    <w:p w14:paraId="2278F484" w14:textId="77777777" w:rsidR="009E73F9" w:rsidRDefault="00000000">
      <w:pPr>
        <w:spacing w:after="120"/>
      </w:pPr>
      <w:r>
        <w:rPr>
          <w:b/>
          <w:bCs/>
        </w:rPr>
        <w:t>At Check-In:</w:t>
      </w:r>
    </w:p>
    <w:p w14:paraId="1549299F" w14:textId="77777777" w:rsidR="009E73F9" w:rsidRDefault="00000000">
      <w:pPr>
        <w:pStyle w:val="ListParagraph"/>
        <w:numPr>
          <w:ilvl w:val="0"/>
          <w:numId w:val="2"/>
        </w:numPr>
        <w:spacing w:after="60"/>
      </w:pPr>
      <w:r>
        <w:t>Capture request sent to Stripe immediately upon host confirmation of check-in.</w:t>
      </w:r>
    </w:p>
    <w:p w14:paraId="32CE7F0C" w14:textId="77777777" w:rsidR="009E73F9" w:rsidRDefault="00000000">
      <w:pPr>
        <w:pStyle w:val="ListParagraph"/>
        <w:numPr>
          <w:ilvl w:val="0"/>
          <w:numId w:val="2"/>
        </w:numPr>
        <w:spacing w:after="60"/>
      </w:pPr>
      <w:r>
        <w:t>Ticket status = Checked In. Payment status = Captured.</w:t>
      </w:r>
    </w:p>
    <w:p w14:paraId="36ECB15F" w14:textId="77777777" w:rsidR="009E73F9" w:rsidRDefault="00000000">
      <w:pPr>
        <w:pStyle w:val="ListParagraph"/>
        <w:numPr>
          <w:ilvl w:val="0"/>
          <w:numId w:val="2"/>
        </w:numPr>
        <w:spacing w:after="60"/>
      </w:pPr>
      <w:r>
        <w:t>If capture fails (e.g., pre-auth expired, Stripe error): check-in is reversed, Ticket returns to Reserved, host is notified with error details and guidance.</w:t>
      </w:r>
    </w:p>
    <w:p w14:paraId="315D6453" w14:textId="77777777" w:rsidR="009E73F9" w:rsidRDefault="009E73F9">
      <w:pPr>
        <w:spacing w:after="80"/>
      </w:pPr>
    </w:p>
    <w:p w14:paraId="66DEA3AF" w14:textId="77777777" w:rsidR="009E73F9" w:rsidRDefault="00000000">
      <w:pPr>
        <w:spacing w:after="120"/>
      </w:pPr>
      <w:r>
        <w:rPr>
          <w:b/>
          <w:bCs/>
        </w:rPr>
        <w:t>No-Show:</w:t>
      </w:r>
    </w:p>
    <w:p w14:paraId="063A611F" w14:textId="77777777" w:rsidR="009E73F9" w:rsidRDefault="00000000">
      <w:pPr>
        <w:pStyle w:val="ListParagraph"/>
        <w:numPr>
          <w:ilvl w:val="0"/>
          <w:numId w:val="2"/>
        </w:numPr>
        <w:spacing w:after="60"/>
      </w:pPr>
      <w:r>
        <w:t>After Check-In Cutoff + buffer period (default 30 minutes, configurable per Account), the system identifies all Tickets still in Reserved status.</w:t>
      </w:r>
    </w:p>
    <w:p w14:paraId="08AC8EFF" w14:textId="77777777" w:rsidR="009E73F9" w:rsidRDefault="00000000">
      <w:pPr>
        <w:pStyle w:val="ListParagraph"/>
        <w:numPr>
          <w:ilvl w:val="0"/>
          <w:numId w:val="2"/>
        </w:numPr>
        <w:spacing w:after="60"/>
      </w:pPr>
      <w:r>
        <w:t>Capture is initiated for each. Ticket status = No-Show. Payment status = No-Show Captured.</w:t>
      </w:r>
    </w:p>
    <w:p w14:paraId="5EF690F8" w14:textId="77777777" w:rsidR="009E73F9" w:rsidRDefault="00000000">
      <w:pPr>
        <w:pStyle w:val="ListParagraph"/>
        <w:numPr>
          <w:ilvl w:val="0"/>
          <w:numId w:val="2"/>
        </w:numPr>
        <w:spacing w:after="60"/>
      </w:pPr>
      <w:r>
        <w:t>Full ticket amount is captured (less any credits applied).</w:t>
      </w:r>
    </w:p>
    <w:p w14:paraId="34246D1C" w14:textId="77777777" w:rsidR="009E73F9" w:rsidRDefault="009E73F9">
      <w:pPr>
        <w:spacing w:after="80"/>
      </w:pPr>
    </w:p>
    <w:p w14:paraId="747A9E0A" w14:textId="77777777" w:rsidR="009E73F9" w:rsidRDefault="00000000">
      <w:pPr>
        <w:spacing w:after="120"/>
      </w:pPr>
      <w:r>
        <w:rPr>
          <w:b/>
          <w:bCs/>
        </w:rPr>
        <w:t>Drop Canceled:</w:t>
      </w:r>
    </w:p>
    <w:p w14:paraId="1F0DE1CB" w14:textId="77777777" w:rsidR="009E73F9" w:rsidRDefault="00000000">
      <w:pPr>
        <w:pStyle w:val="ListParagraph"/>
        <w:numPr>
          <w:ilvl w:val="0"/>
          <w:numId w:val="2"/>
        </w:numPr>
        <w:spacing w:after="60"/>
      </w:pPr>
      <w:r>
        <w:t>All pre-authorizations are released (voided). All captures are refunded.</w:t>
      </w:r>
    </w:p>
    <w:p w14:paraId="729BDB78" w14:textId="77777777" w:rsidR="009E73F9" w:rsidRDefault="00000000">
      <w:pPr>
        <w:pStyle w:val="ListParagraph"/>
        <w:numPr>
          <w:ilvl w:val="0"/>
          <w:numId w:val="2"/>
        </w:numPr>
        <w:spacing w:after="60"/>
      </w:pPr>
      <w:r>
        <w:t>All Tickets transition to Canceled. All Payment Records transition to Authorization Released (if pre-auth) or Refunded (if captured).</w:t>
      </w:r>
    </w:p>
    <w:p w14:paraId="603F89AC" w14:textId="77777777" w:rsidR="009E73F9" w:rsidRDefault="00000000">
      <w:pPr>
        <w:pStyle w:val="ListParagraph"/>
        <w:numPr>
          <w:ilvl w:val="0"/>
          <w:numId w:val="2"/>
        </w:numPr>
        <w:spacing w:after="60"/>
      </w:pPr>
      <w:r>
        <w:t>Consumers are notified within 60 seconds.</w:t>
      </w:r>
    </w:p>
    <w:p w14:paraId="009167BA" w14:textId="77777777" w:rsidR="009E73F9" w:rsidRDefault="009E73F9">
      <w:pPr>
        <w:spacing w:after="80"/>
      </w:pPr>
    </w:p>
    <w:p w14:paraId="6544EEAF" w14:textId="77777777" w:rsidR="009E73F9" w:rsidRDefault="00000000">
      <w:pPr>
        <w:spacing w:after="120"/>
      </w:pPr>
      <w:r>
        <w:rPr>
          <w:b/>
          <w:bCs/>
        </w:rPr>
        <w:t>Host-Initiated Refund:</w:t>
      </w:r>
    </w:p>
    <w:p w14:paraId="20859E8C" w14:textId="77777777" w:rsidR="009E73F9" w:rsidRDefault="00000000">
      <w:pPr>
        <w:pStyle w:val="ListParagraph"/>
        <w:numPr>
          <w:ilvl w:val="0"/>
          <w:numId w:val="2"/>
        </w:numPr>
        <w:spacing w:after="60"/>
      </w:pPr>
      <w:r>
        <w:t>Processed via Stripe. Host may issue full or partial refund.</w:t>
      </w:r>
    </w:p>
    <w:p w14:paraId="4120202D" w14:textId="77777777" w:rsidR="009E73F9" w:rsidRDefault="00000000">
      <w:pPr>
        <w:pStyle w:val="ListParagraph"/>
        <w:numPr>
          <w:ilvl w:val="0"/>
          <w:numId w:val="2"/>
        </w:numPr>
        <w:spacing w:after="60"/>
      </w:pPr>
      <w:r>
        <w:t>Ticket status = Refunded. Payment status = Refunded.</w:t>
      </w:r>
    </w:p>
    <w:p w14:paraId="087F247C" w14:textId="77777777" w:rsidR="009E73F9" w:rsidRDefault="00000000">
      <w:pPr>
        <w:pStyle w:val="ListParagraph"/>
        <w:numPr>
          <w:ilvl w:val="0"/>
          <w:numId w:val="2"/>
        </w:numPr>
        <w:spacing w:after="60"/>
      </w:pPr>
      <w:r>
        <w:t>Refund amount recorded on Payment Record.</w:t>
      </w:r>
    </w:p>
    <w:p w14:paraId="10A75D20" w14:textId="77777777" w:rsidR="009E73F9" w:rsidRDefault="009E73F9">
      <w:pPr>
        <w:spacing w:after="80"/>
      </w:pPr>
    </w:p>
    <w:p w14:paraId="7FAC5150" w14:textId="77777777" w:rsidR="009E73F9" w:rsidRDefault="00000000">
      <w:pPr>
        <w:pStyle w:val="Heading3"/>
      </w:pPr>
      <w:bookmarkStart w:id="46" w:name="_Toc228879379"/>
      <w:r>
        <w:t>2.6.2 Payment Record Attributes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ACB86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0B86F37" w14:textId="77777777" w:rsidR="009E73F9" w:rsidRDefault="00000000">
            <w:r>
              <w:rPr>
                <w:b/>
                <w:bCs/>
                <w:sz w:val="20"/>
                <w:szCs w:val="20"/>
              </w:rPr>
              <w:lastRenderedPageBreak/>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8F3BEB"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7FA5CEC" w14:textId="77777777" w:rsidR="009E73F9" w:rsidRDefault="00000000">
            <w:r>
              <w:rPr>
                <w:b/>
                <w:bCs/>
                <w:sz w:val="20"/>
                <w:szCs w:val="20"/>
              </w:rPr>
              <w:t>Description</w:t>
            </w:r>
          </w:p>
        </w:tc>
      </w:tr>
      <w:tr w:rsidR="009E73F9" w14:paraId="7CFE16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842C4" w14:textId="77777777" w:rsidR="009E73F9" w:rsidRDefault="00000000">
            <w:r>
              <w:rPr>
                <w:sz w:val="20"/>
                <w:szCs w:val="20"/>
              </w:rPr>
              <w:t>paymentRecordId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65D26"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07611" w14:textId="77777777" w:rsidR="009E73F9" w:rsidRDefault="00000000">
            <w:r>
              <w:rPr>
                <w:sz w:val="20"/>
                <w:szCs w:val="20"/>
              </w:rPr>
              <w:t>System-generated identifier (pay_XXXXXXXX).</w:t>
            </w:r>
          </w:p>
        </w:tc>
      </w:tr>
      <w:tr w:rsidR="009E73F9" w14:paraId="7602E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F2E88" w14:textId="77777777" w:rsidR="009E73F9" w:rsidRDefault="00000000">
            <w:r>
              <w:rPr>
                <w:sz w:val="20"/>
                <w:szCs w:val="20"/>
              </w:rPr>
              <w:t>ticketId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8EF27" w14:textId="77777777" w:rsidR="009E73F9" w:rsidRDefault="00000000">
            <w:r>
              <w:rPr>
                <w:sz w:val="20"/>
                <w:szCs w:val="20"/>
              </w:rPr>
              <w:t>FK → Ticket.ticketId,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532E" w14:textId="77777777" w:rsidR="009E73F9" w:rsidRDefault="00000000">
            <w:r>
              <w:rPr>
                <w:sz w:val="20"/>
                <w:szCs w:val="20"/>
              </w:rPr>
              <w:t>The Ticket this payment is for. One Payment Record per Ticket.</w:t>
            </w:r>
          </w:p>
        </w:tc>
      </w:tr>
      <w:tr w:rsidR="009E73F9" w14:paraId="45EBC3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76427" w14:textId="77777777" w:rsidR="009E73F9" w:rsidRDefault="00000000">
            <w:r>
              <w:rPr>
                <w:sz w:val="20"/>
                <w:szCs w:val="20"/>
              </w:rPr>
              <w:t>dropId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A0DCD" w14:textId="77777777" w:rsidR="009E73F9" w:rsidRDefault="00000000">
            <w:r>
              <w:rPr>
                <w:sz w:val="20"/>
                <w:szCs w:val="20"/>
              </w:rPr>
              <w:t>FK → Drop.dropId,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03EF3" w14:textId="77777777" w:rsidR="009E73F9" w:rsidRDefault="00000000">
            <w:r>
              <w:rPr>
                <w:sz w:val="20"/>
                <w:szCs w:val="20"/>
              </w:rPr>
              <w:t>The Drop (denormalized for query performance).</w:t>
            </w:r>
          </w:p>
        </w:tc>
      </w:tr>
      <w:tr w:rsidR="009E73F9" w14:paraId="47D75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77EBB" w14:textId="77777777" w:rsidR="009E73F9" w:rsidRDefault="00000000">
            <w:r>
              <w:rPr>
                <w:sz w:val="20"/>
                <w:szCs w:val="20"/>
              </w:rPr>
              <w:t>hostAccountId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582B5" w14:textId="77777777" w:rsidR="009E73F9" w:rsidRDefault="00000000">
            <w:r>
              <w:rPr>
                <w:sz w:val="20"/>
                <w:szCs w:val="20"/>
              </w:rPr>
              <w:t>FK → Account.globalId,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42B21" w14:textId="77777777" w:rsidR="009E73F9" w:rsidRDefault="00000000">
            <w:r>
              <w:rPr>
                <w:sz w:val="20"/>
                <w:szCs w:val="20"/>
              </w:rPr>
              <w:t>The host Account (denormalized for payout routing).</w:t>
            </w:r>
          </w:p>
        </w:tc>
      </w:tr>
      <w:tr w:rsidR="009E73F9" w14:paraId="7EC42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4C5B9" w14:textId="77777777" w:rsidR="009E73F9" w:rsidRDefault="00000000">
            <w:r>
              <w:rPr>
                <w:sz w:val="20"/>
                <w:szCs w:val="20"/>
              </w:rPr>
              <w:t>stripePaymentIntentId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214E9"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90C27" w14:textId="77777777" w:rsidR="009E73F9" w:rsidRDefault="00000000">
            <w:r>
              <w:rPr>
                <w:sz w:val="20"/>
                <w:szCs w:val="20"/>
              </w:rPr>
              <w:t>Stripe PI ID for this payment.</w:t>
            </w:r>
          </w:p>
        </w:tc>
      </w:tr>
      <w:tr w:rsidR="009E73F9" w14:paraId="0E6EA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E06E0" w14:textId="77777777" w:rsidR="009E73F9" w:rsidRDefault="00000000">
            <w:r>
              <w:rPr>
                <w:sz w:val="20"/>
                <w:szCs w:val="20"/>
              </w:rPr>
              <w:t>amountPreAuthorized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A9FF5"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75904" w14:textId="77777777" w:rsidR="009E73F9" w:rsidRDefault="00000000">
            <w:r>
              <w:rPr>
                <w:sz w:val="20"/>
                <w:szCs w:val="20"/>
              </w:rPr>
              <w:t>Amount held on consumer's payment method.</w:t>
            </w:r>
          </w:p>
        </w:tc>
      </w:tr>
      <w:tr w:rsidR="009E73F9" w14:paraId="2F973C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E63EC" w14:textId="77777777" w:rsidR="009E73F9" w:rsidRDefault="00000000">
            <w:r>
              <w:rPr>
                <w:sz w:val="20"/>
                <w:szCs w:val="20"/>
              </w:rPr>
              <w:t>amountCaptured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C3CCF"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5B681" w14:textId="77777777" w:rsidR="009E73F9" w:rsidRDefault="00000000">
            <w:r>
              <w:rPr>
                <w:sz w:val="20"/>
                <w:szCs w:val="20"/>
              </w:rPr>
              <w:t>Amount actually captured.</w:t>
            </w:r>
          </w:p>
        </w:tc>
      </w:tr>
      <w:tr w:rsidR="009E73F9" w14:paraId="1380A1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982FF" w14:textId="77777777" w:rsidR="009E73F9" w:rsidRDefault="00000000">
            <w:r>
              <w:rPr>
                <w:sz w:val="20"/>
                <w:szCs w:val="20"/>
              </w:rPr>
              <w:t>amountRefunded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351D2"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6AF51" w14:textId="77777777" w:rsidR="009E73F9" w:rsidRDefault="00000000">
            <w:r>
              <w:rPr>
                <w:sz w:val="20"/>
                <w:szCs w:val="20"/>
              </w:rPr>
              <w:t>Amount refunded (0 if none).</w:t>
            </w:r>
          </w:p>
        </w:tc>
      </w:tr>
      <w:tr w:rsidR="009E73F9" w14:paraId="6D1BF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1B3DB" w14:textId="77777777" w:rsidR="009E73F9" w:rsidRDefault="00000000">
            <w:r>
              <w:rPr>
                <w:sz w:val="20"/>
                <w:szCs w:val="20"/>
              </w:rPr>
              <w:t>creditsApplied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DA476"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B1CC8" w14:textId="77777777" w:rsidR="009E73F9" w:rsidRDefault="00000000">
            <w:r>
              <w:rPr>
                <w:sz w:val="20"/>
                <w:szCs w:val="20"/>
              </w:rPr>
              <w:t>N Credits applied at checkout, reducing the pre-auth amount.</w:t>
            </w:r>
          </w:p>
        </w:tc>
      </w:tr>
      <w:tr w:rsidR="009E73F9" w14:paraId="04E6B7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121E0" w14:textId="77777777" w:rsidR="009E73F9" w:rsidRDefault="00000000">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D8357" w14:textId="77777777" w:rsidR="009E73F9" w:rsidRDefault="00000000">
            <w:r>
              <w:rPr>
                <w:sz w:val="20"/>
                <w:szCs w:val="20"/>
              </w:rPr>
              <w:t>Enum: Pre-Authorized | Captured | No-Show Captured | Refunded | Failed | Canceled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468D6" w14:textId="77777777" w:rsidR="009E73F9" w:rsidRDefault="00000000">
            <w:r>
              <w:rPr>
                <w:sz w:val="20"/>
                <w:szCs w:val="20"/>
              </w:rPr>
              <w:t>Current payment status.</w:t>
            </w:r>
          </w:p>
        </w:tc>
      </w:tr>
      <w:tr w:rsidR="009E73F9" w14:paraId="00B99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9A614" w14:textId="77777777" w:rsidR="009E73F9" w:rsidRDefault="00000000">
            <w:r>
              <w:rPr>
                <w:sz w:val="20"/>
                <w:szCs w:val="20"/>
              </w:rPr>
              <w:t>preAuthTimestamp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5102D"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A700E" w14:textId="77777777" w:rsidR="009E73F9" w:rsidRDefault="00000000">
            <w:r>
              <w:rPr>
                <w:sz w:val="20"/>
                <w:szCs w:val="20"/>
              </w:rPr>
              <w:t>When pre-auth was created.</w:t>
            </w:r>
          </w:p>
        </w:tc>
      </w:tr>
      <w:tr w:rsidR="009E73F9" w14:paraId="190AE6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D3914" w14:textId="77777777" w:rsidR="009E73F9" w:rsidRDefault="00000000">
            <w:r>
              <w:rPr>
                <w:sz w:val="20"/>
                <w:szCs w:val="20"/>
              </w:rPr>
              <w:t>captureTimestamp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3A9D5"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70F18" w14:textId="77777777" w:rsidR="009E73F9" w:rsidRDefault="00000000">
            <w:r>
              <w:rPr>
                <w:sz w:val="20"/>
                <w:szCs w:val="20"/>
              </w:rPr>
              <w:t>When capture was executed.</w:t>
            </w:r>
          </w:p>
        </w:tc>
      </w:tr>
      <w:tr w:rsidR="009E73F9" w14:paraId="46A48E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64E6C" w14:textId="77777777" w:rsidR="009E73F9" w:rsidRDefault="00000000">
            <w:r>
              <w:rPr>
                <w:sz w:val="20"/>
                <w:szCs w:val="20"/>
              </w:rPr>
              <w:t>refundTimestamp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B654A"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9C2D6" w14:textId="77777777" w:rsidR="009E73F9" w:rsidRDefault="00000000">
            <w:r>
              <w:rPr>
                <w:sz w:val="20"/>
                <w:szCs w:val="20"/>
              </w:rPr>
              <w:t>When refund was issued.</w:t>
            </w:r>
          </w:p>
        </w:tc>
      </w:tr>
      <w:tr w:rsidR="009E73F9" w14:paraId="276535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6CFBF" w14:textId="77777777" w:rsidR="009E73F9" w:rsidRDefault="00000000">
            <w:r>
              <w:rPr>
                <w:sz w:val="20"/>
                <w:szCs w:val="20"/>
              </w:rPr>
              <w:t>failureTimestamp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CAF99"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958EC" w14:textId="77777777" w:rsidR="009E73F9" w:rsidRDefault="00000000">
            <w:r>
              <w:rPr>
                <w:sz w:val="20"/>
                <w:szCs w:val="20"/>
              </w:rPr>
              <w:t>When capture failure occurred.</w:t>
            </w:r>
          </w:p>
        </w:tc>
      </w:tr>
      <w:tr w:rsidR="009E73F9" w14:paraId="0F96C0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201DB" w14:textId="77777777" w:rsidR="009E73F9" w:rsidRDefault="00000000">
            <w:r>
              <w:rPr>
                <w:sz w:val="20"/>
                <w:szCs w:val="20"/>
              </w:rPr>
              <w:t>auditTrail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E1BA7" w14:textId="77777777" w:rsidR="009E73F9" w:rsidRDefault="00000000">
            <w:r>
              <w:rPr>
                <w:sz w:val="20"/>
                <w:szCs w:val="20"/>
              </w:rPr>
              <w:t>Array of AuditEntry,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7C17D" w14:textId="77777777" w:rsidR="009E73F9" w:rsidRDefault="00000000">
            <w:r>
              <w:rPr>
                <w:sz w:val="20"/>
                <w:szCs w:val="20"/>
              </w:rPr>
              <w:t>Every status change with timestamp, actor, and reason.</w:t>
            </w:r>
          </w:p>
        </w:tc>
      </w:tr>
    </w:tbl>
    <w:p w14:paraId="257199B5" w14:textId="77777777" w:rsidR="009E73F9" w:rsidRDefault="009E73F9">
      <w:pPr>
        <w:spacing w:after="80"/>
      </w:pPr>
    </w:p>
    <w:p w14:paraId="122269CE" w14:textId="77777777" w:rsidR="009E73F9" w:rsidRDefault="00000000">
      <w:pPr>
        <w:spacing w:after="120"/>
      </w:pPr>
      <w:r>
        <w:rPr>
          <w:b/>
          <w:bCs/>
        </w:rPr>
        <w:t>Acceptance Criteria:</w:t>
      </w:r>
    </w:p>
    <w:p w14:paraId="4D41CE64" w14:textId="77777777" w:rsidR="009E73F9" w:rsidRDefault="00000000">
      <w:pPr>
        <w:pStyle w:val="ListParagraph"/>
        <w:numPr>
          <w:ilvl w:val="0"/>
          <w:numId w:val="2"/>
        </w:numPr>
        <w:spacing w:after="60"/>
      </w:pPr>
      <w:r>
        <w:t>One Payment Record is created per paid Ticket. Multi-ticket reservations create one Payment Record per Ticket.</w:t>
      </w:r>
    </w:p>
    <w:p w14:paraId="7097A1E6" w14:textId="77777777" w:rsidR="009E73F9" w:rsidRDefault="00000000">
      <w:pPr>
        <w:pStyle w:val="ListParagraph"/>
        <w:numPr>
          <w:ilvl w:val="0"/>
          <w:numId w:val="2"/>
        </w:numPr>
        <w:spacing w:after="60"/>
      </w:pPr>
      <w:r>
        <w:t>Payment Record belongs to exactly one Ticket. There is no shared Payment Record across multiple Tickets.</w:t>
      </w:r>
    </w:p>
    <w:p w14:paraId="042AF104" w14:textId="77777777" w:rsidR="009E73F9" w:rsidRDefault="00000000">
      <w:pPr>
        <w:pStyle w:val="ListParagraph"/>
        <w:numPr>
          <w:ilvl w:val="0"/>
          <w:numId w:val="2"/>
        </w:numPr>
        <w:spacing w:after="60"/>
      </w:pPr>
      <w:r>
        <w:t>Free Drops create no Payment Record. The absence of a Payment Record is the canonical indicator of a free reservation.</w:t>
      </w:r>
    </w:p>
    <w:p w14:paraId="7E6CCEB0" w14:textId="77777777" w:rsidR="009E73F9" w:rsidRDefault="00000000">
      <w:pPr>
        <w:pStyle w:val="ListParagraph"/>
        <w:numPr>
          <w:ilvl w:val="0"/>
          <w:numId w:val="2"/>
        </w:numPr>
        <w:spacing w:after="60"/>
      </w:pPr>
      <w:r>
        <w:t>Full audit trail is maintained. Every status transition is recorded with timestamp, actor (system/host/support), and reason.</w:t>
      </w:r>
    </w:p>
    <w:p w14:paraId="2F422488" w14:textId="77777777" w:rsidR="009E73F9" w:rsidRDefault="00000000">
      <w:pPr>
        <w:pStyle w:val="ListParagraph"/>
        <w:numPr>
          <w:ilvl w:val="0"/>
          <w:numId w:val="2"/>
        </w:numPr>
        <w:spacing w:after="60"/>
      </w:pPr>
      <w:r>
        <w:t>Payment Records are immutable. Status transitions append to the audit trail; they do not overwrite previous states.</w:t>
      </w:r>
    </w:p>
    <w:p w14:paraId="17805325" w14:textId="77777777" w:rsidR="009E73F9" w:rsidRDefault="009E73F9">
      <w:pPr>
        <w:spacing w:after="80"/>
      </w:pPr>
    </w:p>
    <w:p w14:paraId="31026ED6" w14:textId="77777777" w:rsidR="009E73F9" w:rsidRDefault="00000000">
      <w:r>
        <w:br w:type="page"/>
      </w:r>
    </w:p>
    <w:p w14:paraId="4562CAA7" w14:textId="77777777" w:rsidR="009E73F9" w:rsidRDefault="00000000">
      <w:pPr>
        <w:pStyle w:val="Heading2"/>
      </w:pPr>
      <w:bookmarkStart w:id="47" w:name="_Toc228879380"/>
      <w:r>
        <w:lastRenderedPageBreak/>
        <w:t>2.7 Entity Relationships</w:t>
      </w:r>
      <w:bookmarkEnd w:id="47"/>
    </w:p>
    <w:p w14:paraId="7A054A5F" w14:textId="77777777" w:rsidR="009E73F9" w:rsidRDefault="00000000">
      <w:pPr>
        <w:spacing w:after="120"/>
      </w:pPr>
      <w:r>
        <w:t>The following entity relationship model defines how all core objects relate to each other:</w:t>
      </w:r>
    </w:p>
    <w:p w14:paraId="38031952" w14:textId="77777777" w:rsidR="009E73F9" w:rsidRDefault="009E73F9">
      <w:pPr>
        <w:spacing w:after="80"/>
      </w:pPr>
    </w:p>
    <w:p w14:paraId="69EF2D89" w14:textId="77777777" w:rsidR="009E73F9" w:rsidRDefault="00000000">
      <w:pPr>
        <w:spacing w:after="120"/>
      </w:pPr>
      <w:r>
        <w:t>Enterprise (0..1) → Org (many): An Org optionally belongs to one Enterprise. enterprise_id on the Org record is nullable.</w:t>
      </w:r>
    </w:p>
    <w:p w14:paraId="17B2DD4E" w14:textId="77777777" w:rsidR="009E73F9" w:rsidRDefault="00000000">
      <w:pPr>
        <w:spacing w:after="120"/>
      </w:pPr>
      <w:r>
        <w:t>Org (1) → Account (1..many): Every Org has at least one Account. Every Account belongs to exactly one Org.</w:t>
      </w:r>
    </w:p>
    <w:p w14:paraId="43E0A877" w14:textId="77777777" w:rsidR="009E73F9" w:rsidRDefault="00000000">
      <w:pPr>
        <w:spacing w:after="120"/>
      </w:pPr>
      <w:r>
        <w:t>Account (1) → Drop (0..many): An Account may host zero or many Drops over time. Each Drop belongs to exactly one Host Account.</w:t>
      </w:r>
    </w:p>
    <w:p w14:paraId="1CABC0BD" w14:textId="77777777" w:rsidR="009E73F9" w:rsidRDefault="00000000">
      <w:pPr>
        <w:spacing w:after="120"/>
      </w:pPr>
      <w:r>
        <w:t>Drop (1) → Ticket (0..many): A Drop may have zero or many Tickets. Each Ticket belongs to exactly one Drop.</w:t>
      </w:r>
    </w:p>
    <w:p w14:paraId="040DCE88" w14:textId="77777777" w:rsidR="009E73F9" w:rsidRDefault="00000000">
      <w:pPr>
        <w:spacing w:after="120"/>
      </w:pPr>
      <w:r>
        <w:t>Ticket (1) → Consumer (1): Each Ticket belongs to exactly one Consumer. A Consumer may have many Tickets across many Drops.</w:t>
      </w:r>
    </w:p>
    <w:p w14:paraId="20B8EFE8" w14:textId="77777777" w:rsidR="009E73F9" w:rsidRDefault="00000000">
      <w:pPr>
        <w:spacing w:after="120"/>
      </w:pPr>
      <w:r>
        <w:t>Ticket (1) → Payment Record (0..1): A paid Ticket has exactly one Payment Record. A free Ticket has none.</w:t>
      </w:r>
    </w:p>
    <w:p w14:paraId="71D8491B" w14:textId="77777777" w:rsidR="009E73F9" w:rsidRDefault="00000000">
      <w:pPr>
        <w:spacing w:after="120"/>
      </w:pPr>
      <w:r>
        <w:t>Consumer (many) ↔ Account (many): Follow relationship. Many-to-many. A Consumer may follow many Accounts; an Account may have many followers.</w:t>
      </w:r>
    </w:p>
    <w:p w14:paraId="117988FF" w14:textId="77777777" w:rsidR="009E73F9" w:rsidRDefault="00000000">
      <w:pPr>
        <w:spacing w:after="120"/>
      </w:pPr>
      <w:r>
        <w:t>Drop (0..many) → Partner Account (0..many): A Drop may have zero or more Partners. A Partner Account may be linked to many Drops across different Hosts.</w:t>
      </w:r>
    </w:p>
    <w:p w14:paraId="7E895F99" w14:textId="77777777" w:rsidR="009E73F9" w:rsidRDefault="009E73F9">
      <w:pPr>
        <w:spacing w:after="80"/>
      </w:pPr>
    </w:p>
    <w:p w14:paraId="77255CED" w14:textId="77777777" w:rsidR="009E73F9" w:rsidRDefault="00000000">
      <w:pPr>
        <w:spacing w:after="120"/>
      </w:pPr>
      <w:r>
        <w:rPr>
          <w:b/>
          <w:bCs/>
        </w:rPr>
        <w:t>Acceptance Criteria:</w:t>
      </w:r>
    </w:p>
    <w:p w14:paraId="6F6AE2F6" w14:textId="77777777" w:rsidR="009E73F9" w:rsidRDefault="00000000">
      <w:pPr>
        <w:pStyle w:val="ListParagraph"/>
        <w:numPr>
          <w:ilvl w:val="0"/>
          <w:numId w:val="2"/>
        </w:numPr>
        <w:spacing w:after="60"/>
      </w:pPr>
      <w:r>
        <w:t>Foreign keys enforce all relationships at the database level.</w:t>
      </w:r>
    </w:p>
    <w:p w14:paraId="7291E2BD" w14:textId="77777777" w:rsidR="009E73F9" w:rsidRDefault="00000000">
      <w:pPr>
        <w:pStyle w:val="ListParagraph"/>
        <w:numPr>
          <w:ilvl w:val="0"/>
          <w:numId w:val="2"/>
        </w:numPr>
        <w:spacing w:after="60"/>
      </w:pPr>
      <w:r>
        <w:t>enterprise_id on the Org record is nullable (Orgs without Enterprise membership).</w:t>
      </w:r>
    </w:p>
    <w:p w14:paraId="61B451BD" w14:textId="77777777" w:rsidR="009E73F9" w:rsidRDefault="00000000">
      <w:pPr>
        <w:pStyle w:val="ListParagraph"/>
        <w:numPr>
          <w:ilvl w:val="0"/>
          <w:numId w:val="2"/>
        </w:numPr>
        <w:spacing w:after="60"/>
      </w:pPr>
      <w:r>
        <w:t>Cascade soft-delete behavior: when a Drop is Canceled, all Tickets are Canceled and all Payment Records are transitioned (Authorization Released or Refunded). No hard deletes.</w:t>
      </w:r>
    </w:p>
    <w:p w14:paraId="5DB09AD9" w14:textId="77777777" w:rsidR="009E73F9" w:rsidRDefault="00000000">
      <w:pPr>
        <w:pStyle w:val="ListParagraph"/>
        <w:numPr>
          <w:ilvl w:val="0"/>
          <w:numId w:val="2"/>
        </w:numPr>
        <w:spacing w:after="60"/>
      </w:pPr>
      <w:r>
        <w:t>Orphan prevention: Tickets cannot exist without a valid Drop. Payment Records cannot exist without a valid Ticket.</w:t>
      </w:r>
    </w:p>
    <w:p w14:paraId="5B3152D8" w14:textId="77777777" w:rsidR="009E73F9" w:rsidRDefault="009E73F9">
      <w:pPr>
        <w:spacing w:after="80"/>
      </w:pPr>
    </w:p>
    <w:p w14:paraId="0E440469" w14:textId="77777777" w:rsidR="009E73F9" w:rsidRDefault="00000000">
      <w:pPr>
        <w:pStyle w:val="Heading2"/>
      </w:pPr>
      <w:bookmarkStart w:id="48" w:name="_Toc228879381"/>
      <w:r>
        <w:t>2.8 Followers</w:t>
      </w:r>
      <w:bookmarkEnd w:id="48"/>
    </w:p>
    <w:p w14:paraId="6269DEC0" w14:textId="77777777" w:rsidR="009E73F9" w:rsidRDefault="00000000">
      <w:pPr>
        <w:spacing w:after="120"/>
      </w:pPr>
      <w:r>
        <w:t>Followers are consumers who have opted in to receive Drop notifications from an Account. The Follow relationship is the primary discovery mechanism on Nigh: consumers see Drops only from Accounts they follow (plus direct links).</w:t>
      </w:r>
    </w:p>
    <w:p w14:paraId="129344D8" w14:textId="77777777" w:rsidR="009E73F9" w:rsidRDefault="009E73F9">
      <w:pPr>
        <w:spacing w:after="80"/>
      </w:pPr>
    </w:p>
    <w:p w14:paraId="36C4C4D2" w14:textId="77777777" w:rsidR="009E73F9" w:rsidRDefault="00000000">
      <w:pPr>
        <w:spacing w:after="120"/>
      </w:pPr>
      <w:r>
        <w:t>Two tiers of follower data exist, based on the nature of the relationship:</w:t>
      </w:r>
    </w:p>
    <w:p w14:paraId="35BF8887" w14:textId="77777777" w:rsidR="009E73F9" w:rsidRDefault="009E73F9">
      <w:pPr>
        <w:spacing w:after="80"/>
      </w:pPr>
    </w:p>
    <w:p w14:paraId="0FE56D86" w14:textId="77777777" w:rsidR="009E73F9" w:rsidRDefault="00000000">
      <w:pPr>
        <w:pStyle w:val="ListParagraph"/>
        <w:numPr>
          <w:ilvl w:val="0"/>
          <w:numId w:val="2"/>
        </w:numPr>
        <w:spacing w:after="60"/>
      </w:pPr>
      <w:r>
        <w:rPr>
          <w:b/>
          <w:bCs/>
        </w:rPr>
        <w:t xml:space="preserve">Tier 1 - Drop Guests Who Follow: </w:t>
      </w:r>
      <w:r>
        <w:t xml:space="preserve">Consumers who both follow the Account AND have attended at least one Drop (have a Checked-In ticket). Full profile data is available to the host: first name, last name, email (if provided), phone number, drop history with that </w:t>
        <w:lastRenderedPageBreak/>
        <w:t>Account, check-in history, total spend, follower tier indicator. These are the Account's customers.</w:t>
      </w:r>
    </w:p>
    <w:p w14:paraId="6FA77648" w14:textId="77777777" w:rsidR="009E73F9" w:rsidRDefault="009E73F9">
      <w:pPr>
        <w:spacing w:after="80"/>
      </w:pPr>
    </w:p>
    <w:p w14:paraId="0671A8BD" w14:textId="77777777" w:rsidR="009E73F9" w:rsidRDefault="00000000">
      <w:pPr>
        <w:pStyle w:val="ListParagraph"/>
        <w:numPr>
          <w:ilvl w:val="0"/>
          <w:numId w:val="2"/>
        </w:numPr>
        <w:spacing w:after="60"/>
      </w:pPr>
      <w:r>
        <w:rPr>
          <w:b/>
          <w:bCs/>
        </w:rPr>
        <w:t xml:space="preserve">Tier 2 - Followers Only: </w:t>
      </w:r>
      <w:r>
        <w:t>Consumers who follow the Account but have never attended a Drop (no Checked-In ticket). Limited data: first name + last initial + avatar only. No email, no phone number, no contact data. The host cannot reach them directly. This protects consumer privacy until a commercial relationship is established through attendance.</w:t>
      </w:r>
    </w:p>
    <w:p w14:paraId="51630272" w14:textId="77777777" w:rsidR="009E73F9" w:rsidRDefault="009E73F9">
      <w:pPr>
        <w:spacing w:after="80"/>
      </w:pPr>
    </w:p>
    <w:p w14:paraId="5E61BA8F" w14:textId="77777777" w:rsidR="009E73F9" w:rsidRDefault="00000000">
      <w:pPr>
        <w:spacing w:after="120"/>
      </w:pPr>
      <w:r>
        <w:rPr>
          <w:b/>
          <w:bCs/>
        </w:rPr>
        <w:t>Display Rules:</w:t>
      </w:r>
    </w:p>
    <w:p w14:paraId="663EF669" w14:textId="77777777" w:rsidR="009E73F9" w:rsidRDefault="00000000">
      <w:pPr>
        <w:pStyle w:val="ListParagraph"/>
        <w:numPr>
          <w:ilvl w:val="0"/>
          <w:numId w:val="2"/>
        </w:numPr>
        <w:spacing w:after="60"/>
      </w:pPr>
      <w:r>
        <w:t>Follower count is displayed on the Account profile (visible to consumers and hosts).</w:t>
      </w:r>
    </w:p>
    <w:p w14:paraId="187FFAA8" w14:textId="77777777" w:rsidR="009E73F9" w:rsidRDefault="00000000">
      <w:pPr>
        <w:pStyle w:val="ListParagraph"/>
        <w:numPr>
          <w:ilvl w:val="0"/>
          <w:numId w:val="2"/>
        </w:numPr>
        <w:spacing w:after="60"/>
      </w:pPr>
      <w:r>
        <w:t>On the host's Guests page, a "View followers" link navigates to the Followers tab.</w:t>
      </w:r>
    </w:p>
    <w:p w14:paraId="00BFB0B7" w14:textId="77777777" w:rsidR="009E73F9" w:rsidRDefault="00000000">
      <w:pPr>
        <w:pStyle w:val="ListParagraph"/>
        <w:numPr>
          <w:ilvl w:val="0"/>
          <w:numId w:val="2"/>
        </w:numPr>
        <w:spacing w:after="60"/>
      </w:pPr>
      <w:r>
        <w:t>In the guest list view: email is NOT shown in the list/table view. Full contact information (email, phone) is only visible in the individual guest detail modal.</w:t>
      </w:r>
    </w:p>
    <w:p w14:paraId="54EAFA00" w14:textId="77777777" w:rsidR="009E73F9" w:rsidRDefault="00000000">
      <w:pPr>
        <w:pStyle w:val="ListParagraph"/>
        <w:numPr>
          <w:ilvl w:val="0"/>
          <w:numId w:val="2"/>
        </w:numPr>
        <w:spacing w:after="60"/>
      </w:pPr>
      <w:r>
        <w:t>This privacy rule applies to both tiers: even Tier 1 guests have their email hidden in the list view.</w:t>
      </w:r>
    </w:p>
    <w:p w14:paraId="5585C192" w14:textId="77777777" w:rsidR="009E73F9" w:rsidRDefault="009E73F9">
      <w:pPr>
        <w:spacing w:after="80"/>
      </w:pPr>
    </w:p>
    <w:p w14:paraId="075FCEBE" w14:textId="77777777" w:rsidR="009E73F9" w:rsidRDefault="00000000">
      <w:pPr>
        <w:spacing w:after="120"/>
      </w:pPr>
      <w:r>
        <w:rPr>
          <w:b/>
          <w:bCs/>
        </w:rPr>
        <w:t>Acceptance Criteria:</w:t>
      </w:r>
    </w:p>
    <w:p w14:paraId="018AF431" w14:textId="77777777" w:rsidR="009E73F9" w:rsidRDefault="00000000">
      <w:pPr>
        <w:pStyle w:val="ListParagraph"/>
        <w:numPr>
          <w:ilvl w:val="0"/>
          <w:numId w:val="2"/>
        </w:numPr>
        <w:spacing w:after="60"/>
      </w:pPr>
      <w:r>
        <w:t>Follower tier is enforced at the API level. Tier 2 followers never return email, phone, or detailed history in any API response.</w:t>
      </w:r>
    </w:p>
    <w:p w14:paraId="4AC6B2DF" w14:textId="77777777" w:rsidR="009E73F9" w:rsidRDefault="00000000">
      <w:pPr>
        <w:pStyle w:val="ListParagraph"/>
        <w:numPr>
          <w:ilvl w:val="0"/>
          <w:numId w:val="2"/>
        </w:numPr>
        <w:spacing w:after="60"/>
      </w:pPr>
      <w:r>
        <w:t>Tier transition from 2 to 1 occurs automatically when a consumer checks in to a Drop hosted by that Account.</w:t>
      </w:r>
    </w:p>
    <w:p w14:paraId="43C90242" w14:textId="77777777" w:rsidR="009E73F9" w:rsidRDefault="00000000">
      <w:pPr>
        <w:pStyle w:val="ListParagraph"/>
        <w:numPr>
          <w:ilvl w:val="0"/>
          <w:numId w:val="2"/>
        </w:numPr>
        <w:spacing w:after="60"/>
      </w:pPr>
      <w:r>
        <w:t>Tier does not revert: once a consumer has attended a Drop, they remain Tier 1 even if they unfollow and re-follow.</w:t>
      </w:r>
    </w:p>
    <w:p w14:paraId="11687CD7" w14:textId="77777777" w:rsidR="009E73F9" w:rsidRDefault="00000000">
      <w:pPr>
        <w:pStyle w:val="ListParagraph"/>
        <w:numPr>
          <w:ilvl w:val="0"/>
          <w:numId w:val="2"/>
        </w:numPr>
        <w:spacing w:after="60"/>
      </w:pPr>
      <w:r>
        <w:t>Unfollowing removes the consumer from the follower list but does not delete their guest data (Tier 1 data persists for the host's records).</w:t>
      </w:r>
    </w:p>
    <w:p w14:paraId="7089F5EE" w14:textId="77777777" w:rsidR="009E73F9" w:rsidRDefault="00000000">
      <w:pPr>
        <w:pStyle w:val="ListParagraph"/>
        <w:numPr>
          <w:ilvl w:val="0"/>
          <w:numId w:val="2"/>
        </w:numPr>
        <w:spacing w:after="60"/>
      </w:pPr>
      <w:r>
        <w:t>Privacy rules for email visibility in list views are enforced in the API response, not just the UI. The API must not return email in list endpoints.</w:t>
      </w:r>
    </w:p>
    <w:p w14:paraId="77ACA3A5" w14:textId="77777777" w:rsidR="009E73F9" w:rsidRDefault="009E73F9">
      <w:pPr>
        <w:spacing w:after="80"/>
      </w:pPr>
    </w:p>
    <w:p w14:paraId="41B01001" w14:textId="77777777" w:rsidR="009E73F9" w:rsidRDefault="00000000">
      <w:pPr>
        <w:spacing w:after="120"/>
      </w:pPr>
      <w:ins w:id="920" w:author="Claude" w:date="2026-05-17T00:00:00Z">
        <w:r>
          <w:rPr>
            <w:b/>
            <w:bCs/>
          </w:rPr>
          <w:t>Private Account Mode:</w:t>
        </w:r>
      </w:ins>
    </w:p>
    <w:p w14:paraId="41B01002" w14:textId="77777777" w:rsidR="009E73F9" w:rsidRDefault="00000000">
      <w:pPr>
        <w:spacing w:after="120"/>
      </w:pPr>
      <w:ins w:id="921" w:author="Claude" w:date="2026-05-17T00:00:00Z">
        <w:r>
          <w:t>An Account may be set to Private via a toggle in Profile settings. When Private Account is enabled, the follow behavior changes from instant-follow to request-to-follow for consumers who are not already in the host’s guest list.</w:t>
        </w:r>
      </w:ins>
    </w:p>
    <w:p w14:paraId="41B01003" w14:textId="77777777" w:rsidR="009E73F9" w:rsidRDefault="00000000">
      <w:pPr>
        <w:pStyle w:val="ListParagraph"/>
        <w:numPr>
          <w:ilvl w:val="0"/>
          <w:numId w:val="2"/>
        </w:numPr>
        <w:spacing w:after="60"/>
      </w:pPr>
      <w:ins w:id="922" w:author="Claude" w:date="2026-05-17T00:00:00Z">
        <w:r>
          <w:t>Public Account (default): Any consumer can follow instantly by tapping a follow link, scanning a QR code, or tapping Follow on the host’s profile. No approval required.</w:t>
        </w:r>
      </w:ins>
    </w:p>
    <w:p w14:paraId="41B01004" w14:textId="77777777" w:rsidR="009E73F9" w:rsidRDefault="00000000">
      <w:pPr>
        <w:pStyle w:val="ListParagraph"/>
        <w:numPr>
          <w:ilvl w:val="0"/>
          <w:numId w:val="2"/>
        </w:numPr>
        <w:spacing w:after="60"/>
      </w:pPr>
      <w:ins w:id="923" w:author="Claude" w:date="2026-05-17T00:00:00Z">
        <w:r>
          <w:t>Private Account: Consumers not in the host’s guest list submit a follow request instead of instantly following. The host reviews pending requests in a Follow Requests screen and approves or denies each one. Approved consumers become followers. Consumers already in the host’s guest list bypass the request flow and follow instantly.</w:t>
        </w:r>
      </w:ins>
    </w:p>
    <w:p w14:paraId="41B01005" w14:textId="77777777" w:rsidR="009E73F9" w:rsidRDefault="00000000">
      <w:pPr>
        <w:pStyle w:val="ListParagraph"/>
        <w:numPr>
          <w:ilvl w:val="0"/>
          <w:numId w:val="2"/>
        </w:numPr>
        <w:spacing w:after="60"/>
      </w:pPr>
      <w:ins w:id="924" w:author="Claude" w:date="2026-05-17T00:00:00Z">
        <w:r>
          <w:t>Follow Requests: Pending requests are visible in the Host app under the Followers page → Recent tab. The badge count shows pending requests when Private Account is on. Each request shows the consumer’s name, handle, and request date. The host can Approve (consumer becomes a follower) or Deny (request is rejected, consumer is not notified of denial). The Recent tab also shows a Recent History section listing all approved and denied requests.</w:t>
        </w:r>
      </w:ins>
    </w:p>
    <w:p w14:paraId="41B01006" w14:textId="77777777" w:rsidR="009E73F9" w:rsidRDefault="00000000">
      <w:pPr>
        <w:pStyle w:val="ListParagraph"/>
        <w:numPr>
          <w:ilvl w:val="0"/>
          <w:numId w:val="2"/>
        </w:numPr>
        <w:spacing w:after="60"/>
      </w:pPr>
      <w:ins w:id="925" w:author="Claude" w:date="2026-05-17T00:00:00Z">
        <w:r>
          <w:t>Switching modes: Toggling from Public to Private does not remove existing followers. Toggling from Private to Public automatically approves all pending follow requests.</w:t>
        </w:r>
      </w:ins>
    </w:p>
    <w:p w14:paraId="41B01007" w14:textId="77777777" w:rsidR="009E73F9" w:rsidRDefault="00000000">
      <w:pPr>
        <w:pStyle w:val="ListParagraph"/>
        <w:numPr>
          <w:ilvl w:val="0"/>
          <w:numId w:val="2"/>
        </w:numPr>
        <w:spacing w:after="60"/>
      </w:pPr>
      <w:ins w:id="926" w:author="Claude" w:date="2026-05-17T00:00:00Z">
        <w:r>
          <w:t>Deep linking and deferred deep linking behavior is unchanged. The nigh.com/[handle] URL still routes to the host profile; the profile page shows “Request to Follow” instead of “Follow” when the Account is private and the consumer is not on the guest list.</w:t>
        </w:r>
      </w:ins>
    </w:p>
    <w:p w14:paraId="41B01008" w14:textId="77777777" w:rsidR="009E73F9" w:rsidRDefault="009E73F9">
      <w:pPr>
        <w:spacing w:after="80"/>
      </w:pPr>
    </w:p>
    <w:p w14:paraId="350ED845" w14:textId="77777777" w:rsidR="009E73F9" w:rsidRDefault="00000000">
      <w:r>
        <w:br w:type="page"/>
      </w:r>
    </w:p>
    <w:p w14:paraId="158B9521" w14:textId="77777777" w:rsidR="009E73F9" w:rsidRDefault="00000000">
      <w:pPr>
        <w:pStyle w:val="Heading1"/>
      </w:pPr>
      <w:bookmarkStart w:id="49" w:name="_Toc228879382"/>
      <w:r>
        <w:lastRenderedPageBreak/>
        <w:t>3. Drop Configuration and Lifecycle</w:t>
      </w:r>
      <w:bookmarkEnd w:id="49"/>
    </w:p>
    <w:p w14:paraId="26E4C019" w14:textId="77777777" w:rsidR="009E73F9" w:rsidRDefault="00000000">
      <w:pPr>
        <w:spacing w:after="120"/>
      </w:pPr>
      <w:r>
        <w:t>This section specifies every configuration option available when creating a Drop, the rules governing each option, and the complete lifecycle state machine. This is the operational heart of the Nigh platform.</w:t>
      </w:r>
    </w:p>
    <w:p w14:paraId="30AA3FE5" w14:textId="77777777" w:rsidR="009E73F9" w:rsidRDefault="009E73F9">
      <w:pPr>
        <w:spacing w:after="80"/>
      </w:pPr>
    </w:p>
    <w:p w14:paraId="0E62129B" w14:textId="77777777" w:rsidR="009E73F9" w:rsidRDefault="00000000">
      <w:pPr>
        <w:pStyle w:val="Heading2"/>
      </w:pPr>
      <w:bookmarkStart w:id="50" w:name="_Toc228879383"/>
      <w:r>
        <w:t>3.1 Drop Format (v1)</w:t>
      </w:r>
      <w:bookmarkEnd w:id="50"/>
    </w:p>
    <w:p w14:paraId="637072B0" w14:textId="77777777" w:rsidR="009E73F9" w:rsidRDefault="00000000">
      <w:pPr>
        <w:spacing w:after="120"/>
      </w:pPr>
      <w:r>
        <w:t>All Drops in v1 use the Event format with Shared Capacity. This means all attendees share a single capacity pool; there are no individual time slots, no per-slot booking, and no multi-session Drops. Future formats (Appointment, Group, multi-slot) are explicitly out of scope for v1. The data model includes a "format" field on the Drop record to support future expansion, but in v1 this field is always set to "Event" and is not configurable by the host.</w:t>
      </w:r>
    </w:p>
    <w:p w14:paraId="6BECB47C" w14:textId="77777777" w:rsidR="009E73F9" w:rsidRDefault="009E73F9">
      <w:pPr>
        <w:spacing w:after="80"/>
      </w:pPr>
    </w:p>
    <w:p w14:paraId="72D4DE1F" w14:textId="77777777" w:rsidR="009E73F9" w:rsidRDefault="00000000">
      <w:pPr>
        <w:pStyle w:val="Heading2"/>
      </w:pPr>
      <w:bookmarkStart w:id="51" w:name="_Toc228879384"/>
      <w:r>
        <w:t>3.2 Event Timing Modes</w:t>
      </w:r>
      <w:bookmarkEnd w:id="51"/>
    </w:p>
    <w:p w14:paraId="6B5A4CCF" w14:textId="77777777" w:rsidR="009E73F9" w:rsidRDefault="00000000">
      <w:pPr>
        <w:spacing w:after="120"/>
      </w:pPr>
      <w:r>
        <w:t>Every Drop has one of two timing modes, selected at creation. The timing mode determines how the Drop is displayed to consumers, how the Purchase Cutoff is calculated, and how check-in windows work.</w:t>
      </w:r>
    </w:p>
    <w:p w14:paraId="0241A3A7" w14:textId="77777777" w:rsidR="009E73F9" w:rsidRDefault="009E73F9">
      <w:pPr>
        <w:spacing w:after="80"/>
      </w:pPr>
    </w:p>
    <w:p w14:paraId="2B2FFA49" w14:textId="77777777" w:rsidR="009E73F9" w:rsidRDefault="00000000">
      <w:pPr>
        <w:pStyle w:val="ListParagraph"/>
        <w:numPr>
          <w:ilvl w:val="0"/>
          <w:numId w:val="2"/>
        </w:numPr>
        <w:spacing w:after="60"/>
      </w:pPr>
      <w:r>
        <w:rPr>
          <w:b/>
          <w:bCs/>
        </w:rPr>
        <w:t xml:space="preserve">Start Time: </w:t>
      </w:r>
      <w:r>
        <w:t>All attendees are expected to arrive at a specific time. The Drop has a single start time. Examples: 7 PM Wine Tasting (everyone arrives at 7), 2 PM Massage Slot (capacity = 1, appointment-style), 3:30 PM Blowout Appointment, 6 PM Cooking Class.</w:t>
      </w:r>
    </w:p>
    <w:p w14:paraId="6AA19A56" w14:textId="77777777" w:rsidR="009E73F9" w:rsidRDefault="009E73F9">
      <w:pPr>
        <w:spacing w:after="80"/>
      </w:pPr>
    </w:p>
    <w:p w14:paraId="54AAC196" w14:textId="77777777" w:rsidR="009E73F9" w:rsidRDefault="00000000">
      <w:pPr>
        <w:pStyle w:val="ListParagraph"/>
        <w:numPr>
          <w:ilvl w:val="0"/>
          <w:numId w:val="2"/>
        </w:numPr>
        <w:spacing w:after="60"/>
      </w:pPr>
      <w:r>
        <w:rPr>
          <w:b/>
          <w:bCs/>
        </w:rPr>
        <w:t xml:space="preserve">Arrival Window: </w:t>
      </w:r>
      <w:r>
        <w:t>Attendees may arrive anytime within a defined window. The Drop has a window start and window end. Examples: Happy Hour 4-6 PM (arrive anytime), Food Truck 11 AM - 3 PM, Sample Sale 10 AM - 4 PM, Open Gym 6-9 AM.</w:t>
      </w:r>
    </w:p>
    <w:p w14:paraId="35D18A5C" w14:textId="77777777" w:rsidR="009E73F9" w:rsidRDefault="009E73F9">
      <w:pPr>
        <w:spacing w:after="80"/>
      </w:pPr>
    </w:p>
    <w:p w14:paraId="42B5B05B" w14:textId="77777777" w:rsidR="009E73F9" w:rsidRDefault="00000000">
      <w:pPr>
        <w:pStyle w:val="Heading2"/>
      </w:pPr>
      <w:bookmarkStart w:id="52" w:name="_Toc228879385"/>
      <w:r>
        <w:t>3.3 Configuration Requirements</w:t>
      </w:r>
      <w:bookmarkEnd w:id="52"/>
    </w:p>
    <w:p w14:paraId="4F3B7118" w14:textId="77777777" w:rsidR="009E73F9" w:rsidRDefault="00000000">
      <w:pPr>
        <w:spacing w:after="120"/>
      </w:pPr>
      <w:r>
        <w:t>Each subsection below defines one configuration option, its rules, and its acceptance criteria. All validations are enforced server-side; client-side validation is supplementary only.</w:t>
      </w:r>
    </w:p>
    <w:p w14:paraId="366E7DFC" w14:textId="77777777" w:rsidR="009E73F9" w:rsidRDefault="009E73F9">
      <w:pPr>
        <w:spacing w:after="80"/>
      </w:pPr>
    </w:p>
    <w:p w14:paraId="47E40556" w14:textId="77777777" w:rsidR="009E73F9" w:rsidRDefault="00000000">
      <w:pPr>
        <w:pStyle w:val="Heading3"/>
      </w:pPr>
      <w:bookmarkStart w:id="53" w:name="_Toc228879386"/>
      <w:r>
        <w:t>3.3.1 One Live Drop Per Account</w:t>
      </w:r>
      <w:bookmarkEnd w:id="53"/>
    </w:p>
    <w:p w14:paraId="11AD9773" w14:textId="77777777" w:rsidR="009E73F9" w:rsidRDefault="00000000">
      <w:pPr>
        <w:spacing w:after="120"/>
      </w:pPr>
      <w:r>
        <w:t>Each Account may have only one Drop in an active broadcast state (Live, Live-Sold Out, or Paused) at any given time. Draft and Scheduled Drops may exist in parallel with an active Drop and with each other. There is no limit on the number of Draft or Scheduled Drops.</w:t>
      </w:r>
    </w:p>
    <w:p w14:paraId="4B97DD22" w14:textId="77777777" w:rsidR="009E73F9" w:rsidRDefault="009E73F9">
      <w:pPr>
        <w:spacing w:after="80"/>
      </w:pPr>
    </w:p>
    <w:p w14:paraId="1C0B50B3" w14:textId="77777777" w:rsidR="009E73F9" w:rsidRDefault="00000000">
      <w:pPr>
        <w:spacing w:after="120"/>
      </w:pPr>
      <w:r>
        <w:rPr>
          <w:b/>
          <w:bCs/>
        </w:rPr>
        <w:t>Acceptance Criteria:</w:t>
      </w:r>
    </w:p>
    <w:p w14:paraId="7923935A" w14:textId="77777777" w:rsidR="009E73F9" w:rsidRDefault="00000000">
      <w:pPr>
        <w:pStyle w:val="ListParagraph"/>
        <w:numPr>
          <w:ilvl w:val="0"/>
          <w:numId w:val="2"/>
        </w:numPr>
        <w:spacing w:after="60"/>
      </w:pPr>
      <w:r>
        <w:lastRenderedPageBreak/>
        <w:t>Attempting to publish (transition to Live or Scheduled-to-Live) a Drop when another Drop from the same Account is already Live, Live-Sold Out, or Paused is rejected with a clear error: "You already have an active Drop. End or cancel it before publishing a new one."</w:t>
      </w:r>
    </w:p>
    <w:p w14:paraId="64D8E9F7" w14:textId="77777777" w:rsidR="009E73F9" w:rsidRDefault="00000000">
      <w:pPr>
        <w:pStyle w:val="ListParagraph"/>
        <w:numPr>
          <w:ilvl w:val="0"/>
          <w:numId w:val="2"/>
        </w:numPr>
        <w:spacing w:after="60"/>
      </w:pPr>
      <w:r>
        <w:t>The check is performed at the moment of state transition, not at Draft creation.</w:t>
      </w:r>
    </w:p>
    <w:p w14:paraId="709495C0" w14:textId="77777777" w:rsidR="009E73F9" w:rsidRDefault="00000000">
      <w:pPr>
        <w:pStyle w:val="ListParagraph"/>
        <w:numPr>
          <w:ilvl w:val="0"/>
          <w:numId w:val="2"/>
        </w:numPr>
        <w:spacing w:after="60"/>
      </w:pPr>
      <w:r>
        <w:t>Scheduled Drops auto-transitioning to Live at their Broadcast Start time are also subject to this constraint. If a conflict exists at transition time, the Scheduled Drop remains in Scheduled state and the host is notified.</w:t>
      </w:r>
    </w:p>
    <w:p w14:paraId="0F41CB9B" w14:textId="77777777" w:rsidR="009E73F9" w:rsidRDefault="009E73F9">
      <w:pPr>
        <w:spacing w:after="80"/>
      </w:pPr>
    </w:p>
    <w:p w14:paraId="6A2CBF84" w14:textId="77777777" w:rsidR="009E73F9" w:rsidRDefault="00000000">
      <w:pPr>
        <w:pStyle w:val="Heading3"/>
      </w:pPr>
      <w:bookmarkStart w:id="54" w:name="_Toc228879387"/>
      <w:r>
        <w:t>3.3.2 Advance Scheduling Window</w:t>
      </w:r>
      <w:bookmarkEnd w:id="54"/>
    </w:p>
    <w:p w14:paraId="51BC0C5C" w14:textId="77777777" w:rsidR="009E73F9" w:rsidRDefault="00000000">
      <w:pPr>
        <w:spacing w:after="120"/>
      </w:pPr>
      <w:r>
        <w:t>The advance scheduling window determines how far in the future a Drop can be scheduled.</w:t>
      </w:r>
    </w:p>
    <w:p w14:paraId="3633045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800"/>
        <w:gridCol w:w="3160"/>
      </w:tblGrid>
      <w:tr w:rsidR="009E73F9" w14:paraId="3BBB3F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3AF637" w14:textId="77777777" w:rsidR="009E73F9" w:rsidRDefault="00000000">
            <w:r>
              <w:rPr>
                <w:b/>
                <w:bCs/>
                <w:sz w:val="20"/>
                <w:szCs w:val="20"/>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04900C" w14:textId="77777777" w:rsidR="009E73F9" w:rsidRDefault="00000000">
            <w:r>
              <w:rPr>
                <w:b/>
                <w:bCs/>
                <w:sz w:val="20"/>
                <w:szCs w:val="20"/>
              </w:rPr>
              <w:t>Default Window</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516DDB3" w14:textId="77777777" w:rsidR="009E73F9" w:rsidRDefault="00000000">
            <w:r>
              <w:rPr>
                <w:b/>
                <w:bCs/>
                <w:sz w:val="20"/>
                <w:szCs w:val="20"/>
              </w:rPr>
              <w:t>Adjustable By</w:t>
            </w:r>
          </w:p>
        </w:tc>
        <w:tc>
          <w:tcPr>
            <w:tcW w:w="3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3DE7C" w14:textId="77777777" w:rsidR="009E73F9" w:rsidRDefault="00000000">
            <w:r>
              <w:rPr>
                <w:b/>
                <w:bCs/>
                <w:sz w:val="20"/>
                <w:szCs w:val="20"/>
              </w:rPr>
              <w:t>Notes</w:t>
            </w:r>
          </w:p>
        </w:tc>
      </w:tr>
      <w:tr w:rsidR="009E73F9" w14:paraId="5E463A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6704B" w14:textId="77777777" w:rsidR="009E73F9" w:rsidRDefault="00000000">
            <w:r>
              <w:rPr>
                <w:sz w:val="20"/>
                <w:szCs w:val="20"/>
              </w:rPr>
              <w:t>Free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EB9AC" w14:textId="77777777" w:rsidR="009E73F9" w:rsidRDefault="00000000">
            <w:r>
              <w:rPr>
                <w:sz w:val="20"/>
                <w:szCs w:val="20"/>
              </w:rPr>
              <w:t>24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5DFD0" w14:textId="77777777" w:rsidR="009E73F9" w:rsidRDefault="00000000">
            <w:r>
              <w:rPr>
                <w:sz w:val="20"/>
                <w:szCs w:val="20"/>
              </w:rPr>
              <w:t>Not adjustable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810B8" w14:textId="77777777" w:rsidR="009E73F9" w:rsidRDefault="00000000">
            <w:r>
              <w:rPr>
                <w:sz w:val="20"/>
                <w:szCs w:val="20"/>
              </w:rPr>
              <w:t>Hard-coded tier constraint. Cannot be overridden by Support.</w:t>
            </w:r>
          </w:p>
        </w:tc>
      </w:tr>
      <w:tr w:rsidR="009E73F9" w14:paraId="0C81DB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81A9C" w14:textId="77777777" w:rsidR="009E73F9" w:rsidRDefault="00000000">
            <w:r>
              <w:rPr>
                <w:sz w:val="20"/>
                <w:szCs w:val="20"/>
              </w:rPr>
              <w:t>Plus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1A41F"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1FDBE"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062FB" w14:textId="77777777" w:rsidR="009E73F9" w:rsidRDefault="00000000">
            <w:r>
              <w:rPr>
                <w:sz w:val="20"/>
                <w:szCs w:val="20"/>
              </w:rPr>
              <w:t>Platform default. Support can increase or decrease.</w:t>
            </w:r>
          </w:p>
        </w:tc>
      </w:tr>
      <w:tr w:rsidR="009E73F9" w14:paraId="1BE6A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F8131" w14:textId="77777777" w:rsidR="009E73F9" w:rsidRDefault="00000000">
            <w:r>
              <w:rPr>
                <w:sz w:val="20"/>
                <w:szCs w:val="20"/>
              </w:rPr>
              <w:t>Pro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C19A4"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0AC3A"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C0C75" w14:textId="77777777" w:rsidR="009E73F9" w:rsidRDefault="00000000">
            <w:r>
              <w:rPr>
                <w:sz w:val="20"/>
                <w:szCs w:val="20"/>
              </w:rPr>
              <w:t>Same default. Support can increase for special needs.</w:t>
            </w:r>
          </w:p>
        </w:tc>
      </w:tr>
      <w:tr w:rsidR="009E73F9" w14:paraId="27C990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19AB9" w14:textId="77777777" w:rsidR="009E73F9" w:rsidRDefault="00000000">
            <w:r>
              <w:rPr>
                <w:sz w:val="20"/>
                <w:szCs w:val="20"/>
              </w:rPr>
              <w:t>Enterprise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99528"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BF33B"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ECDCA" w14:textId="77777777" w:rsidR="009E73F9" w:rsidRDefault="00000000">
            <w:r>
              <w:rPr>
                <w:sz w:val="20"/>
                <w:szCs w:val="20"/>
              </w:rPr>
              <w:t>Same default. Custom windows common for large events.</w:t>
            </w:r>
          </w:p>
        </w:tc>
      </w:tr>
    </w:tbl>
    <w:p w14:paraId="7AB6A1D3" w14:textId="77777777" w:rsidR="009E73F9" w:rsidRDefault="009E73F9">
      <w:pPr>
        <w:spacing w:after="80"/>
      </w:pPr>
    </w:p>
    <w:p w14:paraId="4B6B2200" w14:textId="77777777" w:rsidR="009E73F9" w:rsidRDefault="00000000">
      <w:pPr>
        <w:spacing w:after="120"/>
      </w:pPr>
      <w:r>
        <w:rPr>
          <w:b/>
          <w:bCs/>
        </w:rPr>
        <w:t>Acceptance Criteria:</w:t>
      </w:r>
    </w:p>
    <w:p w14:paraId="680427B3" w14:textId="77777777" w:rsidR="009E73F9" w:rsidRDefault="00000000">
      <w:pPr>
        <w:pStyle w:val="ListParagraph"/>
        <w:numPr>
          <w:ilvl w:val="0"/>
          <w:numId w:val="2"/>
        </w:numPr>
        <w:spacing w:after="60"/>
      </w:pPr>
      <w:r>
        <w:t>Drops with a Broadcast Start time beyond the Account's configured advance scheduling window are rejected at publish time.</w:t>
      </w:r>
    </w:p>
    <w:p w14:paraId="0273E5BB" w14:textId="77777777" w:rsidR="009E73F9" w:rsidRDefault="00000000">
      <w:pPr>
        <w:pStyle w:val="ListParagraph"/>
        <w:numPr>
          <w:ilvl w:val="0"/>
          <w:numId w:val="2"/>
        </w:numPr>
        <w:spacing w:after="60"/>
      </w:pPr>
      <w:r>
        <w:t>The error message specifies the allowed window: "This Drop is scheduled X hours in the future. Your Account allows scheduling up to Y hours in advance."</w:t>
      </w:r>
    </w:p>
    <w:p w14:paraId="3340F965" w14:textId="77777777" w:rsidR="009E73F9" w:rsidRDefault="00000000">
      <w:pPr>
        <w:pStyle w:val="ListParagraph"/>
        <w:numPr>
          <w:ilvl w:val="0"/>
          <w:numId w:val="2"/>
        </w:numPr>
        <w:spacing w:after="60"/>
      </w:pPr>
      <w:r>
        <w:t>The advance scheduling window is stored on the Account record (field: advanceSchedulingHours, default: 72 for paid tiers, 24 for Free).</w:t>
      </w:r>
    </w:p>
    <w:p w14:paraId="5EAC75F4" w14:textId="77777777" w:rsidR="009E73F9" w:rsidRDefault="00000000">
      <w:pPr>
        <w:pStyle w:val="ListParagraph"/>
        <w:numPr>
          <w:ilvl w:val="0"/>
          <w:numId w:val="2"/>
        </w:numPr>
        <w:spacing w:after="60"/>
      </w:pPr>
      <w:r>
        <w:t>Free tier limit of 24 hours is enforced at the tier level and cannot be overridden by Support.</w:t>
      </w:r>
    </w:p>
    <w:p w14:paraId="1935EF74" w14:textId="77777777" w:rsidR="009E73F9" w:rsidRDefault="009E73F9">
      <w:pPr>
        <w:spacing w:after="80"/>
      </w:pPr>
    </w:p>
    <w:p w14:paraId="452FF880" w14:textId="77777777" w:rsidR="009E73F9" w:rsidRDefault="00000000">
      <w:pPr>
        <w:pStyle w:val="Heading3"/>
      </w:pPr>
      <w:bookmarkStart w:id="55" w:name="_Toc228879388"/>
      <w:r>
        <w:t>3.3.3 Broadcast and Purchase Timing</w:t>
      </w:r>
      <w:bookmarkEnd w:id="55"/>
    </w:p>
    <w:p w14:paraId="5C5D2BA7" w14:textId="77777777" w:rsidR="009E73F9" w:rsidRDefault="00000000">
      <w:pPr>
        <w:spacing w:after="120"/>
      </w:pPr>
      <w:r>
        <w:t>Every Drop defines Broadcast Start Time and Broadcast End Time. The Broadcast window determines when the Drop is visible in the consumer feed and when reservations are available.</w:t>
      </w:r>
    </w:p>
    <w:p w14:paraId="7D6087BF" w14:textId="77777777" w:rsidR="009E73F9" w:rsidRDefault="009E73F9">
      <w:pPr>
        <w:spacing w:after="80"/>
      </w:pPr>
    </w:p>
    <w:p w14:paraId="7B44A1AB" w14:textId="77777777" w:rsidR="009E73F9" w:rsidRDefault="00000000">
      <w:pPr>
        <w:spacing w:after="120"/>
      </w:pPr>
      <w:r>
        <w:rPr>
          <w:b/>
          <w:bCs/>
        </w:rPr>
        <w:t>Purchase Cutoff Calculation:</w:t>
      </w:r>
    </w:p>
    <w:p w14:paraId="12FB23EC" w14:textId="77777777" w:rsidR="009E73F9" w:rsidRDefault="00000000">
      <w:pPr>
        <w:spacing w:after="120"/>
      </w:pPr>
      <w:r>
        <w:t>Purchase Cutoff = Reference Time - Purchase Buffer</w:t>
      </w:r>
    </w:p>
    <w:p w14:paraId="479DBF85" w14:textId="77777777" w:rsidR="009E73F9" w:rsidRDefault="00000000">
      <w:pPr>
        <w:pStyle w:val="ListParagraph"/>
        <w:numPr>
          <w:ilvl w:val="0"/>
          <w:numId w:val="2"/>
        </w:numPr>
        <w:spacing w:after="60"/>
      </w:pPr>
      <w:r>
        <w:t>Reference Time for Start Time Drops = the Drop's Start Time</w:t>
      </w:r>
    </w:p>
    <w:p w14:paraId="09C9204B" w14:textId="77777777" w:rsidR="009E73F9" w:rsidRDefault="00000000">
      <w:pPr>
        <w:pStyle w:val="ListParagraph"/>
        <w:numPr>
          <w:ilvl w:val="0"/>
          <w:numId w:val="2"/>
        </w:numPr>
        <w:spacing w:after="60"/>
      </w:pPr>
      <w:r>
        <w:t>Reference Time for Arrival Window Drops = the Arrival Window End time</w:t>
      </w:r>
    </w:p>
    <w:p w14:paraId="03E8A1F6" w14:textId="77777777" w:rsidR="009E73F9" w:rsidRDefault="00000000">
      <w:pPr>
        <w:pStyle w:val="ListParagraph"/>
        <w:numPr>
          <w:ilvl w:val="0"/>
          <w:numId w:val="2"/>
        </w:numPr>
        <w:spacing w:after="60"/>
      </w:pPr>
      <w:r>
        <w:t>Purchase Buffer default = 15 minutes (configurable per Account by Support)</w:t>
      </w:r>
    </w:p>
    <w:p w14:paraId="0E99FD23" w14:textId="77777777" w:rsidR="009E73F9" w:rsidRDefault="009E73F9">
      <w:pPr>
        <w:spacing w:after="80"/>
      </w:pPr>
    </w:p>
    <w:p w14:paraId="4490E5FB" w14:textId="77777777" w:rsidR="009E73F9" w:rsidRDefault="00000000">
      <w:pPr>
        <w:spacing w:after="120"/>
      </w:pPr>
      <w:r>
        <w:t>After Purchase Cutoff: no new reservations are accepted, the Drop is removed from the consumer feed, but existing ticket holders retain full access to their tickets and can still check in.</w:t>
      </w:r>
    </w:p>
    <w:p w14:paraId="05D3A5DB" w14:textId="77777777" w:rsidR="009E73F9" w:rsidRDefault="009E73F9">
      <w:pPr>
        <w:spacing w:after="80"/>
      </w:pPr>
    </w:p>
    <w:p w14:paraId="238E639B" w14:textId="77777777" w:rsidR="009E73F9" w:rsidRDefault="00000000">
      <w:pPr>
        <w:spacing w:after="120"/>
      </w:pPr>
      <w:r>
        <w:rPr>
          <w:b/>
          <w:bCs/>
        </w:rPr>
        <w:t>Acceptance Criteria:</w:t>
      </w:r>
    </w:p>
    <w:p w14:paraId="288FE8C2" w14:textId="77777777" w:rsidR="009E73F9" w:rsidRDefault="00000000">
      <w:pPr>
        <w:pStyle w:val="ListParagraph"/>
        <w:numPr>
          <w:ilvl w:val="0"/>
          <w:numId w:val="2"/>
        </w:numPr>
        <w:spacing w:after="60"/>
      </w:pPr>
      <w:r>
        <w:t>Purchase Cutoff is enforced server-side. Any reservation attempt after the cutoff returns an error: "Reservations for this Drop are closed."</w:t>
      </w:r>
    </w:p>
    <w:p w14:paraId="33E11DD7" w14:textId="77777777" w:rsidR="009E73F9" w:rsidRDefault="00000000">
      <w:pPr>
        <w:pStyle w:val="ListParagraph"/>
        <w:numPr>
          <w:ilvl w:val="0"/>
          <w:numId w:val="2"/>
        </w:numPr>
        <w:spacing w:after="60"/>
      </w:pPr>
      <w:r>
        <w:t>Default Purchase Buffer is 15 minutes.</w:t>
      </w:r>
    </w:p>
    <w:p w14:paraId="5E427FE5" w14:textId="77777777" w:rsidR="009E73F9" w:rsidRDefault="00000000">
      <w:pPr>
        <w:pStyle w:val="ListParagraph"/>
        <w:numPr>
          <w:ilvl w:val="0"/>
          <w:numId w:val="2"/>
        </w:numPr>
        <w:spacing w:after="60"/>
      </w:pPr>
      <w:r>
        <w:t>Purchase Buffer is configurable per Account by Nigh Support (field: purchaseBufferMinutes on Account record).</w:t>
      </w:r>
    </w:p>
    <w:p w14:paraId="38315646" w14:textId="77777777" w:rsidR="009E73F9" w:rsidRDefault="00000000">
      <w:pPr>
        <w:pStyle w:val="ListParagraph"/>
        <w:numPr>
          <w:ilvl w:val="0"/>
          <w:numId w:val="2"/>
        </w:numPr>
        <w:spacing w:after="60"/>
      </w:pPr>
      <w:r>
        <w:t>Existing ticket holders are unaffected by Purchase Cutoff. Their tickets remain valid, QR codes remain active, and check-in is available.</w:t>
      </w:r>
    </w:p>
    <w:p w14:paraId="57C78C5A" w14:textId="77777777" w:rsidR="009E73F9" w:rsidRDefault="00000000">
      <w:pPr>
        <w:pStyle w:val="ListParagraph"/>
        <w:numPr>
          <w:ilvl w:val="0"/>
          <w:numId w:val="2"/>
        </w:numPr>
        <w:spacing w:after="60"/>
      </w:pPr>
      <w:r>
        <w:t>The Drop transitions to Purchase Closed state at the cutoff time.</w:t>
      </w:r>
    </w:p>
    <w:p w14:paraId="1D603921" w14:textId="77777777" w:rsidR="009E73F9" w:rsidRDefault="009E73F9">
      <w:pPr>
        <w:spacing w:after="80"/>
      </w:pPr>
    </w:p>
    <w:p w14:paraId="0F7C7810" w14:textId="77777777" w:rsidR="009E73F9" w:rsidRDefault="00000000">
      <w:pPr>
        <w:pStyle w:val="Heading3"/>
      </w:pPr>
      <w:bookmarkStart w:id="56" w:name="_Toc228879389"/>
      <w:r>
        <w:t>3.3.4 Media Required</w:t>
      </w:r>
      <w:bookmarkEnd w:id="56"/>
    </w:p>
    <w:p w14:paraId="3516C5D2" w14:textId="77777777" w:rsidR="009E73F9" w:rsidRDefault="00000000">
      <w:pPr>
        <w:spacing w:after="120"/>
      </w:pPr>
      <w:r>
        <w:t>At least one image or video must be attached before a Drop can be published. Media is the primary visual representation of the Drop in the feed and on the detail page.</w:t>
      </w:r>
    </w:p>
    <w:p w14:paraId="45AFD21F" w14:textId="77777777" w:rsidR="009E73F9" w:rsidRDefault="009E73F9">
      <w:pPr>
        <w:spacing w:after="80"/>
      </w:pPr>
    </w:p>
    <w:p w14:paraId="051CB805" w14:textId="77777777" w:rsidR="009E73F9" w:rsidRDefault="00000000">
      <w:pPr>
        <w:spacing w:after="120"/>
      </w:pPr>
      <w:r>
        <w:rPr>
          <w:b/>
          <w:bCs/>
        </w:rPr>
        <w:t>Acceptance Criteria:</w:t>
      </w:r>
    </w:p>
    <w:p w14:paraId="39CC599B" w14:textId="77777777" w:rsidR="009E73F9" w:rsidRDefault="00000000">
      <w:pPr>
        <w:pStyle w:val="ListParagraph"/>
        <w:numPr>
          <w:ilvl w:val="0"/>
          <w:numId w:val="2"/>
        </w:numPr>
        <w:spacing w:after="60"/>
      </w:pPr>
      <w:r>
        <w:t>A Drop cannot transition from Draft to Scheduled or Live without at least one media attachment.</w:t>
      </w:r>
    </w:p>
    <w:p w14:paraId="6F965537" w14:textId="77777777" w:rsidR="009E73F9" w:rsidRDefault="00000000">
      <w:pPr>
        <w:pStyle w:val="ListParagraph"/>
        <w:numPr>
          <w:ilvl w:val="0"/>
          <w:numId w:val="2"/>
        </w:numPr>
        <w:spacing w:after="60"/>
      </w:pPr>
      <w:r>
        <w:t>Accepted formats: JPG, PNG (images), MP4, MOV (video).</w:t>
      </w:r>
    </w:p>
    <w:p w14:paraId="75500AE0" w14:textId="77777777" w:rsidR="009E73F9" w:rsidRDefault="00000000">
      <w:pPr>
        <w:pStyle w:val="ListParagraph"/>
        <w:numPr>
          <w:ilvl w:val="0"/>
          <w:numId w:val="2"/>
        </w:numPr>
        <w:spacing w:after="60"/>
      </w:pPr>
      <w:r>
        <w:t>Maximum file size: 10 MB per file.</w:t>
      </w:r>
    </w:p>
    <w:p w14:paraId="1ABE22CC" w14:textId="77777777" w:rsidR="009E73F9" w:rsidRDefault="00000000">
      <w:pPr>
        <w:pStyle w:val="ListParagraph"/>
        <w:numPr>
          <w:ilvl w:val="0"/>
          <w:numId w:val="2"/>
        </w:numPr>
        <w:spacing w:after="60"/>
      </w:pPr>
      <w:r>
        <w:t>Files exceeding size limit or in unsupported formats are rejected at upload time with a clear error.</w:t>
      </w:r>
    </w:p>
    <w:p w14:paraId="0B49A37C" w14:textId="77777777" w:rsidR="009E73F9" w:rsidRDefault="00000000">
      <w:pPr>
        <w:pStyle w:val="ListParagraph"/>
        <w:numPr>
          <w:ilvl w:val="0"/>
          <w:numId w:val="2"/>
        </w:numPr>
        <w:spacing w:after="60"/>
      </w:pPr>
      <w:r>
        <w:t>Media is displayed in a carousel if multiple files are attached.</w:t>
      </w:r>
    </w:p>
    <w:p w14:paraId="23118871" w14:textId="77777777" w:rsidR="009E73F9" w:rsidRDefault="009E73F9">
      <w:pPr>
        <w:spacing w:after="80"/>
      </w:pPr>
    </w:p>
    <w:p w14:paraId="72AC19F5" w14:textId="77777777" w:rsidR="009E73F9" w:rsidRDefault="00000000">
      <w:pPr>
        <w:pStyle w:val="Heading3"/>
      </w:pPr>
      <w:bookmarkStart w:id="57" w:name="_Toc228879390"/>
      <w:r>
        <w:t>3.3.5 Title and Description</w:t>
      </w:r>
      <w:bookmarkEnd w:id="57"/>
    </w:p>
    <w:p w14:paraId="4F6CD413" w14:textId="77777777" w:rsidR="009E73F9" w:rsidRDefault="00000000">
      <w:pPr>
        <w:spacing w:after="120"/>
      </w:pPr>
      <w:r>
        <w:t>Both title and description are required for all Drops.</w:t>
      </w:r>
    </w:p>
    <w:p w14:paraId="1D10B159" w14:textId="77777777" w:rsidR="009E73F9" w:rsidRDefault="009E73F9">
      <w:pPr>
        <w:spacing w:after="80"/>
      </w:pPr>
    </w:p>
    <w:p w14:paraId="24707202" w14:textId="77777777" w:rsidR="009E73F9" w:rsidRDefault="00000000">
      <w:pPr>
        <w:spacing w:after="120"/>
      </w:pPr>
      <w:r>
        <w:rPr>
          <w:b/>
          <w:bCs/>
        </w:rPr>
        <w:t>Acceptance Criteria:</w:t>
      </w:r>
    </w:p>
    <w:p w14:paraId="08D285EE" w14:textId="77777777" w:rsidR="009E73F9" w:rsidRDefault="00000000">
      <w:pPr>
        <w:pStyle w:val="ListParagraph"/>
        <w:numPr>
          <w:ilvl w:val="0"/>
          <w:numId w:val="2"/>
        </w:numPr>
        <w:spacing w:after="60"/>
      </w:pPr>
      <w:r>
        <w:t>Title: required, maximum 60 characters. Enforced at input (character counter shown) and at publish time.</w:t>
      </w:r>
    </w:p>
    <w:p w14:paraId="0F68AEB7" w14:textId="77777777" w:rsidR="009E73F9" w:rsidRDefault="00000000">
      <w:pPr>
        <w:pStyle w:val="ListParagraph"/>
        <w:numPr>
          <w:ilvl w:val="0"/>
          <w:numId w:val="2"/>
        </w:numPr>
        <w:spacing w:after="60"/>
      </w:pPr>
      <w:r>
        <w:t>Description: required, maximum 280 characters. Enforced at input and at publish time.</w:t>
      </w:r>
    </w:p>
    <w:p w14:paraId="3E035F3F" w14:textId="77777777" w:rsidR="009E73F9" w:rsidRDefault="00000000">
      <w:pPr>
        <w:pStyle w:val="ListParagraph"/>
        <w:numPr>
          <w:ilvl w:val="0"/>
          <w:numId w:val="2"/>
        </w:numPr>
        <w:spacing w:after="60"/>
      </w:pPr>
      <w:r>
        <w:t>Empty or whitespace-only values are rejected.</w:t>
      </w:r>
    </w:p>
    <w:p w14:paraId="2269D9A4" w14:textId="77777777" w:rsidR="009E73F9" w:rsidRDefault="00000000">
      <w:pPr>
        <w:pStyle w:val="ListParagraph"/>
        <w:numPr>
          <w:ilvl w:val="0"/>
          <w:numId w:val="2"/>
        </w:numPr>
        <w:spacing w:after="60"/>
      </w:pPr>
      <w:r>
        <w:t>No HTML or markdown in title or description. Plain text only.</w:t>
      </w:r>
    </w:p>
    <w:p w14:paraId="51CF35AE" w14:textId="77777777" w:rsidR="009E73F9" w:rsidRDefault="009E73F9">
      <w:pPr>
        <w:spacing w:after="80"/>
      </w:pPr>
    </w:p>
    <w:p w14:paraId="154B2A88" w14:textId="77777777" w:rsidR="009E73F9" w:rsidRDefault="00000000">
      <w:pPr>
        <w:pStyle w:val="Heading3"/>
      </w:pPr>
      <w:bookmarkStart w:id="58" w:name="_Toc228879391"/>
      <w:r>
        <w:t>3.3.6 Capacity</w:t>
      </w:r>
      <w:bookmarkEnd w:id="58"/>
    </w:p>
    <w:p w14:paraId="7FAB6078" w14:textId="77777777" w:rsidR="009E73F9" w:rsidRDefault="00000000">
      <w:pPr>
        <w:spacing w:after="120"/>
      </w:pPr>
      <w:r>
        <w:lastRenderedPageBreak/>
        <w:t>Total capacity defines the maximum number of spots available for a Drop. Capacity management is one of the most critical system functions.</w:t>
      </w:r>
    </w:p>
    <w:p w14:paraId="6CA0DD38" w14:textId="77777777" w:rsidR="009E73F9" w:rsidRDefault="009E73F9">
      <w:pPr>
        <w:spacing w:after="80"/>
      </w:pPr>
    </w:p>
    <w:p w14:paraId="72539052" w14:textId="77777777" w:rsidR="009E73F9" w:rsidRDefault="00000000">
      <w:pPr>
        <w:pStyle w:val="ListParagraph"/>
        <w:numPr>
          <w:ilvl w:val="0"/>
          <w:numId w:val="2"/>
        </w:numPr>
        <w:spacing w:after="60"/>
      </w:pPr>
      <w:r>
        <w:t>Total capacity must be a positive integer (&gt;= 1).</w:t>
      </w:r>
    </w:p>
    <w:p w14:paraId="0AD4980C" w14:textId="77777777" w:rsidR="009E73F9" w:rsidRDefault="00000000">
      <w:pPr>
        <w:pStyle w:val="ListParagraph"/>
        <w:numPr>
          <w:ilvl w:val="0"/>
          <w:numId w:val="2"/>
        </w:numPr>
        <w:spacing w:after="60"/>
      </w:pPr>
      <w:r>
        <w:t>One Ticket = one spot. A multi-ticket reservation for 3 spots decrements capacity by 3.</w:t>
      </w:r>
    </w:p>
    <w:p w14:paraId="18D9BA63" w14:textId="77777777" w:rsidR="009E73F9" w:rsidRDefault="00000000">
      <w:pPr>
        <w:pStyle w:val="ListParagraph"/>
        <w:numPr>
          <w:ilvl w:val="0"/>
          <w:numId w:val="2"/>
        </w:numPr>
        <w:spacing w:after="60"/>
      </w:pPr>
      <w:r>
        <w:t>Capacity decrements at reservation time (when pre-auth succeeds), not at check-in time.</w:t>
      </w:r>
    </w:p>
    <w:p w14:paraId="73D01A04" w14:textId="77777777" w:rsidR="009E73F9" w:rsidRDefault="00000000">
      <w:pPr>
        <w:pStyle w:val="ListParagraph"/>
        <w:numPr>
          <w:ilvl w:val="0"/>
          <w:numId w:val="2"/>
        </w:numPr>
        <w:spacing w:after="60"/>
      </w:pPr>
      <w:r>
        <w:t>Host may increase capacity while the Drop is Live, Live-Sold Out, or Paused. The new capacity must be greater than the current total capacity.</w:t>
      </w:r>
    </w:p>
    <w:p w14:paraId="1182F22F" w14:textId="77777777" w:rsidR="009E73F9" w:rsidRDefault="00000000">
      <w:pPr>
        <w:pStyle w:val="ListParagraph"/>
        <w:numPr>
          <w:ilvl w:val="0"/>
          <w:numId w:val="2"/>
        </w:numPr>
        <w:spacing w:after="60"/>
      </w:pPr>
      <w:r>
        <w:t>Host cannot decrease capacity below the number of existing reservations. If 20 tickets are sold, capacity cannot be set below 20.</w:t>
      </w:r>
    </w:p>
    <w:p w14:paraId="6791A9BF" w14:textId="77777777" w:rsidR="009E73F9" w:rsidRDefault="00000000">
      <w:pPr>
        <w:pStyle w:val="ListParagraph"/>
        <w:numPr>
          <w:ilvl w:val="0"/>
          <w:numId w:val="2"/>
        </w:numPr>
        <w:spacing w:after="60"/>
      </w:pPr>
      <w:r>
        <w:t>All capacity edits are logged with timestamp, old value, new value, and actor ID.</w:t>
      </w:r>
    </w:p>
    <w:p w14:paraId="5A29F8D3" w14:textId="77777777" w:rsidR="009E73F9" w:rsidRDefault="00000000">
      <w:pPr>
        <w:pStyle w:val="ListParagraph"/>
        <w:numPr>
          <w:ilvl w:val="0"/>
          <w:numId w:val="2"/>
        </w:numPr>
        <w:spacing w:after="60"/>
      </w:pPr>
      <w:r>
        <w:t>Capacity edits are disabled after Purchase Cutoff.</w:t>
      </w:r>
    </w:p>
    <w:p w14:paraId="173B9AD6" w14:textId="77777777" w:rsidR="009E73F9" w:rsidRDefault="009E73F9">
      <w:pPr>
        <w:spacing w:after="80"/>
      </w:pPr>
    </w:p>
    <w:p w14:paraId="64AFB199" w14:textId="77777777" w:rsidR="009E73F9" w:rsidRDefault="00000000">
      <w:pPr>
        <w:spacing w:after="120"/>
      </w:pPr>
      <w:r>
        <w:rPr>
          <w:b/>
          <w:bCs/>
        </w:rPr>
        <w:t>Acceptance Criteria:</w:t>
      </w:r>
    </w:p>
    <w:p w14:paraId="433D1AB7" w14:textId="77777777" w:rsidR="009E73F9" w:rsidRDefault="00000000">
      <w:pPr>
        <w:pStyle w:val="ListParagraph"/>
        <w:numPr>
          <w:ilvl w:val="0"/>
          <w:numId w:val="2"/>
        </w:numPr>
        <w:spacing w:after="60"/>
      </w:pPr>
      <w:r>
        <w:t>Capacity must be &gt;= 1. Value of 0 at creation is rejected.</w:t>
      </w:r>
    </w:p>
    <w:p w14:paraId="1A36BA0C" w14:textId="77777777" w:rsidR="009E73F9" w:rsidRDefault="00000000">
      <w:pPr>
        <w:pStyle w:val="ListParagraph"/>
        <w:numPr>
          <w:ilvl w:val="0"/>
          <w:numId w:val="2"/>
        </w:numPr>
        <w:spacing w:after="60"/>
      </w:pPr>
      <w:r>
        <w:t>Remaining capacity cannot go negative. Concurrent reservation attempts are handled atomically (see Section 4.2).</w:t>
      </w:r>
    </w:p>
    <w:p w14:paraId="408C107D" w14:textId="77777777" w:rsidR="009E73F9" w:rsidRDefault="00000000">
      <w:pPr>
        <w:pStyle w:val="ListParagraph"/>
        <w:numPr>
          <w:ilvl w:val="0"/>
          <w:numId w:val="2"/>
        </w:numPr>
        <w:spacing w:after="60"/>
      </w:pPr>
      <w:r>
        <w:t>Real-time capacity display updates within 5 seconds across all connected clients.</w:t>
      </w:r>
    </w:p>
    <w:p w14:paraId="586152BE" w14:textId="77777777" w:rsidR="009E73F9" w:rsidRDefault="00000000">
      <w:pPr>
        <w:pStyle w:val="ListParagraph"/>
        <w:numPr>
          <w:ilvl w:val="0"/>
          <w:numId w:val="2"/>
        </w:numPr>
        <w:spacing w:after="60"/>
      </w:pPr>
      <w:r>
        <w:t>Increasing capacity while Live-Sold Out transitions the Drop back to Live.</w:t>
      </w:r>
    </w:p>
    <w:p w14:paraId="28B019DE" w14:textId="77777777" w:rsidR="009E73F9" w:rsidRDefault="00000000">
      <w:pPr>
        <w:pStyle w:val="ListParagraph"/>
        <w:numPr>
          <w:ilvl w:val="0"/>
          <w:numId w:val="2"/>
        </w:numPr>
        <w:spacing w:after="60"/>
      </w:pPr>
      <w:r>
        <w:t>Decreasing below current reservations is blocked with error: "Cannot reduce capacity below X existing reservations."</w:t>
      </w:r>
    </w:p>
    <w:p w14:paraId="06DD2122" w14:textId="77777777" w:rsidR="009E73F9" w:rsidRDefault="009E73F9">
      <w:pPr>
        <w:spacing w:after="80"/>
      </w:pPr>
    </w:p>
    <w:p w14:paraId="6C4CD3C4" w14:textId="77777777" w:rsidR="009E73F9" w:rsidRDefault="00000000">
      <w:pPr>
        <w:pStyle w:val="Heading3"/>
      </w:pPr>
      <w:bookmarkStart w:id="59" w:name="_Toc228879392"/>
      <w:r>
        <w:t>3.3.7 Pricing</w:t>
      </w:r>
      <w:bookmarkEnd w:id="59"/>
    </w:p>
    <w:p w14:paraId="5A64EBCE" w14:textId="77777777" w:rsidR="009E73F9" w:rsidRDefault="00000000">
      <w:pPr>
        <w:spacing w:after="120"/>
      </w:pPr>
      <w:r>
        <w:t>Every Drop has a price. The price determines whether payment processing occurs and which terminology (Ticket vs. Spot) is used throughout the platform.</w:t>
      </w:r>
    </w:p>
    <w:p w14:paraId="6CB7235D" w14:textId="77777777" w:rsidR="009E73F9" w:rsidRDefault="009E73F9">
      <w:pPr>
        <w:spacing w:after="80"/>
      </w:pPr>
    </w:p>
    <w:p w14:paraId="48D48558" w14:textId="77777777" w:rsidR="009E73F9" w:rsidRDefault="00000000">
      <w:pPr>
        <w:spacing w:after="120"/>
      </w:pPr>
      <w:r>
        <w:rPr>
          <w:b/>
          <w:bCs/>
        </w:rPr>
        <w:t>Acceptance Criteria:</w:t>
      </w:r>
    </w:p>
    <w:p w14:paraId="1C0C63A7" w14:textId="77777777" w:rsidR="009E73F9" w:rsidRDefault="00000000">
      <w:pPr>
        <w:pStyle w:val="ListParagraph"/>
        <w:numPr>
          <w:ilvl w:val="0"/>
          <w:numId w:val="2"/>
        </w:numPr>
        <w:spacing w:after="60"/>
      </w:pPr>
      <w:del w:id="901" w:author="Claude" w:date="2026-05-17T00:00:00Z">
        <w:r>
          <w:delText>Price range: $0.00 to $999.99 (0 to 99999 cents).</w:delText>
        </w:r>
      </w:del>
      <w:ins w:id="902" w:author="Claude" w:date="2026-05-17T00:00:00Z">
        <w:r>
          <w:t>Price range: $0.00 to $99,999.99. All price fields capped at 5 dollar digits + 2 cents digits. Values at $1,000+ are comma-formatted in the UI.</w:t>
        </w:r>
      </w:ins>
    </w:p>
    <w:p w14:paraId="2257B99D" w14:textId="77777777" w:rsidR="009E73F9" w:rsidRDefault="00000000">
      <w:pPr>
        <w:pStyle w:val="ListParagraph"/>
        <w:numPr>
          <w:ilvl w:val="0"/>
          <w:numId w:val="2"/>
        </w:numPr>
        <w:spacing w:after="60"/>
      </w:pPr>
      <w:r>
        <w:t>Currency: USD only in v1.</w:t>
      </w:r>
    </w:p>
    <w:p w14:paraId="1A787B81" w14:textId="77777777" w:rsidR="009E73F9" w:rsidRDefault="00000000">
      <w:pPr>
        <w:pStyle w:val="ListParagraph"/>
        <w:numPr>
          <w:ilvl w:val="0"/>
          <w:numId w:val="2"/>
        </w:numPr>
        <w:spacing w:after="60"/>
      </w:pPr>
      <w:r>
        <w:t>Stored internally as integer cents to avoid floating-point precision issues.</w:t>
      </w:r>
    </w:p>
    <w:p w14:paraId="1B26B192" w14:textId="77777777" w:rsidR="009E73F9" w:rsidRDefault="00000000">
      <w:pPr>
        <w:pStyle w:val="ListParagraph"/>
        <w:numPr>
          <w:ilvl w:val="0"/>
          <w:numId w:val="2"/>
        </w:numPr>
        <w:spacing w:after="60"/>
      </w:pPr>
      <w:r>
        <w:t>Price = $0.00 (0 cents): Free Drop. No Payment Record created. "Spot" language used.</w:t>
      </w:r>
    </w:p>
    <w:p w14:paraId="3677003C" w14:textId="77777777" w:rsidR="009E73F9" w:rsidRDefault="00000000">
      <w:pPr>
        <w:pStyle w:val="ListParagraph"/>
        <w:numPr>
          <w:ilvl w:val="0"/>
          <w:numId w:val="2"/>
        </w:numPr>
        <w:spacing w:after="60"/>
      </w:pPr>
      <w:r>
        <w:t>Price &gt; $0.00: Paid Drop. Pre-auth at reservation, capture at check-in. "Ticket" language used.</w:t>
      </w:r>
    </w:p>
    <w:p w14:paraId="0E50E19B" w14:textId="77777777" w:rsidR="009E73F9" w:rsidRDefault="00000000">
      <w:pPr>
        <w:pStyle w:val="ListParagraph"/>
        <w:numPr>
          <w:ilvl w:val="0"/>
          <w:numId w:val="2"/>
        </w:numPr>
        <w:spacing w:after="60"/>
      </w:pPr>
      <w:r>
        <w:t>Price is mandatory at publish time. Cannot be null or undefined.</w:t>
      </w:r>
    </w:p>
    <w:p w14:paraId="4FEBA8B0" w14:textId="77777777" w:rsidR="009E73F9" w:rsidRDefault="00000000">
      <w:pPr>
        <w:pStyle w:val="ListParagraph"/>
        <w:numPr>
          <w:ilvl w:val="0"/>
          <w:numId w:val="2"/>
        </w:numPr>
        <w:spacing w:after="60"/>
      </w:pPr>
      <w:r>
        <w:t>Price cannot be changed after the Drop has any reservations. Support can override in exceptional cases.</w:t>
      </w:r>
    </w:p>
    <w:p w14:paraId="1EB33651" w14:textId="77777777" w:rsidR="009E73F9" w:rsidRDefault="009E73F9">
      <w:pPr>
        <w:spacing w:after="80"/>
      </w:pPr>
    </w:p>
    <w:p w14:paraId="1A100001" w14:textId="77777777" w:rsidR="00AB1234" w:rsidRDefault="00AB1234">
      <w:pPr>
        <w:spacing w:after="120"/>
      </w:pPr>
      <w:ins w:id="903" w:author="Claude" w:date="2026-05-17T00:00:00Z">
        <w:r>
          <w:rPr>
            <w:b/>
            <w:bCs/>
          </w:rPr>
          <w:t>Segment Pricing (replaces Dual Pricing):</w:t>
        </w:r>
      </w:ins>
    </w:p>
    <w:p w14:paraId="1A100002" w14:textId="77777777" w:rsidR="00AB1234" w:rsidRDefault="00AB1234">
      <w:pPr>
        <w:spacing w:after="120"/>
      </w:pPr>
      <w:ins w:id="904" w:author="Claude" w:date="2026-05-17T00:00:00Z">
        <w:r>
          <w:t>Drop pricing now supports tiered pricing gated by subscription plan. This replaces the old dual pricing model (New Customer vs. Existing Customer toggle). Terminology update: “Customers” is renamed to “Guests” in all pricing contexts (“New Customers” → “New Guests”, “Past Customers”/“Existing Customer” → “Guest List”).</w:t>
        </w:r>
      </w:ins>
    </w:p>
    <w:p w14:paraId="1A100003" w14:textId="77777777" w:rsidR="00AB1234" w:rsidRDefault="00AB1234">
      <w:pPr>
        <w:pStyle w:val="ListParagraph"/>
        <w:numPr>
          <w:ilvl w:val="0"/>
          <w:numId w:val="2"/>
        </w:numPr>
        <w:spacing w:after="60"/>
      </w:pPr>
      <w:ins w:id="905" w:author="Claude" w:date="2026-05-17T00:00:00Z">
        <w:r>
          <w:t>Free plan: Single price only. No segment pricing available.</w:t>
        </w:r>
      </w:ins>
    </w:p>
    <w:p w14:paraId="1A100004" w14:textId="77777777" w:rsidR="00AB1234" w:rsidRDefault="00AB1234">
      <w:pPr>
        <w:pStyle w:val="ListParagraph"/>
        <w:numPr>
          <w:ilvl w:val="0"/>
          <w:numId w:val="2"/>
        </w:numPr>
        <w:spacing w:after="60"/>
      </w:pPr>
      <w:ins w:id="906" w:author="Claude" w:date="2026-05-17T00:00:00Z">
        <w:r>
          <w:t xml:space="preserve">Plus plan: Toggle between “Single Price” and “Segment Pricing”. Segment Pricing provides two tiers displayed side-by-side: New Guests price and Guest List price.</w:t>
        </w:r>
      </w:ins>
    </w:p>
    <w:p w14:paraId="1A100005" w14:textId="77777777" w:rsidR="00AB1234" w:rsidRDefault="00AB1234">
      <w:pPr>
        <w:pStyle w:val="ListParagraph"/>
        <w:numPr>
          <w:ilvl w:val="0"/>
          <w:numId w:val="2"/>
        </w:numPr>
        <w:spacing w:after="60"/>
      </w:pPr>
      <w:ins w:id="907" w:author="Claude" w:date="2026-05-17T00:00:00Z">
        <w:r>
          <w:t>Pro/Enterprise plans: Standard price + up to 2 additional segment price tiers. Available segments: New Guests, Guest List, Followers, or specific audience lists. Maximum 3 total tiers (1 standard + 2 segments).</w:t>
        </w:r>
      </w:ins>
    </w:p>
    <w:p w14:paraId="1A100006" w14:textId="77777777" w:rsidR="00AB1234" w:rsidRDefault="00AB1234">
      <w:pPr>
        <w:pStyle w:val="ListParagraph"/>
        <w:numPr>
          <w:ilvl w:val="0"/>
          <w:numId w:val="2"/>
        </w:numPr>
        <w:spacing w:after="60"/>
      </w:pPr>
      <w:ins w:id="908" w:author="Claude" w:date="2026-05-17T00:00:00Z">
        <w:r>
          <w:t>Pricing resolution rule: Guests who appear in multiple segment lists see the lowest applicable price. All other guests see the standard price.</w:t>
        </w:r>
      </w:ins>
    </w:p>
    <w:p w14:paraId="1A100007" w14:textId="77777777" w:rsidR="00AB1234" w:rsidRDefault="00AB1234">
      <w:pPr>
        <w:pStyle w:val="ListParagraph"/>
        <w:numPr>
          <w:ilvl w:val="0"/>
          <w:numId w:val="2"/>
        </w:numPr>
        <w:spacing w:after="60"/>
      </w:pPr>
      <w:ins w:id="909" w:author="Claude" w:date="2026-05-17T00:00:00Z">
        <w:r>
          <w:t>All price fields capped at $99,999.99 (5 dollar digits + 2 cents digits), comma-formatted at $1,000+.</w:t>
        </w:r>
      </w:ins>
    </w:p>
    <w:p w14:paraId="5C3774C0" w14:textId="77777777" w:rsidR="009E73F9" w:rsidRDefault="00000000">
      <w:pPr>
        <w:pStyle w:val="Heading3"/>
      </w:pPr>
      <w:bookmarkStart w:id="60" w:name="_Toc228879393"/>
      <w:r>
        <w:t>3.3.8 Max Tickets Per Guest</w:t>
      </w:r>
      <w:bookmarkEnd w:id="60"/>
    </w:p>
    <w:p w14:paraId="5686D3D9" w14:textId="77777777" w:rsidR="009E73F9" w:rsidRDefault="00000000">
      <w:pPr>
        <w:spacing w:after="120"/>
      </w:pPr>
      <w:r>
        <w:t>Controls how many tickets a single consumer can reserve for a single Drop.</w:t>
      </w:r>
    </w:p>
    <w:p w14:paraId="0D7A0D78" w14:textId="77777777" w:rsidR="009E73F9" w:rsidRDefault="009E73F9">
      <w:pPr>
        <w:spacing w:after="80"/>
      </w:pPr>
    </w:p>
    <w:p w14:paraId="1E635BB5" w14:textId="77777777" w:rsidR="009E73F9" w:rsidRDefault="00000000">
      <w:pPr>
        <w:spacing w:after="120"/>
      </w:pPr>
      <w:r>
        <w:rPr>
          <w:b/>
          <w:bCs/>
        </w:rPr>
        <w:lastRenderedPageBreak/>
        <w:t>Acceptance Criteria:</w:t>
      </w:r>
    </w:p>
    <w:p w14:paraId="64C2018C" w14:textId="77777777" w:rsidR="009E73F9" w:rsidRDefault="00000000">
      <w:pPr>
        <w:pStyle w:val="ListParagraph"/>
        <w:numPr>
          <w:ilvl w:val="0"/>
          <w:numId w:val="2"/>
        </w:numPr>
        <w:spacing w:after="60"/>
      </w:pPr>
      <w:r>
        <w:t>Default: 4 tickets per guest per Drop.</w:t>
      </w:r>
    </w:p>
    <w:p w14:paraId="01C24D0D" w14:textId="77777777" w:rsidR="009E73F9" w:rsidRDefault="00000000">
      <w:pPr>
        <w:pStyle w:val="ListParagraph"/>
        <w:numPr>
          <w:ilvl w:val="0"/>
          <w:numId w:val="2"/>
        </w:numPr>
        <w:spacing w:after="60"/>
      </w:pPr>
      <w:r>
        <w:t>Configurable per Drop by the host at creation time. Must be a positive integer.</w:t>
      </w:r>
    </w:p>
    <w:p w14:paraId="1612A280" w14:textId="77777777" w:rsidR="009E73F9" w:rsidRDefault="00000000">
      <w:pPr>
        <w:pStyle w:val="ListParagraph"/>
        <w:numPr>
          <w:ilvl w:val="0"/>
          <w:numId w:val="2"/>
        </w:numPr>
        <w:spacing w:after="60"/>
      </w:pPr>
      <w:r>
        <w:t>Cannot exceed the Drop's total capacity (e.g., if capacity is 3, max per guest cannot be 5).</w:t>
      </w:r>
    </w:p>
    <w:p w14:paraId="63F0B382" w14:textId="77777777" w:rsidR="009E73F9" w:rsidRDefault="00000000">
      <w:pPr>
        <w:pStyle w:val="ListParagraph"/>
        <w:numPr>
          <w:ilvl w:val="0"/>
          <w:numId w:val="2"/>
        </w:numPr>
        <w:spacing w:after="60"/>
      </w:pPr>
      <w:r>
        <w:t>Enforced at checkout across multiple attempts. If a consumer reserves 2, then tries to reserve 3 more with a max of 4, the second attempt is limited to 2.</w:t>
      </w:r>
    </w:p>
    <w:p w14:paraId="24237D1C" w14:textId="77777777" w:rsidR="009E73F9" w:rsidRDefault="00000000">
      <w:pPr>
        <w:pStyle w:val="ListParagraph"/>
        <w:numPr>
          <w:ilvl w:val="0"/>
          <w:numId w:val="2"/>
        </w:numPr>
        <w:spacing w:after="60"/>
      </w:pPr>
      <w:r>
        <w:t>The quantity selector on the reserve flow shows 1 to min(maxPerGuest - alreadyReserved, remainingCapacity).</w:t>
      </w:r>
    </w:p>
    <w:p w14:paraId="1A200001" w14:textId="77777777" w:rsidR="00AB1234" w:rsidRDefault="00AB1234">
      <w:pPr>
        <w:pStyle w:val="ListParagraph"/>
        <w:numPr>
          <w:ilvl w:val="0"/>
          <w:numId w:val="2"/>
        </w:numPr>
        <w:spacing w:after="60"/>
      </w:pPr>
      <w:ins w:id="926" w:author="Claude" w:date="2026-05-17T00:00:00Z">
        <w:r>
          <w:t xml:space="preserve">Helper text displays below the Max Tickets Per Guest selector based on the selected value: </w:t>
        </w:r>
      </w:ins>
    </w:p>
    <w:p w14:paraId="1A200002" w14:textId="77777777" w:rsidR="00AB1234" w:rsidRDefault="00AB1234">
      <w:pPr>
        <w:pStyle w:val="ListParagraph"/>
        <w:numPr>
          <w:ilvl w:val="1"/>
          <w:numId w:val="2"/>
        </w:numPr>
        <w:spacing w:after="60"/>
      </w:pPr>
      <w:ins w:id="927" w:author="Claude" w:date="2026-05-17T00:00:00Z">
        <w:r>
          <w:t>1 ticket: “Purchaser can not transfer their ticket.”</w:t>
        </w:r>
      </w:ins>
    </w:p>
    <w:p w14:paraId="1A200003" w14:textId="77777777" w:rsidR="00AB1234" w:rsidRDefault="00AB1234">
      <w:pPr>
        <w:pStyle w:val="ListParagraph"/>
        <w:numPr>
          <w:ilvl w:val="1"/>
          <w:numId w:val="2"/>
        </w:numPr>
        <w:spacing w:after="60"/>
      </w:pPr>
      <w:ins w:id="928" w:author="Claude" w:date="2026-05-17T00:00:00Z">
        <w:r>
          <w:t>2–4 tickets: “Purchaser can transfer or check-in N additional ticket(s).” (where N = selected value minus 1)</w:t>
        </w:r>
      </w:ins>
    </w:p>
    <w:p w14:paraId="008370D2" w14:textId="77777777" w:rsidR="009E73F9" w:rsidRDefault="009E73F9">
      <w:pPr>
        <w:spacing w:after="80"/>
      </w:pPr>
    </w:p>
    <w:p w14:paraId="4D8BCD01" w14:textId="77777777" w:rsidR="009E73F9" w:rsidRDefault="00000000">
      <w:pPr>
        <w:pStyle w:val="Heading3"/>
      </w:pPr>
      <w:bookmarkStart w:id="61" w:name="_Toc228879394"/>
      <w:r>
        <w:t>3.3.9 Audience (Who Can Reserve)</w:t>
      </w:r>
      <w:bookmarkEnd w:id="61"/>
    </w:p>
    <w:p w14:paraId="0744795B" w14:textId="77777777" w:rsidR="009E73F9" w:rsidRDefault="00000000">
      <w:pPr>
        <w:spacing w:after="120"/>
      </w:pPr>
      <w:r>
        <w:t>Controls which consumers are eligible to reserve a spot on this Drop.</w:t>
      </w:r>
    </w:p>
    <w:p w14:paraId="68F05CC4" w14:textId="77777777" w:rsidR="009E73F9" w:rsidRDefault="009E73F9">
      <w:pPr>
        <w:spacing w:after="80"/>
      </w:pPr>
    </w:p>
    <w:p w14:paraId="6823BAB2" w14:textId="77777777" w:rsidR="009E73F9" w:rsidRDefault="00000000">
      <w:pPr>
        <w:pStyle w:val="ListParagraph"/>
        <w:numPr>
          <w:ilvl w:val="0"/>
          <w:numId w:val="2"/>
        </w:numPr>
        <w:spacing w:after="60"/>
      </w:pPr>
      <w:r>
        <w:rPr>
          <w:b/>
          <w:bCs/>
        </w:rPr>
        <w:t xml:space="preserve">Public (default): </w:t>
      </w:r>
      <w:r>
        <w:t>Any verified Nigh consumer can reserve. No restrictions.</w:t>
      </w:r>
    </w:p>
    <w:p w14:paraId="3DBE234B" w14:textId="77777777" w:rsidR="009E73F9" w:rsidRDefault="00000000">
      <w:pPr>
        <w:pStyle w:val="ListParagraph"/>
        <w:numPr>
          <w:ilvl w:val="0"/>
          <w:numId w:val="2"/>
        </w:numPr>
        <w:spacing w:after="60"/>
      </w:pPr>
      <w:r>
        <w:rPr>
          <w:b/>
          <w:bCs/>
        </w:rPr>
        <w:t xml:space="preserve">Followers Only: </w:t>
      </w:r>
      <w:r>
        <w:t>Only consumers who currently follow the Host Account can reserve. Non-followers see the Drop detail but the Reserve button shows "Follow to Reserve".</w:t>
      </w:r>
    </w:p>
    <w:p w14:paraId="425CCBEA" w14:textId="77777777" w:rsidR="009E73F9" w:rsidRDefault="00000000">
      <w:pPr>
        <w:pStyle w:val="ListParagraph"/>
        <w:numPr>
          <w:ilvl w:val="0"/>
          <w:numId w:val="2"/>
        </w:numPr>
        <w:spacing w:after="60"/>
      </w:pPr>
      <w:r>
        <w:rPr>
          <w:b/>
          <w:bCs/>
        </w:rPr>
        <w:t xml:space="preserve">Guest List Only: </w:t>
      </w:r>
      <w:r>
        <w:t>Only consumers on the host's guest list can reserve. Non-listed consumers see "Invite Only" instead of the Reserve button.</w:t>
      </w:r>
    </w:p>
    <w:p w14:paraId="1A300001" w14:textId="77777777" w:rsidR="00AB1234" w:rsidRDefault="00AB1234">
      <w:pPr>
        <w:pStyle w:val="ListParagraph"/>
        <w:numPr>
          <w:ilvl w:val="0"/>
          <w:numId w:val="2"/>
        </w:numPr>
        <w:spacing w:after="60"/>
      </w:pPr>
      <w:ins w:id="910" w:author="Claude" w:date="2026-05-17T00:00:00Z">
        <w:r>
          <w:rPr>
            <w:b/>
            <w:bCs/>
          </w:rPr>
          <w:t xml:space="preserve">Anyone with the Link: </w:t>
        </w:r>
        <w:r>
          <w:t>Any consumer with the direct Drop link can reserve, regardless of follow status or guest list membership. The Drop is not discoverable in the public feed; access requires having the link. Positioned between Guest List Only and Guest Groups in the audience selector.</w:t>
        </w:r>
      </w:ins>
    </w:p>
    <w:p w14:paraId="7D079769" w14:textId="77777777" w:rsidR="009E73F9" w:rsidRDefault="00000000">
      <w:pPr>
        <w:pStyle w:val="ListParagraph"/>
        <w:numPr>
          <w:ilvl w:val="0"/>
          <w:numId w:val="2"/>
        </w:numPr>
        <w:spacing w:after="60"/>
      </w:pPr>
      <w:r>
        <w:rPr>
          <w:b/>
          <w:bCs/>
        </w:rPr>
        <w:t xml:space="preserve">Guest Groups: </w:t>
      </w:r>
      <w:r>
        <w:t>Specific named subsets of the guest list. Host selects which groups can reserve. Only members of selected groups see the Reserve button enabled.</w:t>
      </w:r>
    </w:p>
    <w:p w14:paraId="27489B52" w14:textId="77777777" w:rsidR="009E73F9" w:rsidRDefault="009E73F9">
      <w:pPr>
        <w:spacing w:after="80"/>
      </w:pPr>
    </w:p>
    <w:p w14:paraId="277B5C27" w14:textId="77777777" w:rsidR="009E73F9" w:rsidRDefault="00000000">
      <w:pPr>
        <w:spacing w:after="120"/>
      </w:pPr>
      <w:r>
        <w:rPr>
          <w:b/>
          <w:bCs/>
        </w:rPr>
        <w:t>Acceptance Criteria:</w:t>
      </w:r>
    </w:p>
    <w:p w14:paraId="428B02F5" w14:textId="77777777" w:rsidR="009E73F9" w:rsidRDefault="00000000">
      <w:pPr>
        <w:pStyle w:val="ListParagraph"/>
        <w:numPr>
          <w:ilvl w:val="0"/>
          <w:numId w:val="2"/>
        </w:numPr>
        <w:spacing w:after="60"/>
      </w:pPr>
      <w:r>
        <w:t>Default is Public. Host must explicitly change to restrict.</w:t>
      </w:r>
    </w:p>
    <w:p w14:paraId="69FD5315" w14:textId="77777777" w:rsidR="009E73F9" w:rsidRDefault="00000000">
      <w:pPr>
        <w:pStyle w:val="ListParagraph"/>
        <w:numPr>
          <w:ilvl w:val="0"/>
          <w:numId w:val="2"/>
        </w:numPr>
        <w:spacing w:after="60"/>
      </w:pPr>
      <w:r>
        <w:t>Guest Groups option is shown in the configuration UI only when the Account has defined at least one Guest Group.</w:t>
      </w:r>
    </w:p>
    <w:p w14:paraId="366943EA" w14:textId="77777777" w:rsidR="009E73F9" w:rsidRDefault="00000000">
      <w:pPr>
        <w:pStyle w:val="ListParagraph"/>
        <w:numPr>
          <w:ilvl w:val="0"/>
          <w:numId w:val="2"/>
        </w:numPr>
        <w:spacing w:after="60"/>
      </w:pPr>
      <w:r>
        <w:t>Audience restriction is enforced server-side at checkout. Client-side UI hiding is supplementary.</w:t>
      </w:r>
    </w:p>
    <w:p w14:paraId="7F5F4870" w14:textId="77777777" w:rsidR="009E73F9" w:rsidRDefault="00000000">
      <w:pPr>
        <w:pStyle w:val="ListParagraph"/>
        <w:numPr>
          <w:ilvl w:val="0"/>
          <w:numId w:val="2"/>
        </w:numPr>
        <w:spacing w:after="60"/>
      </w:pPr>
      <w:r>
        <w:t>Changing audience while Live is allowed but does not affect existing reservations.</w:t>
      </w:r>
    </w:p>
    <w:p w14:paraId="056AE821" w14:textId="77777777" w:rsidR="009E73F9" w:rsidRDefault="009E73F9">
      <w:pPr>
        <w:spacing w:after="80"/>
      </w:pPr>
    </w:p>
    <w:p w14:paraId="7157DBA1" w14:textId="77777777" w:rsidR="009E73F9" w:rsidRDefault="00000000">
      <w:pPr>
        <w:pStyle w:val="Heading3"/>
      </w:pPr>
      <w:bookmarkStart w:id="62" w:name="_Toc228879395"/>
      <w:r>
        <w:t>3.3.10 Age Restriction</w:t>
      </w:r>
      <w:bookmarkEnd w:id="62"/>
    </w:p>
    <w:p w14:paraId="52919EAE" w14:textId="77777777" w:rsidR="009E73F9" w:rsidRDefault="00000000">
      <w:pPr>
        <w:spacing w:after="120"/>
      </w:pPr>
      <w:r>
        <w:t>Hosts may set an age restriction for the Drop. This is an informational designation, not a platform-enforced verification.</w:t>
      </w:r>
    </w:p>
    <w:p w14:paraId="37816855" w14:textId="77777777" w:rsidR="009E73F9" w:rsidRDefault="009E73F9">
      <w:pPr>
        <w:spacing w:after="80"/>
      </w:pPr>
    </w:p>
    <w:p w14:paraId="7A8C46AA" w14:textId="77777777" w:rsidR="009E73F9" w:rsidRDefault="00000000">
      <w:pPr>
        <w:spacing w:after="120"/>
      </w:pPr>
      <w:r>
        <w:rPr>
          <w:b/>
          <w:bCs/>
        </w:rPr>
        <w:t>Acceptance Criteria:</w:t>
      </w:r>
    </w:p>
    <w:p w14:paraId="727FD407" w14:textId="77777777" w:rsidR="009E73F9" w:rsidRDefault="00000000">
      <w:pPr>
        <w:pStyle w:val="ListParagraph"/>
        <w:numPr>
          <w:ilvl w:val="0"/>
          <w:numId w:val="2"/>
        </w:numPr>
        <w:spacing w:after="60"/>
      </w:pPr>
      <w:r>
        <w:t>Options: Everyone (default), 18+, 21+.</w:t>
      </w:r>
    </w:p>
    <w:p w14:paraId="2CF5FC84" w14:textId="77777777" w:rsidR="009E73F9" w:rsidRDefault="00000000">
      <w:pPr>
        <w:pStyle w:val="ListParagraph"/>
        <w:numPr>
          <w:ilvl w:val="0"/>
          <w:numId w:val="2"/>
        </w:numPr>
        <w:spacing w:after="60"/>
      </w:pPr>
      <w:r>
        <w:t>Displayed prominently on the Drop detail page before the Reserve button.</w:t>
      </w:r>
    </w:p>
    <w:p w14:paraId="73E5240C" w14:textId="77777777" w:rsidR="009E73F9" w:rsidRDefault="00000000">
      <w:pPr>
        <w:pStyle w:val="ListParagraph"/>
        <w:numPr>
          <w:ilvl w:val="0"/>
          <w:numId w:val="2"/>
        </w:numPr>
        <w:spacing w:after="60"/>
      </w:pPr>
      <w:r>
        <w:t>Displayed on the ticket.</w:t>
      </w:r>
    </w:p>
    <w:p w14:paraId="38A4E73B" w14:textId="77777777" w:rsidR="009E73F9" w:rsidRDefault="00000000">
      <w:pPr>
        <w:pStyle w:val="ListParagraph"/>
        <w:numPr>
          <w:ilvl w:val="0"/>
          <w:numId w:val="2"/>
        </w:numPr>
        <w:spacing w:after="60"/>
      </w:pPr>
      <w:r>
        <w:t>Age verification at the door is the host's responsibility. Nigh does not verify consumer age.</w:t>
      </w:r>
    </w:p>
    <w:p w14:paraId="29479A7A" w14:textId="77777777" w:rsidR="009E73F9" w:rsidRDefault="00000000">
      <w:pPr>
        <w:pStyle w:val="ListParagraph"/>
        <w:numPr>
          <w:ilvl w:val="0"/>
          <w:numId w:val="2"/>
        </w:numPr>
        <w:spacing w:after="60"/>
      </w:pPr>
      <w:r>
        <w:t>Default is Everyone. Host must explicitly change.</w:t>
      </w:r>
    </w:p>
    <w:p w14:paraId="3AFDFE35" w14:textId="77777777" w:rsidR="009E73F9" w:rsidRDefault="009E73F9">
      <w:pPr>
        <w:spacing w:after="80"/>
      </w:pPr>
    </w:p>
    <w:p w14:paraId="3D0E0076" w14:textId="77777777" w:rsidR="009E73F9" w:rsidRDefault="00000000">
      <w:pPr>
        <w:pStyle w:val="Heading3"/>
      </w:pPr>
      <w:bookmarkStart w:id="63" w:name="_Toc228879396"/>
      <w:r>
        <w:lastRenderedPageBreak/>
        <w:t>3.3.11 Sales Tax</w:t>
      </w:r>
      <w:bookmarkEnd w:id="63"/>
    </w:p>
    <w:p w14:paraId="5D347419" w14:textId="77777777" w:rsidR="009E73F9" w:rsidRDefault="00000000">
      <w:pPr>
        <w:spacing w:after="120"/>
      </w:pPr>
      <w:r>
        <w:t>Sales tax configuration for paid Drops.</w:t>
      </w:r>
    </w:p>
    <w:p w14:paraId="4056DCFE" w14:textId="77777777" w:rsidR="009E73F9" w:rsidRDefault="009E73F9">
      <w:pPr>
        <w:spacing w:after="80"/>
      </w:pPr>
    </w:p>
    <w:p w14:paraId="5F68C40E" w14:textId="77777777" w:rsidR="009E73F9" w:rsidRDefault="00000000">
      <w:pPr>
        <w:spacing w:after="120"/>
      </w:pPr>
      <w:r>
        <w:rPr>
          <w:b/>
          <w:bCs/>
        </w:rPr>
        <w:t>Acceptance Criteria:</w:t>
      </w:r>
    </w:p>
    <w:p w14:paraId="51362760" w14:textId="77777777" w:rsidR="009E73F9" w:rsidRDefault="00000000">
      <w:pPr>
        <w:pStyle w:val="ListParagraph"/>
        <w:numPr>
          <w:ilvl w:val="0"/>
          <w:numId w:val="2"/>
        </w:numPr>
        <w:spacing w:after="60"/>
      </w:pPr>
      <w:r>
        <w:t>Toggle on/off per Drop (default: on for paid Drops).</w:t>
      </w:r>
    </w:p>
    <w:p w14:paraId="259162FF" w14:textId="77777777" w:rsidR="009E73F9" w:rsidRDefault="00000000">
      <w:pPr>
        <w:pStyle w:val="ListParagraph"/>
        <w:numPr>
          <w:ilvl w:val="0"/>
          <w:numId w:val="2"/>
        </w:numPr>
        <w:spacing w:after="60"/>
      </w:pPr>
      <w:r>
        <w:t>Hidden entirely for free Drops. The toggle does not appear in configuration for $0 Drops.</w:t>
      </w:r>
    </w:p>
    <w:p w14:paraId="558F914D" w14:textId="77777777" w:rsidR="009E73F9" w:rsidRDefault="00000000">
      <w:pPr>
        <w:pStyle w:val="ListParagraph"/>
        <w:numPr>
          <w:ilvl w:val="0"/>
          <w:numId w:val="2"/>
        </w:numPr>
        <w:spacing w:after="60"/>
      </w:pPr>
      <w:r>
        <w:t>Tax rate determined by jurisdiction via Stripe Tax integration. Host does not manually enter a rate.</w:t>
      </w:r>
    </w:p>
    <w:p w14:paraId="7FC60771" w14:textId="77777777" w:rsidR="009E73F9" w:rsidRDefault="00000000">
      <w:pPr>
        <w:pStyle w:val="ListParagraph"/>
        <w:numPr>
          <w:ilvl w:val="0"/>
          <w:numId w:val="2"/>
        </w:numPr>
        <w:spacing w:after="60"/>
      </w:pPr>
      <w:r>
        <w:t>Tax amount displayed as a line item at checkout (separate from ticket price).</w:t>
      </w:r>
    </w:p>
    <w:p w14:paraId="6B187D66" w14:textId="77777777" w:rsidR="009E73F9" w:rsidRDefault="00000000">
      <w:pPr>
        <w:pStyle w:val="ListParagraph"/>
        <w:numPr>
          <w:ilvl w:val="0"/>
          <w:numId w:val="2"/>
        </w:numPr>
        <w:spacing w:after="60"/>
      </w:pPr>
      <w:r>
        <w:t>Tax is calculated on the final amount after N Credits are applied.</w:t>
      </w:r>
    </w:p>
    <w:p w14:paraId="258F9BEE" w14:textId="77777777" w:rsidR="009E73F9" w:rsidRDefault="009E73F9">
      <w:pPr>
        <w:spacing w:after="80"/>
      </w:pPr>
    </w:p>
    <w:p w14:paraId="115DC644" w14:textId="77777777" w:rsidR="009E73F9" w:rsidRDefault="00000000">
      <w:pPr>
        <w:pStyle w:val="Heading3"/>
      </w:pPr>
      <w:bookmarkStart w:id="64" w:name="_Toc228879397"/>
      <w:r>
        <w:t>3.3.12 Drop Host (Enterprise Only)</w:t>
      </w:r>
      <w:bookmarkEnd w:id="64"/>
    </w:p>
    <w:p w14:paraId="558BD925" w14:textId="77777777" w:rsidR="009E73F9" w:rsidRDefault="00000000">
      <w:pPr>
        <w:spacing w:after="120"/>
      </w:pPr>
      <w:r>
        <w:t>When an Enterprise user creates a Drop, they must select which member Account will own and fulfill the Drop. This is not applicable to non-Enterprise users.</w:t>
      </w:r>
    </w:p>
    <w:p w14:paraId="7116545A" w14:textId="77777777" w:rsidR="009E73F9" w:rsidRDefault="009E73F9">
      <w:pPr>
        <w:spacing w:after="80"/>
      </w:pPr>
    </w:p>
    <w:p w14:paraId="00AF00D4" w14:textId="77777777" w:rsidR="009E73F9" w:rsidRDefault="00000000">
      <w:pPr>
        <w:spacing w:after="120"/>
      </w:pPr>
      <w:r>
        <w:rPr>
          <w:b/>
          <w:bCs/>
        </w:rPr>
        <w:t>Acceptance Criteria:</w:t>
      </w:r>
    </w:p>
    <w:p w14:paraId="54BF695B" w14:textId="77777777" w:rsidR="009E73F9" w:rsidRDefault="00000000">
      <w:pPr>
        <w:pStyle w:val="ListParagraph"/>
        <w:numPr>
          <w:ilvl w:val="0"/>
          <w:numId w:val="2"/>
        </w:numPr>
        <w:spacing w:after="60"/>
      </w:pPr>
      <w:r>
        <w:t>Required for Enterprise users. The Drop creation flow does not proceed past Step 1 without a Drop Host selection.</w:t>
      </w:r>
    </w:p>
    <w:p w14:paraId="4E39A592" w14:textId="77777777" w:rsidR="009E73F9" w:rsidRDefault="00000000">
      <w:pPr>
        <w:pStyle w:val="ListParagraph"/>
        <w:numPr>
          <w:ilvl w:val="0"/>
          <w:numId w:val="2"/>
        </w:numPr>
        <w:spacing w:after="60"/>
      </w:pPr>
      <w:r>
        <w:t>Only Brand and Place Accounts are shown in the selector. Mobile Accounts may also appear if they exist.</w:t>
      </w:r>
    </w:p>
    <w:p w14:paraId="1491AB5B" w14:textId="77777777" w:rsidR="009E73F9" w:rsidRDefault="00000000">
      <w:pPr>
        <w:pStyle w:val="ListParagraph"/>
        <w:numPr>
          <w:ilvl w:val="0"/>
          <w:numId w:val="2"/>
        </w:numPr>
        <w:spacing w:after="60"/>
      </w:pPr>
      <w:r>
        <w:t>Only active Accounts (status = Active) are listed. Inactive or Suspended Accounts are excluded.</w:t>
      </w:r>
    </w:p>
    <w:p w14:paraId="33678951" w14:textId="77777777" w:rsidR="009E73F9" w:rsidRDefault="00000000">
      <w:pPr>
        <w:pStyle w:val="ListParagraph"/>
        <w:numPr>
          <w:ilvl w:val="0"/>
          <w:numId w:val="2"/>
        </w:numPr>
        <w:spacing w:after="60"/>
      </w:pPr>
      <w:r>
        <w:t>If the Enterprise has only one eligible Account, it is auto-selected and the selector is hidden.</w:t>
      </w:r>
    </w:p>
    <w:p w14:paraId="260BB84D" w14:textId="77777777" w:rsidR="009E73F9" w:rsidRDefault="00000000">
      <w:pPr>
        <w:pStyle w:val="ListParagraph"/>
        <w:numPr>
          <w:ilvl w:val="0"/>
          <w:numId w:val="2"/>
        </w:numPr>
        <w:spacing w:after="60"/>
      </w:pPr>
      <w:r>
        <w:t>The selected Account determines: Drop ownership, payout destination, subscription tier features, follower notification audience, and guest data storage.</w:t>
      </w:r>
    </w:p>
    <w:p w14:paraId="2AAA2D94" w14:textId="77777777" w:rsidR="009E73F9" w:rsidRDefault="009E73F9">
      <w:pPr>
        <w:spacing w:after="80"/>
      </w:pPr>
    </w:p>
    <w:p w14:paraId="5DA344CE" w14:textId="77777777" w:rsidR="009E73F9" w:rsidRDefault="00000000">
      <w:pPr>
        <w:pStyle w:val="Heading3"/>
      </w:pPr>
      <w:bookmarkStart w:id="65" w:name="_Toc228879398"/>
      <w:r>
        <w:t>3.3.13 Guest Data Fields</w:t>
      </w:r>
      <w:bookmarkEnd w:id="65"/>
    </w:p>
    <w:p w14:paraId="5B937BF5" w14:textId="77777777" w:rsidR="009E73F9" w:rsidRDefault="00000000">
      <w:pPr>
        <w:spacing w:after="120"/>
      </w:pPr>
      <w:r>
        <w:t>Hosts may configure which data fields consumers must provide at checkout, in addition to the always-required phone number.</w:t>
      </w:r>
    </w:p>
    <w:p w14:paraId="44076023" w14:textId="77777777" w:rsidR="009E73F9" w:rsidRDefault="009E73F9">
      <w:pPr>
        <w:spacing w:after="80"/>
      </w:pPr>
    </w:p>
    <w:p w14:paraId="69FFFB66" w14:textId="77777777" w:rsidR="009E73F9" w:rsidRDefault="00000000">
      <w:pPr>
        <w:spacing w:after="120"/>
      </w:pPr>
      <w:r>
        <w:rPr>
          <w:b/>
          <w:bCs/>
        </w:rPr>
        <w:t>Acceptance Criteria:</w:t>
      </w:r>
    </w:p>
    <w:p w14:paraId="1C5C6C59" w14:textId="77777777" w:rsidR="009E73F9" w:rsidRDefault="00000000">
      <w:pPr>
        <w:pStyle w:val="ListParagraph"/>
        <w:numPr>
          <w:ilvl w:val="0"/>
          <w:numId w:val="2"/>
        </w:numPr>
        <w:spacing w:after="60"/>
      </w:pPr>
      <w:r>
        <w:t>Phone number is always collected via OTP verification for authentication purposes. Whether the phone number is shared with the host is controlled by the Guest Phone Number Request setting (see 3.3.14).</w:t>
      </w:r>
    </w:p>
    <w:p w14:paraId="20B54237" w14:textId="77777777" w:rsidR="009E73F9" w:rsidRDefault="00000000">
      <w:pPr>
        <w:pStyle w:val="ListParagraph"/>
        <w:numPr>
          <w:ilvl w:val="0"/>
          <w:numId w:val="2"/>
        </w:numPr>
        <w:spacing w:after="60"/>
      </w:pPr>
      <w:r>
        <w:t>Host may add up to 5 custom fields per Drop.</w:t>
      </w:r>
    </w:p>
    <w:p w14:paraId="64B9EE14" w14:textId="77777777" w:rsidR="009E73F9" w:rsidRDefault="00000000">
      <w:pPr>
        <w:pStyle w:val="ListParagraph"/>
        <w:numPr>
          <w:ilvl w:val="0"/>
          <w:numId w:val="2"/>
        </w:numPr>
        <w:spacing w:after="60"/>
      </w:pPr>
      <w:r>
        <w:t>Supported custom field types: Text (free-form string, max 200 chars), Date (date picker), Select/Dropdown (host-defined options, max 10 options), Checkbox (boolean).</w:t>
      </w:r>
    </w:p>
    <w:p w14:paraId="4BEF54A6" w14:textId="77777777" w:rsidR="009E73F9" w:rsidRDefault="00000000">
      <w:pPr>
        <w:pStyle w:val="ListParagraph"/>
        <w:numPr>
          <w:ilvl w:val="0"/>
          <w:numId w:val="2"/>
        </w:numPr>
        <w:spacing w:after="60"/>
      </w:pPr>
      <w:r>
        <w:t>Custom fields can be marked as required or optional by the host.</w:t>
      </w:r>
    </w:p>
    <w:p w14:paraId="378F46E9" w14:textId="77777777" w:rsidR="009E73F9" w:rsidRDefault="00000000">
      <w:pPr>
        <w:pStyle w:val="ListParagraph"/>
        <w:numPr>
          <w:ilvl w:val="0"/>
          <w:numId w:val="2"/>
        </w:numPr>
        <w:spacing w:after="60"/>
      </w:pPr>
      <w:r>
        <w:t>Required custom fields must be completed before the consumer can proceed to payment.</w:t>
      </w:r>
    </w:p>
    <w:p w14:paraId="0EA033FC" w14:textId="77777777" w:rsidR="009E73F9" w:rsidRDefault="00000000">
      <w:pPr>
        <w:pStyle w:val="ListParagraph"/>
        <w:numPr>
          <w:ilvl w:val="0"/>
          <w:numId w:val="2"/>
        </w:numPr>
        <w:spacing w:after="60"/>
      </w:pPr>
      <w:r>
        <w:lastRenderedPageBreak/>
        <w:t>Custom field responses are stored on the Ticket record and visible in the host's guest management views.</w:t>
      </w:r>
    </w:p>
    <w:p w14:paraId="32F70E22" w14:textId="77777777" w:rsidR="009E73F9" w:rsidRDefault="009E73F9">
      <w:pPr>
        <w:spacing w:after="80"/>
      </w:pPr>
    </w:p>
    <w:p w14:paraId="1AB2C3D4" w14:textId="77777777" w:rsidR="009E73F9" w:rsidRDefault="00000000">
      <w:pPr>
        <w:pStyle w:val="Heading3"/>
      </w:pPr>
      <w:bookmarkStart w:id="666" w:name="_Toc228879398b"/>
      <w:r>
        <w:t>3.3.14 Guest Phone Number Request (Pro/Enterprise)</w:t>
      </w:r>
      <w:bookmarkEnd w:id="666"/>
    </w:p>
    <w:p w14:paraId="1AB2C3D5" w14:textId="77777777" w:rsidR="009E73F9" w:rsidRDefault="00000000">
      <w:pPr>
        <w:spacing w:after="120"/>
      </w:pPr>
      <w:r>
        <w:t>Pro and Enterprise hosts may configure whether to request the guest’s phone number when making a reservation. This is a per-drop setting with three options: Not Requested (default), Optional, or Required.</w:t>
      </w:r>
    </w:p>
    <w:p w14:paraId="1AB2C3D6" w14:textId="77777777" w:rsidR="009E73F9" w:rsidRDefault="009E73F9">
      <w:pPr>
        <w:spacing w:after="80"/>
      </w:pPr>
    </w:p>
    <w:p w14:paraId="1AB2C3D7" w14:textId="77777777" w:rsidR="009E73F9" w:rsidRDefault="00000000">
      <w:pPr>
        <w:spacing w:after="120"/>
      </w:pPr>
      <w:r>
        <w:rPr>
          <w:b/>
          <w:bCs/>
        </w:rPr>
        <w:t>Host Configuration:</w:t>
      </w:r>
    </w:p>
    <w:p w14:paraId="1AB2C3D8" w14:textId="77777777" w:rsidR="009E73F9" w:rsidRDefault="00000000">
      <w:pPr>
        <w:pStyle w:val="ListParagraph"/>
        <w:numPr>
          <w:ilvl w:val="0"/>
          <w:numId w:val="2"/>
        </w:numPr>
        <w:spacing w:after="60"/>
      </w:pPr>
      <w:r>
        <w:t>Setting appears in Drop creation Step 3 (Capacity &amp; Price) as a dropdown, gated to Pro and Enterprise subscription tiers.</w:t>
      </w:r>
    </w:p>
    <w:p w14:paraId="1AB2C3D9" w14:textId="77777777" w:rsidR="009E73F9" w:rsidRDefault="00000000">
      <w:pPr>
        <w:pStyle w:val="ListParagraph"/>
        <w:numPr>
          <w:ilvl w:val="0"/>
          <w:numId w:val="2"/>
        </w:numPr>
        <w:spacing w:after="60"/>
      </w:pPr>
      <w:r>
        <w:t>Not Requested (default): Guest phone number is not shared with the host for this drop.</w:t>
      </w:r>
    </w:p>
    <w:p w14:paraId="1AB2C3DA" w14:textId="77777777" w:rsidR="009E73F9" w:rsidRDefault="00000000">
      <w:pPr>
        <w:pStyle w:val="ListParagraph"/>
        <w:numPr>
          <w:ilvl w:val="0"/>
          <w:numId w:val="2"/>
        </w:numPr>
        <w:spacing w:after="60"/>
      </w:pPr>
      <w:r>
        <w:t>Optional: Guest sees a pre-checked checkbox with their phone number and may uncheck to opt out. Helper text for host: “Guests have the option to share their number. Not requiring has a higher conversion rate.”</w:t>
      </w:r>
    </w:p>
    <w:p w14:paraId="1AB2C3DB" w14:textId="77777777" w:rsidR="009E73F9" w:rsidRDefault="00000000">
      <w:pPr>
        <w:pStyle w:val="ListParagraph"/>
        <w:numPr>
          <w:ilvl w:val="0"/>
          <w:numId w:val="2"/>
        </w:numPr>
        <w:spacing w:after="60"/>
      </w:pPr>
      <w:r>
        <w:t>Required: Guest sees a non-interactive checked checkbox with their phone number. The reservation cannot proceed without sharing. Helper text for host: “Guests must share their number to complete the reservation. This may reduce your conversion rate.”</w:t>
      </w:r>
    </w:p>
    <w:p w14:paraId="1AB2C3DC" w14:textId="77777777" w:rsidR="009E73F9" w:rsidRDefault="009E73F9">
      <w:pPr>
        <w:spacing w:after="80"/>
      </w:pPr>
    </w:p>
    <w:p w14:paraId="1AB2C3DD" w14:textId="77777777" w:rsidR="009E73F9" w:rsidRDefault="00000000">
      <w:pPr>
        <w:spacing w:after="120"/>
      </w:pPr>
      <w:r>
        <w:rPr>
          <w:b/>
          <w:bCs/>
        </w:rPr>
        <w:t>Consumer Experience (Reservation Details Card):</w:t>
      </w:r>
    </w:p>
    <w:p w14:paraId="1AB2C3DE" w14:textId="77777777" w:rsidR="009E73F9" w:rsidRDefault="00000000">
      <w:pPr>
        <w:pStyle w:val="ListParagraph"/>
        <w:numPr>
          <w:ilvl w:val="0"/>
          <w:numId w:val="2"/>
        </w:numPr>
        <w:spacing w:after="60"/>
      </w:pPr>
      <w:r>
        <w:t>At checkout, a “Your reservation details” card is shown on every drop, listing the information shared with the host: profile name, handle, and phone number status.</w:t>
      </w:r>
    </w:p>
    <w:p w14:paraId="1AB2C3DF" w14:textId="77777777" w:rsidR="009E73F9" w:rsidRDefault="00000000">
      <w:pPr>
        <w:pStyle w:val="ListParagraph"/>
        <w:numPr>
          <w:ilvl w:val="0"/>
          <w:numId w:val="2"/>
        </w:numPr>
        <w:spacing w:after="60"/>
      </w:pPr>
      <w:r>
        <w:t>Header text: “The following information is shared with [Host Name] when you make this reservation.”</w:t>
      </w:r>
    </w:p>
    <w:p w14:paraId="1AB2C3E0" w14:textId="77777777" w:rsidR="009E73F9" w:rsidRDefault="00000000">
      <w:pPr>
        <w:pStyle w:val="ListParagraph"/>
        <w:numPr>
          <w:ilvl w:val="0"/>
          <w:numId w:val="2"/>
        </w:numPr>
        <w:spacing w:after="60"/>
      </w:pPr>
      <w:r>
        <w:t>When phone is not requested: phone row displays “Not shared” with an unchecked checkbox.</w:t>
      </w:r>
    </w:p>
    <w:p w14:paraId="1AB2C3E1" w14:textId="77777777" w:rsidR="009E73F9" w:rsidRDefault="00000000">
      <w:pPr>
        <w:pStyle w:val="ListParagraph"/>
        <w:numPr>
          <w:ilvl w:val="0"/>
          <w:numId w:val="2"/>
        </w:numPr>
        <w:spacing w:after="60"/>
      </w:pPr>
      <w:r>
        <w:t>When optional: phone row shows the user’s number with a pre-checked interactive checkbox. Unchecking changes the display to “Not shared” and shows: “Your phone number will not be shared with the host for this reservation.”</w:t>
      </w:r>
    </w:p>
    <w:p w14:paraId="1AB2C3E2" w14:textId="77777777" w:rsidR="009E73F9" w:rsidRDefault="00000000">
      <w:pPr>
        <w:pStyle w:val="ListParagraph"/>
        <w:numPr>
          <w:ilvl w:val="0"/>
          <w:numId w:val="2"/>
        </w:numPr>
        <w:spacing w:after="60"/>
      </w:pPr>
      <w:r>
        <w:t>When required: phone row shows the user’s number with a non-interactive checked checkbox. Text: “[Host Name] requires your phone number to complete this reservation.”</w:t>
      </w:r>
    </w:p>
    <w:p w14:paraId="1AB2C3E3" w14:textId="77777777" w:rsidR="009E73F9" w:rsidRDefault="009E73F9">
      <w:pPr>
        <w:spacing w:after="80"/>
      </w:pPr>
    </w:p>
    <w:p w14:paraId="1AB2C3E4" w14:textId="77777777" w:rsidR="009E73F9" w:rsidRDefault="00000000">
      <w:pPr>
        <w:spacing w:after="120"/>
      </w:pPr>
      <w:r>
        <w:rPr>
          <w:b/>
          <w:bCs/>
        </w:rPr>
        <w:t>Acceptance Criteria:</w:t>
      </w:r>
    </w:p>
    <w:p w14:paraId="1AB2C3E5" w14:textId="77777777" w:rsidR="009E73F9" w:rsidRDefault="00000000">
      <w:pPr>
        <w:pStyle w:val="ListParagraph"/>
        <w:numPr>
          <w:ilvl w:val="0"/>
          <w:numId w:val="2"/>
        </w:numPr>
        <w:spacing w:after="60"/>
      </w:pPr>
      <w:r>
        <w:t>AC-3.3.14.1: Phone number request dropdown is only visible to Pro and Enterprise hosts during drop creation.</w:t>
      </w:r>
    </w:p>
    <w:p w14:paraId="1AB2C3E6" w14:textId="77777777" w:rsidR="009E73F9" w:rsidRDefault="00000000">
      <w:pPr>
        <w:pStyle w:val="ListParagraph"/>
        <w:numPr>
          <w:ilvl w:val="0"/>
          <w:numId w:val="2"/>
        </w:numPr>
        <w:spacing w:after="60"/>
      </w:pPr>
      <w:r>
        <w:t>AC-3.3.14.2: Default value is “Not requested” for all new drops.</w:t>
      </w:r>
    </w:p>
    <w:p w14:paraId="1AB2C3E7" w14:textId="77777777" w:rsidR="009E73F9" w:rsidRDefault="00000000">
      <w:pPr>
        <w:pStyle w:val="ListParagraph"/>
        <w:numPr>
          <w:ilvl w:val="0"/>
          <w:numId w:val="2"/>
        </w:numPr>
        <w:spacing w:after="60"/>
      </w:pPr>
      <w:r>
        <w:t>AC-3.3.14.3: When set to Required, the consumer cannot complete the reservation without sharing their phone number.</w:t>
      </w:r>
    </w:p>
    <w:p w14:paraId="1AB2C3E8" w14:textId="77777777" w:rsidR="009E73F9" w:rsidRDefault="00000000">
      <w:pPr>
        <w:pStyle w:val="ListParagraph"/>
        <w:numPr>
          <w:ilvl w:val="0"/>
          <w:numId w:val="2"/>
        </w:numPr>
        <w:spacing w:after="60"/>
      </w:pPr>
      <w:r>
        <w:t>AC-3.3.14.4: When set to Optional and the consumer opts out, the host does not receive the phone number for that reservation.</w:t>
      </w:r>
    </w:p>
    <w:p w14:paraId="1AB2C3E9" w14:textId="77777777" w:rsidR="009E73F9" w:rsidRDefault="00000000">
      <w:pPr>
        <w:pStyle w:val="ListParagraph"/>
        <w:numPr>
          <w:ilvl w:val="0"/>
          <w:numId w:val="2"/>
        </w:numPr>
        <w:spacing w:after="60"/>
      </w:pPr>
      <w:r>
        <w:t>AC-3.3.14.5: The reservation details card showing name, handle, and phone status is displayed on every checkout regardless of phone request setting.</w:t>
      </w:r>
    </w:p>
    <w:p w14:paraId="1AB2C3EA" w14:textId="77777777" w:rsidR="009E73F9" w:rsidRDefault="00000000">
      <w:pPr>
        <w:pStyle w:val="ListParagraph"/>
        <w:numPr>
          <w:ilvl w:val="0"/>
          <w:numId w:val="2"/>
        </w:numPr>
        <w:spacing w:after="60"/>
      </w:pPr>
      <w:r>
        <w:t>AC-3.3.14.6: Phone request setting is visible in drop review (Step 4), drop detail views, and support tools.</w:t>
      </w:r>
    </w:p>
    <w:p w14:paraId="1AB2C3EB" w14:textId="77777777" w:rsidR="009E73F9" w:rsidRDefault="009E73F9">
      <w:pPr>
        <w:spacing w:after="80"/>
      </w:pPr>
    </w:p>
    <w:p w14:paraId="4AE6020C" w14:textId="77777777" w:rsidR="009E73F9" w:rsidRDefault="00000000">
      <w:r>
        <w:br w:type="page"/>
      </w:r>
    </w:p>
    <w:p w14:paraId="74E95C13" w14:textId="77777777" w:rsidR="009E73F9" w:rsidRDefault="00000000">
      <w:pPr>
        <w:pStyle w:val="Heading2"/>
      </w:pPr>
      <w:bookmarkStart w:id="66" w:name="_Toc228879399"/>
      <w:r>
        <w:lastRenderedPageBreak/>
        <w:t>3.4 Drop Lifecycle (Detailed)</w:t>
      </w:r>
      <w:bookmarkEnd w:id="66"/>
    </w:p>
    <w:p w14:paraId="377E3D50" w14:textId="77777777" w:rsidR="009E73F9" w:rsidRDefault="00000000">
      <w:pPr>
        <w:spacing w:after="120"/>
      </w:pPr>
      <w:r>
        <w:t>This section provides the full specification of each lifecycle state, including what triggers transitions, what actions are available, and what happens to consumers and tickets during each state.</w:t>
      </w:r>
    </w:p>
    <w:p w14:paraId="0102FC02" w14:textId="77777777" w:rsidR="009E73F9" w:rsidRDefault="009E73F9">
      <w:pPr>
        <w:spacing w:after="80"/>
      </w:pPr>
    </w:p>
    <w:p w14:paraId="6A8A9950" w14:textId="77777777" w:rsidR="009E73F9" w:rsidRDefault="00000000">
      <w:pPr>
        <w:pStyle w:val="Heading3"/>
      </w:pPr>
      <w:bookmarkStart w:id="67" w:name="_Toc228879400"/>
      <w:r>
        <w:t>3.4.1 Draft</w:t>
      </w:r>
      <w:bookmarkEnd w:id="67"/>
    </w:p>
    <w:p w14:paraId="622881EE" w14:textId="77777777" w:rsidR="009E73F9" w:rsidRDefault="00000000">
      <w:pPr>
        <w:spacing w:after="120"/>
      </w:pPr>
      <w:r>
        <w:t>The Drop is being configured. Not visible to any consumer. Fully editable: all fields can be changed without restriction.</w:t>
      </w:r>
    </w:p>
    <w:p w14:paraId="470D7408" w14:textId="77777777" w:rsidR="009E73F9" w:rsidRDefault="00000000">
      <w:pPr>
        <w:pStyle w:val="ListParagraph"/>
        <w:numPr>
          <w:ilvl w:val="0"/>
          <w:numId w:val="2"/>
        </w:numPr>
        <w:spacing w:after="60"/>
      </w:pPr>
      <w:r>
        <w:t>Transitions: Draft → Scheduled (if Broadcast Start is in the future at publish time) OR Draft → Live (if Broadcast Start is now or in the past at publish time, i.e., immediate publish).</w:t>
      </w:r>
    </w:p>
    <w:p w14:paraId="6A293850" w14:textId="77777777" w:rsidR="009E73F9" w:rsidRDefault="00000000">
      <w:pPr>
        <w:pStyle w:val="ListParagraph"/>
        <w:numPr>
          <w:ilvl w:val="0"/>
          <w:numId w:val="2"/>
        </w:numPr>
        <w:spacing w:after="60"/>
      </w:pPr>
      <w:r>
        <w:t>Publish requires: title, description, media, venue, timing, capacity, price all set and valid.</w:t>
      </w:r>
    </w:p>
    <w:p w14:paraId="4A6233FF" w14:textId="77777777" w:rsidR="009E73F9" w:rsidRDefault="00000000">
      <w:pPr>
        <w:pStyle w:val="ListParagraph"/>
        <w:numPr>
          <w:ilvl w:val="0"/>
          <w:numId w:val="2"/>
        </w:numPr>
        <w:spacing w:after="60"/>
      </w:pPr>
      <w:r>
        <w:t>No Tickets exist. No capacity consumed.</w:t>
      </w:r>
    </w:p>
    <w:p w14:paraId="34719CCC" w14:textId="77777777" w:rsidR="009E73F9" w:rsidRDefault="009E73F9">
      <w:pPr>
        <w:spacing w:after="80"/>
      </w:pPr>
    </w:p>
    <w:p w14:paraId="05990BD0" w14:textId="77777777" w:rsidR="009E73F9" w:rsidRDefault="00000000">
      <w:pPr>
        <w:spacing w:after="120"/>
      </w:pPr>
      <w:r>
        <w:rPr>
          <w:b/>
          <w:bCs/>
        </w:rPr>
        <w:t>Acceptance Criteria:</w:t>
      </w:r>
    </w:p>
    <w:p w14:paraId="5B66EBE6" w14:textId="77777777" w:rsidR="009E73F9" w:rsidRDefault="00000000">
      <w:pPr>
        <w:pStyle w:val="ListParagraph"/>
        <w:numPr>
          <w:ilvl w:val="0"/>
          <w:numId w:val="2"/>
        </w:numPr>
        <w:spacing w:after="60"/>
      </w:pPr>
      <w:r>
        <w:t>Draft Drops are not returned in any consumer-facing API endpoint.</w:t>
      </w:r>
    </w:p>
    <w:p w14:paraId="1674BF62" w14:textId="77777777" w:rsidR="009E73F9" w:rsidRDefault="00000000">
      <w:pPr>
        <w:pStyle w:val="ListParagraph"/>
        <w:numPr>
          <w:ilvl w:val="0"/>
          <w:numId w:val="2"/>
        </w:numPr>
        <w:spacing w:after="60"/>
      </w:pPr>
      <w:r>
        <w:t>Draft Drops are visible in the host's Host app and Enterprise Web App with a "Draft" badge.</w:t>
      </w:r>
    </w:p>
    <w:p w14:paraId="17DECA80" w14:textId="77777777" w:rsidR="009E73F9" w:rsidRDefault="00000000">
      <w:pPr>
        <w:pStyle w:val="ListParagraph"/>
        <w:numPr>
          <w:ilvl w:val="0"/>
          <w:numId w:val="2"/>
        </w:numPr>
        <w:spacing w:after="60"/>
      </w:pPr>
      <w:r>
        <w:t>Any number of Drafts may exist simultaneously per Account.</w:t>
      </w:r>
    </w:p>
    <w:p w14:paraId="590B574E" w14:textId="77777777" w:rsidR="009E73F9" w:rsidRDefault="009E73F9">
      <w:pPr>
        <w:spacing w:after="80"/>
      </w:pPr>
    </w:p>
    <w:p w14:paraId="23213E21" w14:textId="77777777" w:rsidR="009E73F9" w:rsidRDefault="00000000">
      <w:pPr>
        <w:pStyle w:val="Heading3"/>
      </w:pPr>
      <w:bookmarkStart w:id="68" w:name="_Toc228879401"/>
      <w:r>
        <w:t>3.4.2 Scheduled</w:t>
      </w:r>
      <w:bookmarkEnd w:id="68"/>
    </w:p>
    <w:p w14:paraId="4D5935F4" w14:textId="77777777" w:rsidR="009E73F9" w:rsidRDefault="00000000">
      <w:pPr>
        <w:spacing w:after="120"/>
      </w:pPr>
      <w:r>
        <w:t>The Drop is published but its Broadcast Start time has not yet arrived. It is visible in the consumer feed with a countdown timer showing time until the Drop goes Live.</w:t>
      </w:r>
    </w:p>
    <w:p w14:paraId="7277B3CB" w14:textId="77777777" w:rsidR="009E73F9" w:rsidRDefault="00000000">
      <w:pPr>
        <w:pStyle w:val="ListParagraph"/>
        <w:numPr>
          <w:ilvl w:val="0"/>
          <w:numId w:val="2"/>
        </w:numPr>
        <w:spacing w:after="60"/>
      </w:pPr>
      <w:r>
        <w:t>Reservations are disabled. The Reserve button shows "Coming Soon" or a countdown.</w:t>
      </w:r>
    </w:p>
    <w:p w14:paraId="753970FF" w14:textId="77777777" w:rsidR="009E73F9" w:rsidRDefault="00000000">
      <w:pPr>
        <w:pStyle w:val="ListParagraph"/>
        <w:numPr>
          <w:ilvl w:val="0"/>
          <w:numId w:val="2"/>
        </w:numPr>
        <w:spacing w:after="60"/>
      </w:pPr>
      <w:r>
        <w:t>The Drop is visible in the feed sorted by Broadcast Start time.</w:t>
      </w:r>
    </w:p>
    <w:p w14:paraId="37B0E963" w14:textId="77777777" w:rsidR="009E73F9" w:rsidRDefault="00000000">
      <w:pPr>
        <w:pStyle w:val="ListParagraph"/>
        <w:numPr>
          <w:ilvl w:val="0"/>
          <w:numId w:val="2"/>
        </w:numPr>
        <w:spacing w:after="60"/>
      </w:pPr>
      <w:r>
        <w:t>Check-in is disabled.</w:t>
      </w:r>
    </w:p>
    <w:p w14:paraId="18F65375" w14:textId="77777777" w:rsidR="009E73F9" w:rsidRDefault="00000000">
      <w:pPr>
        <w:pStyle w:val="ListParagraph"/>
        <w:numPr>
          <w:ilvl w:val="0"/>
          <w:numId w:val="2"/>
        </w:numPr>
        <w:spacing w:after="60"/>
      </w:pPr>
      <w:r>
        <w:t>Limited edits allowed: title, description, media, capacity (increase only), and rules/instructions can be modified. Price, venue, and timing changes require canceling and recreating.</w:t>
      </w:r>
    </w:p>
    <w:p w14:paraId="3CEC76D6" w14:textId="77777777" w:rsidR="009E73F9" w:rsidRDefault="00000000">
      <w:pPr>
        <w:pStyle w:val="ListParagraph"/>
        <w:numPr>
          <w:ilvl w:val="0"/>
          <w:numId w:val="2"/>
        </w:numPr>
        <w:spacing w:after="60"/>
      </w:pPr>
      <w:r>
        <w:t>Transitions: Scheduled → Live (automatic, at Broadcast Start time) OR Scheduled → Canceled (host action).</w:t>
      </w:r>
    </w:p>
    <w:p w14:paraId="5697C695" w14:textId="77777777" w:rsidR="009E73F9" w:rsidRDefault="009E73F9">
      <w:pPr>
        <w:spacing w:after="80"/>
      </w:pPr>
    </w:p>
    <w:p w14:paraId="17AA2FFA" w14:textId="77777777" w:rsidR="009E73F9" w:rsidRDefault="00000000">
      <w:pPr>
        <w:spacing w:after="120"/>
      </w:pPr>
      <w:r>
        <w:rPr>
          <w:b/>
          <w:bCs/>
        </w:rPr>
        <w:t>Acceptance Criteria:</w:t>
      </w:r>
    </w:p>
    <w:p w14:paraId="76FF483C" w14:textId="77777777" w:rsidR="009E73F9" w:rsidRDefault="00000000">
      <w:pPr>
        <w:pStyle w:val="ListParagraph"/>
        <w:numPr>
          <w:ilvl w:val="0"/>
          <w:numId w:val="2"/>
        </w:numPr>
        <w:spacing w:after="60"/>
      </w:pPr>
      <w:r>
        <w:t>Auto-transition to Live occurs within 30 seconds of Broadcast Start time.</w:t>
      </w:r>
    </w:p>
    <w:p w14:paraId="3A830B66" w14:textId="77777777" w:rsidR="009E73F9" w:rsidRDefault="00000000">
      <w:pPr>
        <w:pStyle w:val="ListParagraph"/>
        <w:numPr>
          <w:ilvl w:val="0"/>
          <w:numId w:val="2"/>
        </w:numPr>
        <w:spacing w:after="60"/>
      </w:pPr>
      <w:r>
        <w:t>If a conflict exists (another Drop from the same Account is already Live), the Scheduled Drop remains Scheduled and the host is notified via push notification.</w:t>
      </w:r>
    </w:p>
    <w:p w14:paraId="50592D95" w14:textId="77777777" w:rsidR="009E73F9" w:rsidRDefault="00000000">
      <w:pPr>
        <w:pStyle w:val="ListParagraph"/>
        <w:numPr>
          <w:ilvl w:val="0"/>
          <w:numId w:val="2"/>
        </w:numPr>
        <w:spacing w:after="60"/>
      </w:pPr>
      <w:r>
        <w:t>Consumers who see a Scheduled Drop can follow the Account (if not already following) but cannot reserve.</w:t>
      </w:r>
    </w:p>
    <w:p w14:paraId="08368BB1" w14:textId="77777777" w:rsidR="009E73F9" w:rsidRDefault="009E73F9">
      <w:pPr>
        <w:spacing w:after="80"/>
      </w:pPr>
    </w:p>
    <w:p w14:paraId="2F99C19F" w14:textId="77777777" w:rsidR="009E73F9" w:rsidRDefault="00000000">
      <w:pPr>
        <w:pStyle w:val="Heading3"/>
      </w:pPr>
      <w:bookmarkStart w:id="69" w:name="_Toc228879402"/>
      <w:r>
        <w:t>3.4.3 Live</w:t>
      </w:r>
      <w:bookmarkEnd w:id="69"/>
    </w:p>
    <w:p w14:paraId="38A5ACB5" w14:textId="77777777" w:rsidR="009E73F9" w:rsidRDefault="00000000">
      <w:pPr>
        <w:spacing w:after="120"/>
      </w:pPr>
      <w:r>
        <w:lastRenderedPageBreak/>
        <w:t>The Drop is active. This is the primary operational state where commerce occurs.</w:t>
      </w:r>
    </w:p>
    <w:p w14:paraId="46DF5B38" w14:textId="77777777" w:rsidR="009E73F9" w:rsidRDefault="00000000">
      <w:pPr>
        <w:pStyle w:val="ListParagraph"/>
        <w:numPr>
          <w:ilvl w:val="0"/>
          <w:numId w:val="2"/>
        </w:numPr>
        <w:spacing w:after="60"/>
      </w:pPr>
      <w:r>
        <w:t>Reservations are open. Pre-auth occurs at reservation. Capacity decrements.</w:t>
      </w:r>
    </w:p>
    <w:p w14:paraId="01BB476B" w14:textId="77777777" w:rsidR="009E73F9" w:rsidRDefault="00000000">
      <w:pPr>
        <w:pStyle w:val="ListParagraph"/>
        <w:numPr>
          <w:ilvl w:val="0"/>
          <w:numId w:val="2"/>
        </w:numPr>
        <w:spacing w:after="60"/>
      </w:pPr>
      <w:r>
        <w:t>Visible in the consumer feed.</w:t>
      </w:r>
    </w:p>
    <w:p w14:paraId="08AF7FB5" w14:textId="77777777" w:rsidR="009E73F9" w:rsidRDefault="00000000">
      <w:pPr>
        <w:pStyle w:val="ListParagraph"/>
        <w:numPr>
          <w:ilvl w:val="0"/>
          <w:numId w:val="2"/>
        </w:numPr>
        <w:spacing w:after="60"/>
      </w:pPr>
      <w:r>
        <w:t>Check-in is available (host can scan QR, consumers can scan venue QR, manual lookup available).</w:t>
      </w:r>
    </w:p>
    <w:p w14:paraId="4FC30032" w14:textId="77777777" w:rsidR="009E73F9" w:rsidRDefault="00000000">
      <w:pPr>
        <w:pStyle w:val="ListParagraph"/>
        <w:numPr>
          <w:ilvl w:val="0"/>
          <w:numId w:val="2"/>
        </w:numPr>
        <w:spacing w:after="60"/>
      </w:pPr>
      <w:r>
        <w:t>Limited edits: capacity can be increased, description and rules/instructions can be edited. Title, price, venue, and timing are locked.</w:t>
      </w:r>
    </w:p>
    <w:p w14:paraId="06EB6CE7" w14:textId="77777777" w:rsidR="009E73F9" w:rsidRDefault="00000000">
      <w:pPr>
        <w:pStyle w:val="ListParagraph"/>
        <w:numPr>
          <w:ilvl w:val="0"/>
          <w:numId w:val="2"/>
        </w:numPr>
        <w:spacing w:after="60"/>
      </w:pPr>
      <w:r>
        <w:t>Transitions: Live → Live-Sold Out (automatic when remainingCapacity = 0) | Live → Paused (host manual action) | Live → Canceled (host action) | Live → Purchase Closed (automatic at Purchase Cutoff time).</w:t>
      </w:r>
    </w:p>
    <w:p w14:paraId="10BD8FF2" w14:textId="77777777" w:rsidR="009E73F9" w:rsidRDefault="009E73F9">
      <w:pPr>
        <w:spacing w:after="80"/>
      </w:pPr>
    </w:p>
    <w:p w14:paraId="5347E8F7" w14:textId="77777777" w:rsidR="009E73F9" w:rsidRDefault="00000000">
      <w:pPr>
        <w:spacing w:after="120"/>
      </w:pPr>
      <w:r>
        <w:rPr>
          <w:b/>
          <w:bCs/>
        </w:rPr>
        <w:t>Acceptance Criteria:</w:t>
      </w:r>
    </w:p>
    <w:p w14:paraId="08C13276" w14:textId="77777777" w:rsidR="009E73F9" w:rsidRDefault="00000000">
      <w:pPr>
        <w:pStyle w:val="ListParagraph"/>
        <w:numPr>
          <w:ilvl w:val="0"/>
          <w:numId w:val="2"/>
        </w:numPr>
        <w:spacing w:after="60"/>
      </w:pPr>
      <w:r>
        <w:t>Capacity decrement is atomic and transactional (see Section 4.2).</w:t>
      </w:r>
    </w:p>
    <w:p w14:paraId="76B98D77" w14:textId="77777777" w:rsidR="009E73F9" w:rsidRDefault="00000000">
      <w:pPr>
        <w:pStyle w:val="ListParagraph"/>
        <w:numPr>
          <w:ilvl w:val="0"/>
          <w:numId w:val="2"/>
        </w:numPr>
        <w:spacing w:after="60"/>
      </w:pPr>
      <w:r>
        <w:t>All reservation attempts are validated server-side for capacity, audience rules, and payment eligibility.</w:t>
      </w:r>
    </w:p>
    <w:p w14:paraId="4774FBB3" w14:textId="77777777" w:rsidR="009E73F9" w:rsidRDefault="00000000">
      <w:pPr>
        <w:pStyle w:val="ListParagraph"/>
        <w:numPr>
          <w:ilvl w:val="0"/>
          <w:numId w:val="2"/>
        </w:numPr>
        <w:spacing w:after="60"/>
      </w:pPr>
      <w:r>
        <w:t>State transition to Live-Sold Out is immediate (within 5 seconds) when remaining capacity reaches 0.</w:t>
      </w:r>
    </w:p>
    <w:p w14:paraId="6DE8EA66" w14:textId="77777777" w:rsidR="009E73F9" w:rsidRDefault="009E73F9">
      <w:pPr>
        <w:spacing w:after="80"/>
      </w:pPr>
    </w:p>
    <w:p w14:paraId="1B754C3C" w14:textId="77777777" w:rsidR="009E73F9" w:rsidRDefault="00000000">
      <w:pPr>
        <w:pStyle w:val="Heading3"/>
      </w:pPr>
      <w:bookmarkStart w:id="70" w:name="_Toc228879403"/>
      <w:r>
        <w:t>3.4.4 Live-Sold Out</w:t>
      </w:r>
      <w:bookmarkEnd w:id="70"/>
    </w:p>
    <w:p w14:paraId="7DFA52F7" w14:textId="77777777" w:rsidR="009E73F9" w:rsidRDefault="00000000">
      <w:pPr>
        <w:spacing w:after="120"/>
      </w:pPr>
      <w:r>
        <w:t>All spots are reserved. The Drop remains visible but the Reserve button is disabled.</w:t>
      </w:r>
    </w:p>
    <w:p w14:paraId="074DBE47" w14:textId="77777777" w:rsidR="009E73F9" w:rsidRDefault="00000000">
      <w:pPr>
        <w:pStyle w:val="ListParagraph"/>
        <w:numPr>
          <w:ilvl w:val="0"/>
          <w:numId w:val="2"/>
        </w:numPr>
        <w:spacing w:after="60"/>
      </w:pPr>
      <w:r>
        <w:t>"Sold Out" badge displayed prominently on the Drop card and detail page.</w:t>
      </w:r>
    </w:p>
    <w:p w14:paraId="4C895686" w14:textId="77777777" w:rsidR="009E73F9" w:rsidRDefault="00000000">
      <w:pPr>
        <w:pStyle w:val="ListParagraph"/>
        <w:numPr>
          <w:ilvl w:val="0"/>
          <w:numId w:val="2"/>
        </w:numPr>
        <w:spacing w:after="60"/>
      </w:pPr>
      <w:r>
        <w:t>No new reservations. Attempted reserves return: "This Drop is sold out."</w:t>
      </w:r>
    </w:p>
    <w:p w14:paraId="4BC93D61" w14:textId="77777777" w:rsidR="009E73F9" w:rsidRDefault="00000000">
      <w:pPr>
        <w:pStyle w:val="ListParagraph"/>
        <w:numPr>
          <w:ilvl w:val="0"/>
          <w:numId w:val="2"/>
        </w:numPr>
        <w:spacing w:after="60"/>
      </w:pPr>
      <w:r>
        <w:t>Check-in remains active for existing ticket holders.</w:t>
      </w:r>
    </w:p>
    <w:p w14:paraId="02447EE5" w14:textId="77777777" w:rsidR="009E73F9" w:rsidRDefault="00000000">
      <w:pPr>
        <w:pStyle w:val="ListParagraph"/>
        <w:numPr>
          <w:ilvl w:val="0"/>
          <w:numId w:val="2"/>
        </w:numPr>
        <w:spacing w:after="60"/>
      </w:pPr>
      <w:r>
        <w:t>If host increases capacity, Drop transitions back to Live.</w:t>
      </w:r>
    </w:p>
    <w:p w14:paraId="18C4C3B4" w14:textId="77777777" w:rsidR="009E73F9" w:rsidRDefault="00000000">
      <w:pPr>
        <w:pStyle w:val="ListParagraph"/>
        <w:numPr>
          <w:ilvl w:val="0"/>
          <w:numId w:val="2"/>
        </w:numPr>
        <w:spacing w:after="60"/>
      </w:pPr>
      <w:r>
        <w:t>Transitions: Live-Sold Out → Paused (host action) | Live-Sold Out → Canceled (host action) | Live-Sold Out → Purchase Closed (automatic at Purchase Cutoff).</w:t>
      </w:r>
    </w:p>
    <w:p w14:paraId="4F947FD2" w14:textId="77777777" w:rsidR="009E73F9" w:rsidRDefault="009E73F9">
      <w:pPr>
        <w:spacing w:after="80"/>
      </w:pPr>
    </w:p>
    <w:p w14:paraId="0EF88B4F" w14:textId="77777777" w:rsidR="009E73F9" w:rsidRDefault="00000000">
      <w:pPr>
        <w:pStyle w:val="Heading3"/>
      </w:pPr>
      <w:bookmarkStart w:id="71" w:name="_Toc228879404"/>
      <w:r>
        <w:t>3.4.5 Paused</w:t>
      </w:r>
      <w:bookmarkEnd w:id="71"/>
    </w:p>
    <w:p w14:paraId="70051E61" w14:textId="77777777" w:rsidR="009E73F9" w:rsidRDefault="00000000">
      <w:pPr>
        <w:spacing w:after="120"/>
      </w:pPr>
      <w:r>
        <w:t>Host has manually paused the Drop. It is removed from the consumer feed. No new reservations. Existing ticket holders retain their tickets and can still check in.</w:t>
      </w:r>
    </w:p>
    <w:p w14:paraId="0F6B506C" w14:textId="77777777" w:rsidR="009E73F9" w:rsidRDefault="00000000">
      <w:pPr>
        <w:pStyle w:val="ListParagraph"/>
        <w:numPr>
          <w:ilvl w:val="0"/>
          <w:numId w:val="2"/>
        </w:numPr>
        <w:spacing w:after="60"/>
      </w:pPr>
      <w:r>
        <w:t>Use cases: venue issue, weather delay, temporary hold, host needs to step away.</w:t>
      </w:r>
    </w:p>
    <w:p w14:paraId="22F90957" w14:textId="77777777" w:rsidR="009E73F9" w:rsidRDefault="00000000">
      <w:pPr>
        <w:pStyle w:val="ListParagraph"/>
        <w:numPr>
          <w:ilvl w:val="0"/>
          <w:numId w:val="2"/>
        </w:numPr>
        <w:spacing w:after="60"/>
      </w:pPr>
      <w:r>
        <w:t>Ticket holders see "Drop Paused" on their ticket but QR remains active for check-in.</w:t>
      </w:r>
    </w:p>
    <w:p w14:paraId="46E81ABC" w14:textId="77777777" w:rsidR="009E73F9" w:rsidRDefault="00000000">
      <w:pPr>
        <w:pStyle w:val="ListParagraph"/>
        <w:numPr>
          <w:ilvl w:val="0"/>
          <w:numId w:val="2"/>
        </w:numPr>
        <w:spacing w:after="60"/>
      </w:pPr>
      <w:r>
        <w:t>Transitions: Paused → Live (resume, if remainingCapacity &gt; 0) | Paused → Live-Sold Out (resume, if remainingCapacity = 0) | Paused → Canceled (host action) | Paused → Purchase Closed (automatic at Purchase Cutoff, even while paused).</w:t>
      </w:r>
    </w:p>
    <w:p w14:paraId="515666C0" w14:textId="77777777" w:rsidR="009E73F9" w:rsidRDefault="009E73F9">
      <w:pPr>
        <w:spacing w:after="80"/>
      </w:pPr>
    </w:p>
    <w:p w14:paraId="7AB0C663" w14:textId="77777777" w:rsidR="009E73F9" w:rsidRDefault="00000000">
      <w:pPr>
        <w:spacing w:after="120"/>
      </w:pPr>
      <w:r>
        <w:rPr>
          <w:b/>
          <w:bCs/>
        </w:rPr>
        <w:t>Acceptance Criteria:</w:t>
      </w:r>
    </w:p>
    <w:p w14:paraId="6AB7C0B8" w14:textId="77777777" w:rsidR="009E73F9" w:rsidRDefault="00000000">
      <w:pPr>
        <w:pStyle w:val="ListParagraph"/>
        <w:numPr>
          <w:ilvl w:val="0"/>
          <w:numId w:val="2"/>
        </w:numPr>
        <w:spacing w:after="60"/>
      </w:pPr>
      <w:r>
        <w:t>Paused Drops are not returned in consumer feed API endpoints.</w:t>
      </w:r>
    </w:p>
    <w:p w14:paraId="26693D52" w14:textId="77777777" w:rsidR="009E73F9" w:rsidRDefault="00000000">
      <w:pPr>
        <w:pStyle w:val="ListParagraph"/>
        <w:numPr>
          <w:ilvl w:val="0"/>
          <w:numId w:val="2"/>
        </w:numPr>
        <w:spacing w:after="60"/>
      </w:pPr>
      <w:r>
        <w:t>Existing ticket holders can still check in during Paused state.</w:t>
      </w:r>
    </w:p>
    <w:p w14:paraId="2E622A8A" w14:textId="77777777" w:rsidR="009E73F9" w:rsidRDefault="00000000">
      <w:pPr>
        <w:pStyle w:val="ListParagraph"/>
        <w:numPr>
          <w:ilvl w:val="0"/>
          <w:numId w:val="2"/>
        </w:numPr>
        <w:spacing w:after="60"/>
      </w:pPr>
      <w:r>
        <w:t>Purchase Cutoff still fires automatically, even if the Drop is Paused.</w:t>
      </w:r>
    </w:p>
    <w:p w14:paraId="0706A902" w14:textId="77777777" w:rsidR="009E73F9" w:rsidRDefault="009E73F9">
      <w:pPr>
        <w:spacing w:after="80"/>
      </w:pPr>
    </w:p>
    <w:p w14:paraId="258E6009" w14:textId="77777777" w:rsidR="009E73F9" w:rsidRDefault="00000000">
      <w:pPr>
        <w:pStyle w:val="Heading3"/>
      </w:pPr>
      <w:bookmarkStart w:id="72" w:name="_Toc228879405"/>
      <w:r>
        <w:lastRenderedPageBreak/>
        <w:t>3.4.6 Purchase Closed</w:t>
      </w:r>
      <w:bookmarkEnd w:id="72"/>
    </w:p>
    <w:p w14:paraId="6206F67C" w14:textId="77777777" w:rsidR="009E73F9" w:rsidRDefault="00000000">
      <w:pPr>
        <w:spacing w:after="120"/>
      </w:pPr>
      <w:r>
        <w:t>The Purchase Cutoff time has been reached. No new reservations are accepted. The Drop is removed from the consumer feed. Check-in is still active for existing ticket holders.</w:t>
      </w:r>
    </w:p>
    <w:p w14:paraId="402ADC3F" w14:textId="77777777" w:rsidR="009E73F9" w:rsidRDefault="00000000">
      <w:pPr>
        <w:pStyle w:val="ListParagraph"/>
        <w:numPr>
          <w:ilvl w:val="0"/>
          <w:numId w:val="2"/>
        </w:numPr>
        <w:spacing w:after="60"/>
      </w:pPr>
      <w:r>
        <w:t>This state is automatic and cannot be manually triggered or reversed.</w:t>
      </w:r>
    </w:p>
    <w:p w14:paraId="475037A0" w14:textId="77777777" w:rsidR="009E73F9" w:rsidRDefault="00000000">
      <w:pPr>
        <w:pStyle w:val="ListParagraph"/>
        <w:numPr>
          <w:ilvl w:val="0"/>
          <w:numId w:val="2"/>
        </w:numPr>
        <w:spacing w:after="60"/>
      </w:pPr>
      <w:r>
        <w:t>Transitions: Purchase Closed → Ended (automatic at Check-In Cutoff time).</w:t>
      </w:r>
    </w:p>
    <w:p w14:paraId="6B72CDB0" w14:textId="77777777" w:rsidR="009E73F9" w:rsidRDefault="009E73F9">
      <w:pPr>
        <w:spacing w:after="80"/>
      </w:pPr>
    </w:p>
    <w:p w14:paraId="2E49CD9A" w14:textId="77777777" w:rsidR="009E73F9" w:rsidRDefault="00000000">
      <w:pPr>
        <w:pStyle w:val="Heading3"/>
      </w:pPr>
      <w:bookmarkStart w:id="73" w:name="_Toc228879406"/>
      <w:r>
        <w:t>3.4.7 Ended</w:t>
      </w:r>
      <w:bookmarkEnd w:id="73"/>
    </w:p>
    <w:p w14:paraId="60615FBD" w14:textId="77777777" w:rsidR="009E73F9" w:rsidRDefault="00000000">
      <w:pPr>
        <w:spacing w:after="120"/>
      </w:pPr>
      <w:r>
        <w:t>Terminal state. The Drop is over. Check-in is closed. The no-show capture window opens.</w:t>
      </w:r>
    </w:p>
    <w:p w14:paraId="12A2CADA" w14:textId="77777777" w:rsidR="009E73F9" w:rsidRDefault="00000000">
      <w:pPr>
        <w:pStyle w:val="ListParagraph"/>
        <w:numPr>
          <w:ilvl w:val="0"/>
          <w:numId w:val="2"/>
        </w:numPr>
        <w:spacing w:after="60"/>
      </w:pPr>
      <w:r>
        <w:t>No new reservations. No check-in. Not visible in feed.</w:t>
      </w:r>
    </w:p>
    <w:p w14:paraId="0A4CC3F9" w14:textId="77777777" w:rsidR="009E73F9" w:rsidRDefault="00000000">
      <w:pPr>
        <w:pStyle w:val="ListParagraph"/>
        <w:numPr>
          <w:ilvl w:val="0"/>
          <w:numId w:val="2"/>
        </w:numPr>
        <w:spacing w:after="60"/>
      </w:pPr>
      <w:r>
        <w:t>No-show logic begins: after the configurable buffer period, unchecked Reserved tickets are captured.</w:t>
      </w:r>
    </w:p>
    <w:p w14:paraId="3E06D277" w14:textId="77777777" w:rsidR="009E73F9" w:rsidRDefault="00000000">
      <w:pPr>
        <w:pStyle w:val="ListParagraph"/>
        <w:numPr>
          <w:ilvl w:val="0"/>
          <w:numId w:val="2"/>
        </w:numPr>
        <w:spacing w:after="60"/>
      </w:pPr>
      <w:r>
        <w:t>The Drop appears in the host's "Past Drops" list.</w:t>
      </w:r>
    </w:p>
    <w:p w14:paraId="26C5031D" w14:textId="77777777" w:rsidR="009E73F9" w:rsidRDefault="00000000">
      <w:pPr>
        <w:pStyle w:val="ListParagraph"/>
        <w:numPr>
          <w:ilvl w:val="0"/>
          <w:numId w:val="2"/>
        </w:numPr>
        <w:spacing w:after="60"/>
      </w:pPr>
      <w:r>
        <w:t>Cannot transition to any other state. Cannot be reactivated.</w:t>
      </w:r>
    </w:p>
    <w:p w14:paraId="6F1527E1" w14:textId="77777777" w:rsidR="009E73F9" w:rsidRDefault="009E73F9">
      <w:pPr>
        <w:spacing w:after="80"/>
      </w:pPr>
    </w:p>
    <w:p w14:paraId="19A7D35C" w14:textId="77777777" w:rsidR="009E73F9" w:rsidRDefault="00000000">
      <w:pPr>
        <w:pStyle w:val="Heading3"/>
      </w:pPr>
      <w:bookmarkStart w:id="74" w:name="_Toc228879407"/>
      <w:r>
        <w:t>3.4.8 Canceled</w:t>
      </w:r>
      <w:bookmarkEnd w:id="74"/>
    </w:p>
    <w:p w14:paraId="56642432" w14:textId="77777777" w:rsidR="009E73F9" w:rsidRDefault="00000000">
      <w:pPr>
        <w:spacing w:after="120"/>
      </w:pPr>
      <w:r>
        <w:t>Terminal state. The Drop is voided. All financial obligations are reversed.</w:t>
      </w:r>
    </w:p>
    <w:p w14:paraId="5ACD7FB5" w14:textId="77777777" w:rsidR="009E73F9" w:rsidRDefault="00000000">
      <w:pPr>
        <w:pStyle w:val="ListParagraph"/>
        <w:numPr>
          <w:ilvl w:val="0"/>
          <w:numId w:val="2"/>
        </w:numPr>
        <w:spacing w:after="60"/>
      </w:pPr>
      <w:r>
        <w:t>All pre-authorizations are voided immediately.</w:t>
      </w:r>
    </w:p>
    <w:p w14:paraId="18A93206" w14:textId="77777777" w:rsidR="009E73F9" w:rsidRDefault="00000000">
      <w:pPr>
        <w:pStyle w:val="ListParagraph"/>
        <w:numPr>
          <w:ilvl w:val="0"/>
          <w:numId w:val="2"/>
        </w:numPr>
        <w:spacing w:after="60"/>
      </w:pPr>
      <w:r>
        <w:t>All captures are refunded immediately.</w:t>
      </w:r>
    </w:p>
    <w:p w14:paraId="2DF0DFE8" w14:textId="77777777" w:rsidR="009E73F9" w:rsidRDefault="00000000">
      <w:pPr>
        <w:pStyle w:val="ListParagraph"/>
        <w:numPr>
          <w:ilvl w:val="0"/>
          <w:numId w:val="2"/>
        </w:numPr>
        <w:spacing w:after="60"/>
      </w:pPr>
      <w:r>
        <w:t>All ticket holders are notified via push notification within 60 seconds.</w:t>
      </w:r>
    </w:p>
    <w:p w14:paraId="0CCA84F3" w14:textId="77777777" w:rsidR="009E73F9" w:rsidRDefault="00000000">
      <w:pPr>
        <w:pStyle w:val="ListParagraph"/>
        <w:numPr>
          <w:ilvl w:val="0"/>
          <w:numId w:val="2"/>
        </w:numPr>
        <w:spacing w:after="60"/>
      </w:pPr>
      <w:r>
        <w:t>The Drop appears in the host's "Past Drops" list with a "Canceled" badge.</w:t>
      </w:r>
    </w:p>
    <w:p w14:paraId="505B248F" w14:textId="77777777" w:rsidR="009E73F9" w:rsidRDefault="00000000">
      <w:pPr>
        <w:pStyle w:val="ListParagraph"/>
        <w:numPr>
          <w:ilvl w:val="0"/>
          <w:numId w:val="2"/>
        </w:numPr>
        <w:spacing w:after="60"/>
      </w:pPr>
      <w:r>
        <w:t>Cannot transition to any other state. Cannot be reactivated, reopened, or cloned-to-live.</w:t>
      </w:r>
    </w:p>
    <w:p w14:paraId="53966A53" w14:textId="77777777" w:rsidR="009E73F9" w:rsidRDefault="00000000">
      <w:pPr>
        <w:pStyle w:val="ListParagraph"/>
        <w:numPr>
          <w:ilvl w:val="0"/>
          <w:numId w:val="2"/>
        </w:numPr>
        <w:spacing w:after="60"/>
      </w:pPr>
      <w:r>
        <w:t>Can be cloned to a new Draft (see Section 3.6).</w:t>
      </w:r>
    </w:p>
    <w:p w14:paraId="4C79CCF7" w14:textId="77777777" w:rsidR="009E73F9" w:rsidRDefault="009E73F9">
      <w:pPr>
        <w:spacing w:after="80"/>
      </w:pPr>
    </w:p>
    <w:p w14:paraId="77B8FF43" w14:textId="77777777" w:rsidR="009E73F9" w:rsidRDefault="00000000">
      <w:pPr>
        <w:spacing w:after="120"/>
      </w:pPr>
      <w:r>
        <w:rPr>
          <w:b/>
          <w:bCs/>
        </w:rPr>
        <w:t>Acceptance Criteria:</w:t>
      </w:r>
    </w:p>
    <w:p w14:paraId="0F259DE3" w14:textId="77777777" w:rsidR="009E73F9" w:rsidRDefault="00000000">
      <w:pPr>
        <w:pStyle w:val="ListParagraph"/>
        <w:numPr>
          <w:ilvl w:val="0"/>
          <w:numId w:val="2"/>
        </w:numPr>
        <w:spacing w:after="60"/>
      </w:pPr>
      <w:r>
        <w:t>Every Drop is in exactly one state at any given time. Concurrent state changes are prevented via database-level locking.</w:t>
      </w:r>
    </w:p>
    <w:p w14:paraId="3126BA33" w14:textId="77777777" w:rsidR="009E73F9" w:rsidRDefault="00000000">
      <w:pPr>
        <w:pStyle w:val="ListParagraph"/>
        <w:numPr>
          <w:ilvl w:val="0"/>
          <w:numId w:val="2"/>
        </w:numPr>
        <w:spacing w:after="60"/>
      </w:pPr>
      <w:r>
        <w:t>All state transitions are logged with: timestamp, previous state, new state, trigger type (system/host/support), actor ID, and reason (if applicable).</w:t>
      </w:r>
    </w:p>
    <w:p w14:paraId="35C1FADD" w14:textId="77777777" w:rsidR="009E73F9" w:rsidRDefault="00000000">
      <w:pPr>
        <w:pStyle w:val="ListParagraph"/>
        <w:numPr>
          <w:ilvl w:val="0"/>
          <w:numId w:val="2"/>
        </w:numPr>
        <w:spacing w:after="60"/>
      </w:pPr>
      <w:r>
        <w:t>API returns the current state on every Drop response. Consumers and hosts always see accurate state.</w:t>
      </w:r>
    </w:p>
    <w:p w14:paraId="6DC1BCEF" w14:textId="77777777" w:rsidR="009E73F9" w:rsidRDefault="009E73F9">
      <w:pPr>
        <w:spacing w:after="80"/>
      </w:pPr>
    </w:p>
    <w:p w14:paraId="3C7A160F" w14:textId="77777777" w:rsidR="009E73F9" w:rsidRDefault="00000000">
      <w:r>
        <w:br w:type="page"/>
      </w:r>
    </w:p>
    <w:p w14:paraId="32AD133E" w14:textId="77777777" w:rsidR="009E73F9" w:rsidRDefault="00000000">
      <w:pPr>
        <w:pStyle w:val="Heading2"/>
      </w:pPr>
      <w:bookmarkStart w:id="75" w:name="_Toc228879408"/>
      <w:r>
        <w:lastRenderedPageBreak/>
        <w:t>3.5 Broadcast, Purchase &amp; Check-In Timing Model</w:t>
      </w:r>
      <w:bookmarkEnd w:id="75"/>
    </w:p>
    <w:p w14:paraId="34C80A8A" w14:textId="77777777" w:rsidR="009E73F9" w:rsidRDefault="00000000">
      <w:pPr>
        <w:spacing w:after="120"/>
      </w:pPr>
      <w:r>
        <w:t>This section provides concrete timing examples for both timing modes to eliminate ambiguity in implementation.</w:t>
      </w:r>
    </w:p>
    <w:p w14:paraId="794921E0" w14:textId="77777777" w:rsidR="009E73F9" w:rsidRDefault="009E73F9">
      <w:pPr>
        <w:spacing w:after="80"/>
      </w:pPr>
    </w:p>
    <w:p w14:paraId="05A5951A" w14:textId="77777777" w:rsidR="009E73F9" w:rsidRDefault="00000000">
      <w:pPr>
        <w:spacing w:after="120"/>
      </w:pPr>
      <w:r>
        <w:rPr>
          <w:b/>
          <w:bCs/>
        </w:rPr>
        <w:t>Example 1: Start Time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16047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C55AA30"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6EBF9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B7E621" w14:textId="77777777" w:rsidR="009E73F9" w:rsidRDefault="00000000">
            <w:r>
              <w:rPr>
                <w:b/>
                <w:bCs/>
                <w:sz w:val="20"/>
                <w:szCs w:val="20"/>
              </w:rPr>
              <w:t>Derivation</w:t>
            </w:r>
          </w:p>
        </w:tc>
      </w:tr>
      <w:tr w:rsidR="009E73F9" w14:paraId="707C6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E60E1"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78224" w14:textId="77777777" w:rsidR="009E73F9" w:rsidRDefault="00000000">
            <w:r>
              <w:rPr>
                <w:sz w:val="20"/>
                <w:szCs w:val="20"/>
              </w:rPr>
              <w:t>Start Time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84FDB" w14:textId="77777777" w:rsidR="009E73F9" w:rsidRDefault="00000000">
            <w:r>
              <w:rPr>
                <w:sz w:val="20"/>
                <w:szCs w:val="20"/>
              </w:rPr>
              <w:t>Host selection</w:t>
            </w:r>
          </w:p>
        </w:tc>
      </w:tr>
      <w:tr w:rsidR="009E73F9" w14:paraId="47AC8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B504D" w14:textId="77777777" w:rsidR="009E73F9" w:rsidRDefault="00000000">
            <w:r>
              <w:rPr>
                <w:sz w:val="20"/>
                <w:szCs w:val="20"/>
              </w:rPr>
              <w:t>Start 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48127" w14:textId="77777777" w:rsidR="009E73F9" w:rsidRDefault="00000000">
            <w:r>
              <w:rPr>
                <w:sz w:val="20"/>
                <w:szCs w:val="20"/>
              </w:rPr>
              <w:t>7:00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B6D49" w14:textId="77777777" w:rsidR="009E73F9" w:rsidRDefault="00000000">
            <w:r>
              <w:rPr>
                <w:sz w:val="20"/>
                <w:szCs w:val="20"/>
              </w:rPr>
              <w:t>Host input</w:t>
            </w:r>
          </w:p>
        </w:tc>
      </w:tr>
      <w:tr w:rsidR="009E73F9" w14:paraId="20EF35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42CA5"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19B66" w14:textId="77777777" w:rsidR="009E73F9" w:rsidRDefault="00000000">
            <w:r>
              <w:rPr>
                <w:sz w:val="20"/>
                <w:szCs w:val="20"/>
              </w:rPr>
              <w:t>3:00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34949" w14:textId="77777777" w:rsidR="009E73F9" w:rsidRDefault="00000000">
            <w:r>
              <w:rPr>
                <w:sz w:val="20"/>
                <w:szCs w:val="20"/>
              </w:rPr>
              <w:t>Host input (Drop goes Live at 3 PM)</w:t>
            </w:r>
          </w:p>
        </w:tc>
      </w:tr>
      <w:tr w:rsidR="009E73F9" w14:paraId="3F24EA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5D9F0"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68F2C" w14:textId="77777777" w:rsidR="009E73F9" w:rsidRDefault="00000000">
            <w:r>
              <w:rPr>
                <w:sz w:val="20"/>
                <w:szCs w:val="20"/>
              </w:rPr>
              <w:t>7:30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F73A9" w14:textId="77777777" w:rsidR="009E73F9" w:rsidRDefault="00000000">
            <w:r>
              <w:rPr>
                <w:sz w:val="20"/>
                <w:szCs w:val="20"/>
              </w:rPr>
              <w:t>Host input</w:t>
            </w:r>
          </w:p>
        </w:tc>
      </w:tr>
      <w:tr w:rsidR="009E73F9" w14:paraId="0778FF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D63E6"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13DE"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D1705" w14:textId="77777777" w:rsidR="009E73F9" w:rsidRDefault="00000000">
            <w:r>
              <w:rPr>
                <w:sz w:val="20"/>
                <w:szCs w:val="20"/>
              </w:rPr>
              <w:t>Account default</w:t>
            </w:r>
          </w:p>
        </w:tc>
      </w:tr>
      <w:tr w:rsidR="009E73F9" w14:paraId="6920F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AEF6F"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04E7E" w14:textId="77777777" w:rsidR="009E73F9" w:rsidRDefault="00000000">
            <w:r>
              <w:rPr>
                <w:sz w:val="20"/>
                <w:szCs w:val="20"/>
              </w:rPr>
              <w:t>6:45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FF117" w14:textId="77777777" w:rsidR="009E73F9" w:rsidRDefault="00000000">
            <w:r>
              <w:rPr>
                <w:sz w:val="20"/>
                <w:szCs w:val="20"/>
              </w:rPr>
              <w:t>7:00 PM (Start Time) - 15 min</w:t>
            </w:r>
          </w:p>
        </w:tc>
      </w:tr>
      <w:tr w:rsidR="009E73F9" w14:paraId="3FEC6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6D123"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1EFC0" w14:textId="77777777" w:rsidR="009E73F9" w:rsidRDefault="00000000">
            <w:r>
              <w:rPr>
                <w:sz w:val="20"/>
                <w:szCs w:val="20"/>
              </w:rPr>
              <w:t>7:15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76FE5" w14:textId="77777777" w:rsidR="009E73F9" w:rsidRDefault="00000000">
            <w:r>
              <w:rPr>
                <w:sz w:val="20"/>
                <w:szCs w:val="20"/>
              </w:rPr>
              <w:t>Host input (or default = Start Time + 15 min)</w:t>
            </w:r>
          </w:p>
        </w:tc>
      </w:tr>
      <w:tr w:rsidR="009E73F9" w14:paraId="043886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91C5E"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2293F"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553B2" w14:textId="77777777" w:rsidR="009E73F9" w:rsidRDefault="00000000">
            <w:r>
              <w:rPr>
                <w:sz w:val="20"/>
                <w:szCs w:val="20"/>
              </w:rPr>
              <w:t>Account default</w:t>
            </w:r>
          </w:p>
        </w:tc>
      </w:tr>
      <w:tr w:rsidR="009E73F9" w14:paraId="57D006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2C34E"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B4574" w14:textId="77777777" w:rsidR="009E73F9" w:rsidRDefault="00000000">
            <w:r>
              <w:rPr>
                <w:sz w:val="20"/>
                <w:szCs w:val="20"/>
              </w:rPr>
              <w:t>7:45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43CDE" w14:textId="77777777" w:rsidR="009E73F9" w:rsidRDefault="00000000">
            <w:r>
              <w:rPr>
                <w:sz w:val="20"/>
                <w:szCs w:val="20"/>
              </w:rPr>
              <w:t>7:15 PM (Check-In Cutoff) + 30 min</w:t>
            </w:r>
          </w:p>
        </w:tc>
      </w:tr>
    </w:tbl>
    <w:p w14:paraId="629C5E87" w14:textId="77777777" w:rsidR="009E73F9" w:rsidRDefault="009E73F9">
      <w:pPr>
        <w:spacing w:after="80"/>
      </w:pPr>
    </w:p>
    <w:p w14:paraId="23E358C8" w14:textId="77777777" w:rsidR="009E73F9" w:rsidRDefault="00000000">
      <w:pPr>
        <w:spacing w:after="120"/>
      </w:pPr>
      <w:r>
        <w:rPr>
          <w:b/>
          <w:bCs/>
        </w:rPr>
        <w:t>Example 2: Arrival Window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2B77FB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3D1AE2C"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13ACB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3D4F2EB" w14:textId="77777777" w:rsidR="009E73F9" w:rsidRDefault="00000000">
            <w:r>
              <w:rPr>
                <w:b/>
                <w:bCs/>
                <w:sz w:val="20"/>
                <w:szCs w:val="20"/>
              </w:rPr>
              <w:t>Derivation</w:t>
            </w:r>
          </w:p>
        </w:tc>
      </w:tr>
      <w:tr w:rsidR="009E73F9" w14:paraId="0F9E7D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897C6"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34FD6" w14:textId="77777777" w:rsidR="009E73F9" w:rsidRDefault="00000000">
            <w:r>
              <w:rPr>
                <w:sz w:val="20"/>
                <w:szCs w:val="20"/>
              </w:rPr>
              <w:t>Arrival 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A9478" w14:textId="77777777" w:rsidR="009E73F9" w:rsidRDefault="00000000">
            <w:r>
              <w:rPr>
                <w:sz w:val="20"/>
                <w:szCs w:val="20"/>
              </w:rPr>
              <w:t>Host selection</w:t>
            </w:r>
          </w:p>
        </w:tc>
      </w:tr>
      <w:tr w:rsidR="009E73F9" w14:paraId="41AEE8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8399F" w14:textId="77777777" w:rsidR="009E73F9" w:rsidRDefault="00000000">
            <w:r>
              <w:rPr>
                <w:sz w:val="20"/>
                <w:szCs w:val="20"/>
              </w:rPr>
              <w:t>Arrival Window</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77123" w14:textId="77777777" w:rsidR="009E73F9" w:rsidRDefault="00000000">
            <w:r>
              <w:rPr>
                <w:sz w:val="20"/>
                <w:szCs w:val="20"/>
              </w:rPr>
              <w:t>4:00 PM - 6:00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C2687" w14:textId="77777777" w:rsidR="009E73F9" w:rsidRDefault="00000000">
            <w:r>
              <w:rPr>
                <w:sz w:val="20"/>
                <w:szCs w:val="20"/>
              </w:rPr>
              <w:t>Host input</w:t>
            </w:r>
          </w:p>
        </w:tc>
      </w:tr>
      <w:tr w:rsidR="009E73F9" w14:paraId="126747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D3FF1"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AFA02" w14:textId="77777777" w:rsidR="009E73F9" w:rsidRDefault="00000000">
            <w:r>
              <w:rPr>
                <w:sz w:val="20"/>
                <w:szCs w:val="20"/>
              </w:rPr>
              <w:t>12:00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60980" w14:textId="77777777" w:rsidR="009E73F9" w:rsidRDefault="00000000">
            <w:r>
              <w:rPr>
                <w:sz w:val="20"/>
                <w:szCs w:val="20"/>
              </w:rPr>
              <w:t>Host input (Drop goes Live at noon)</w:t>
            </w:r>
          </w:p>
        </w:tc>
      </w:tr>
      <w:tr w:rsidR="009E73F9" w14:paraId="15A37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31EE2"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49626"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105AD" w14:textId="77777777" w:rsidR="009E73F9" w:rsidRDefault="00000000">
            <w:r>
              <w:rPr>
                <w:sz w:val="20"/>
                <w:szCs w:val="20"/>
              </w:rPr>
              <w:t>Host input (= window end)</w:t>
            </w:r>
          </w:p>
        </w:tc>
      </w:tr>
      <w:tr w:rsidR="009E73F9" w14:paraId="48C134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B0438"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DB913"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1FAD9" w14:textId="77777777" w:rsidR="009E73F9" w:rsidRDefault="00000000">
            <w:r>
              <w:rPr>
                <w:sz w:val="20"/>
                <w:szCs w:val="20"/>
              </w:rPr>
              <w:t>Account default</w:t>
            </w:r>
          </w:p>
        </w:tc>
      </w:tr>
      <w:tr w:rsidR="009E73F9" w14:paraId="320FA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0412C"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11605" w14:textId="77777777" w:rsidR="009E73F9" w:rsidRDefault="00000000">
            <w:r>
              <w:rPr>
                <w:sz w:val="20"/>
                <w:szCs w:val="20"/>
              </w:rPr>
              <w:t>5:45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679EA" w14:textId="77777777" w:rsidR="009E73F9" w:rsidRDefault="00000000">
            <w:r>
              <w:rPr>
                <w:sz w:val="20"/>
                <w:szCs w:val="20"/>
              </w:rPr>
              <w:t>6:00 PM (Window End) - 15 min</w:t>
            </w:r>
          </w:p>
        </w:tc>
      </w:tr>
      <w:tr w:rsidR="009E73F9" w14:paraId="13FFF9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E7130"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91163"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CB95D" w14:textId="77777777" w:rsidR="009E73F9" w:rsidRDefault="00000000">
            <w:r>
              <w:rPr>
                <w:sz w:val="20"/>
                <w:szCs w:val="20"/>
              </w:rPr>
              <w:t>Default = Arrival Window End</w:t>
            </w:r>
          </w:p>
        </w:tc>
      </w:tr>
      <w:tr w:rsidR="009E73F9" w14:paraId="624E0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A5A55"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84BB7"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D8758" w14:textId="77777777" w:rsidR="009E73F9" w:rsidRDefault="00000000">
            <w:r>
              <w:rPr>
                <w:sz w:val="20"/>
                <w:szCs w:val="20"/>
              </w:rPr>
              <w:t>Account default</w:t>
            </w:r>
          </w:p>
        </w:tc>
      </w:tr>
      <w:tr w:rsidR="009E73F9" w14:paraId="1E8DA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AEF4D"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B5BAE" w14:textId="77777777" w:rsidR="009E73F9" w:rsidRDefault="00000000">
            <w:r>
              <w:rPr>
                <w:sz w:val="20"/>
                <w:szCs w:val="20"/>
              </w:rPr>
              <w:t>6:30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8DB9C" w14:textId="77777777" w:rsidR="009E73F9" w:rsidRDefault="00000000">
            <w:r>
              <w:rPr>
                <w:sz w:val="20"/>
                <w:szCs w:val="20"/>
              </w:rPr>
              <w:t>6:00 PM (Check-In Cutoff) + 30 min</w:t>
            </w:r>
          </w:p>
        </w:tc>
      </w:tr>
    </w:tbl>
    <w:p w14:paraId="3B81F16D" w14:textId="77777777" w:rsidR="009E73F9" w:rsidRDefault="009E73F9">
      <w:pPr>
        <w:spacing w:after="80"/>
      </w:pPr>
    </w:p>
    <w:p w14:paraId="0317A80F" w14:textId="77777777" w:rsidR="009E73F9" w:rsidRDefault="00000000">
      <w:pPr>
        <w:pStyle w:val="Heading2"/>
      </w:pPr>
      <w:bookmarkStart w:id="76" w:name="_Toc228879409"/>
      <w:r>
        <w:t>3.6 Drop Cloning</w:t>
      </w:r>
      <w:bookmarkEnd w:id="76"/>
    </w:p>
    <w:p w14:paraId="3D970989" w14:textId="77777777" w:rsidR="009E73F9" w:rsidRDefault="00000000">
      <w:pPr>
        <w:spacing w:after="120"/>
      </w:pPr>
      <w:r>
        <w:t>Hosts may clone any existing Drop (from any terminal or active state) to create a new Draft pre-populated with the original's configuration. Cloning is a convenience feature for recurring activations.</w:t>
      </w:r>
    </w:p>
    <w:p w14:paraId="6655AE8D" w14:textId="77777777" w:rsidR="009E73F9" w:rsidRDefault="009E73F9">
      <w:pPr>
        <w:spacing w:after="80"/>
      </w:pPr>
    </w:p>
    <w:p w14:paraId="001649A4" w14:textId="77777777" w:rsidR="009E73F9" w:rsidRDefault="00000000">
      <w:pPr>
        <w:spacing w:after="120"/>
      </w:pPr>
      <w:r>
        <w:rPr>
          <w:b/>
          <w:bCs/>
        </w:rPr>
        <w:t>Acceptance Criteria:</w:t>
      </w:r>
    </w:p>
    <w:p w14:paraId="7213DA10" w14:textId="77777777" w:rsidR="009E73F9" w:rsidRDefault="00000000">
      <w:pPr>
        <w:pStyle w:val="ListParagraph"/>
        <w:numPr>
          <w:ilvl w:val="0"/>
          <w:numId w:val="2"/>
        </w:numPr>
        <w:spacing w:after="60"/>
      </w:pPr>
      <w:r>
        <w:t>Clone creates a new Draft with a new, unique Drop ID.</w:t>
      </w:r>
    </w:p>
    <w:p w14:paraId="7EA18E92" w14:textId="77777777" w:rsidR="009E73F9" w:rsidRDefault="00000000">
      <w:pPr>
        <w:pStyle w:val="ListParagraph"/>
        <w:numPr>
          <w:ilvl w:val="0"/>
          <w:numId w:val="2"/>
        </w:numPr>
        <w:spacing w:after="60"/>
      </w:pPr>
      <w:r>
        <w:t>All configuration fields are copied: title, description, media, capacity, pricing, audience, partners, custom fields, age restriction, sales tax settings.</w:t>
      </w:r>
    </w:p>
    <w:p w14:paraId="16E78122" w14:textId="77777777" w:rsidR="009E73F9" w:rsidRDefault="00000000">
      <w:pPr>
        <w:pStyle w:val="ListParagraph"/>
        <w:numPr>
          <w:ilvl w:val="0"/>
          <w:numId w:val="2"/>
        </w:numPr>
        <w:spacing w:after="60"/>
      </w:pPr>
      <w:r>
        <w:lastRenderedPageBreak/>
        <w:t>Timing fields (broadcast start/end, dates) are NOT copied. The host must set new timing.</w:t>
      </w:r>
    </w:p>
    <w:p w14:paraId="4A51C633" w14:textId="77777777" w:rsidR="009E73F9" w:rsidRDefault="00000000">
      <w:pPr>
        <w:pStyle w:val="ListParagraph"/>
        <w:numPr>
          <w:ilvl w:val="0"/>
          <w:numId w:val="2"/>
        </w:numPr>
        <w:spacing w:after="60"/>
      </w:pPr>
      <w:r>
        <w:t>The cloned Drop has an independent lifecycle. Changes to the clone do not affect the original.</w:t>
      </w:r>
    </w:p>
    <w:p w14:paraId="3E2D6BFE" w14:textId="77777777" w:rsidR="009E73F9" w:rsidRDefault="00000000">
      <w:pPr>
        <w:pStyle w:val="ListParagraph"/>
        <w:numPr>
          <w:ilvl w:val="0"/>
          <w:numId w:val="2"/>
        </w:numPr>
        <w:spacing w:after="60"/>
      </w:pPr>
      <w:r>
        <w:t>Clone is available from the Drop detail page in Host app and Enterprise Web App.</w:t>
      </w:r>
    </w:p>
    <w:p w14:paraId="6F94C477" w14:textId="77777777" w:rsidR="009E73F9" w:rsidRDefault="00000000">
      <w:pPr>
        <w:pStyle w:val="ListParagraph"/>
        <w:numPr>
          <w:ilvl w:val="0"/>
          <w:numId w:val="2"/>
        </w:numPr>
        <w:spacing w:after="60"/>
      </w:pPr>
      <w:r>
        <w:t>Canceled Drops can be cloned (to a new Draft). They cannot be reactivated.</w:t>
      </w:r>
    </w:p>
    <w:p w14:paraId="3941F73A" w14:textId="77777777" w:rsidR="009E73F9" w:rsidRDefault="009E73F9">
      <w:pPr>
        <w:spacing w:after="80"/>
      </w:pPr>
    </w:p>
    <w:p w14:paraId="32B6386C" w14:textId="77777777" w:rsidR="009E73F9" w:rsidRDefault="00000000">
      <w:pPr>
        <w:pStyle w:val="Heading2"/>
      </w:pPr>
      <w:bookmarkStart w:id="77" w:name="_Toc228879410"/>
      <w:r>
        <w:t>3.7 Create Drop UI Flow (Enterprise Web App)</w:t>
      </w:r>
      <w:bookmarkEnd w:id="77"/>
    </w:p>
    <w:p w14:paraId="139F6499" w14:textId="77777777" w:rsidR="009E73F9" w:rsidRDefault="00000000">
      <w:pPr>
        <w:spacing w:after="120"/>
      </w:pPr>
      <w:r>
        <w:t>The Drop creation flow is a 4-step modal. Each step collects a logical group of configuration. The host progresses through steps sequentially but can navigate back to any previous step.</w:t>
      </w:r>
    </w:p>
    <w:p w14:paraId="64E3017E" w14:textId="77777777" w:rsidR="009E73F9" w:rsidRDefault="009E73F9">
      <w:pPr>
        <w:spacing w:after="80"/>
      </w:pPr>
    </w:p>
    <w:p w14:paraId="73BD3CA6" w14:textId="77777777" w:rsidR="009E73F9" w:rsidRDefault="00000000">
      <w:pPr>
        <w:pStyle w:val="Heading3"/>
      </w:pPr>
      <w:bookmarkStart w:id="78" w:name="_Toc228879411"/>
      <w:r>
        <w:t>Step 1 - Drop Timing &amp; Location</w:t>
      </w:r>
      <w:bookmarkEnd w:id="78"/>
    </w:p>
    <w:p w14:paraId="3DCCB280" w14:textId="77777777" w:rsidR="009E73F9" w:rsidRDefault="00000000">
      <w:pPr>
        <w:pStyle w:val="ListParagraph"/>
        <w:numPr>
          <w:ilvl w:val="0"/>
          <w:numId w:val="2"/>
        </w:numPr>
        <w:spacing w:after="60"/>
      </w:pPr>
      <w:r>
        <w:t>Drop Host selector (Enterprise only): select which Account will own the Drop.</w:t>
      </w:r>
    </w:p>
    <w:p w14:paraId="70E8BEA0" w14:textId="77777777" w:rsidR="009E73F9" w:rsidRDefault="00000000">
      <w:pPr>
        <w:pStyle w:val="ListParagraph"/>
        <w:numPr>
          <w:ilvl w:val="0"/>
          <w:numId w:val="2"/>
        </w:numPr>
        <w:spacing w:after="60"/>
      </w:pPr>
      <w:r>
        <w:t>Location / Venue: select from Saved Venue Roster or enter new address. Place Accounts default to their address.</w:t>
      </w:r>
    </w:p>
    <w:p w14:paraId="2BE5F012" w14:textId="77777777" w:rsidR="009E73F9" w:rsidRDefault="00000000">
      <w:pPr>
        <w:pStyle w:val="ListParagraph"/>
        <w:numPr>
          <w:ilvl w:val="0"/>
          <w:numId w:val="2"/>
        </w:numPr>
        <w:spacing w:after="60"/>
      </w:pPr>
      <w:r>
        <w:t>Date: date picker. Past dates are blocked. Future dates validated against advance scheduling window.</w:t>
      </w:r>
    </w:p>
    <w:p w14:paraId="2F37A441" w14:textId="77777777" w:rsidR="009E73F9" w:rsidRDefault="00000000">
      <w:pPr>
        <w:pStyle w:val="ListParagraph"/>
        <w:numPr>
          <w:ilvl w:val="0"/>
          <w:numId w:val="2"/>
        </w:numPr>
        <w:spacing w:after="60"/>
      </w:pPr>
      <w:r>
        <w:t>Timing Type: Start Time or Arrival Window toggle.</w:t>
      </w:r>
    </w:p>
    <w:p w14:paraId="04A5108F" w14:textId="77777777" w:rsidR="009E73F9" w:rsidRDefault="00000000">
      <w:pPr>
        <w:pStyle w:val="ListParagraph"/>
        <w:numPr>
          <w:ilvl w:val="0"/>
          <w:numId w:val="2"/>
        </w:numPr>
        <w:spacing w:after="60"/>
      </w:pPr>
      <w:r>
        <w:t>Time fields: Start Time (single time picker) OR Arrival Window Start + End (two time pickers).</w:t>
      </w:r>
    </w:p>
    <w:p w14:paraId="1A400001" w14:textId="77777777" w:rsidR="00AB1234" w:rsidRDefault="00AB1234">
      <w:pPr>
        <w:pStyle w:val="ListParagraph"/>
        <w:numPr>
          <w:ilvl w:val="0"/>
          <w:numId w:val="2"/>
        </w:numPr>
        <w:spacing w:after="60"/>
      </w:pPr>
      <w:ins w:id="918" w:author="Claude" w:date="2026-05-17T00:00:00Z">
        <w:r>
          <w:t>Broadcast panel displays follower notification timing: “Followers will be notified 5 minutes after your drop goes live.”</w:t>
        </w:r>
      </w:ins>
    </w:p>
    <w:p w14:paraId="4B78E13D" w14:textId="77777777" w:rsidR="009E73F9" w:rsidRDefault="009E73F9">
      <w:pPr>
        <w:spacing w:after="80"/>
      </w:pPr>
    </w:p>
    <w:p w14:paraId="7765D033" w14:textId="77777777" w:rsidR="009E73F9" w:rsidRDefault="00000000">
      <w:pPr>
        <w:pStyle w:val="Heading3"/>
      </w:pPr>
      <w:bookmarkStart w:id="79" w:name="_Toc228879412"/>
      <w:r>
        <w:t>Step 2 - Drop Content</w:t>
      </w:r>
      <w:bookmarkEnd w:id="79"/>
    </w:p>
    <w:p w14:paraId="17F13C13" w14:textId="77777777" w:rsidR="009E73F9" w:rsidRDefault="00000000">
      <w:pPr>
        <w:pStyle w:val="ListParagraph"/>
        <w:numPr>
          <w:ilvl w:val="0"/>
          <w:numId w:val="2"/>
        </w:numPr>
        <w:spacing w:after="60"/>
      </w:pPr>
      <w:r>
        <w:t>Title: text input, 60 char max, character counter shown.</w:t>
      </w:r>
    </w:p>
    <w:p w14:paraId="1C9A6F02" w14:textId="77777777" w:rsidR="009E73F9" w:rsidRDefault="00000000">
      <w:pPr>
        <w:pStyle w:val="ListParagraph"/>
        <w:numPr>
          <w:ilvl w:val="0"/>
          <w:numId w:val="2"/>
        </w:numPr>
        <w:spacing w:after="60"/>
      </w:pPr>
      <w:r>
        <w:t>Description: text area, 280 char max, character counter shown.</w:t>
      </w:r>
    </w:p>
    <w:p w14:paraId="6BA16BDA" w14:textId="77777777" w:rsidR="009E73F9" w:rsidRDefault="00000000">
      <w:pPr>
        <w:pStyle w:val="ListParagraph"/>
        <w:numPr>
          <w:ilvl w:val="0"/>
          <w:numId w:val="2"/>
        </w:numPr>
        <w:spacing w:after="60"/>
      </w:pPr>
      <w:r>
        <w:t>Media: image/video upload. Drag-and-drop or file picker. Format and size validation on upload.</w:t>
      </w:r>
    </w:p>
    <w:p w14:paraId="2AB37904" w14:textId="77777777" w:rsidR="009E73F9" w:rsidRDefault="009E73F9">
      <w:pPr>
        <w:spacing w:after="80"/>
      </w:pPr>
    </w:p>
    <w:p w14:paraId="42365ACE" w14:textId="77777777" w:rsidR="009E73F9" w:rsidRDefault="00000000">
      <w:pPr>
        <w:pStyle w:val="Heading3"/>
      </w:pPr>
      <w:bookmarkStart w:id="80" w:name="_Toc228879413"/>
      <w:r>
        <w:t>Step 3 - Drop Guest &amp; Pricing</w:t>
      </w:r>
      <w:bookmarkEnd w:id="80"/>
    </w:p>
    <w:p w14:paraId="3A466E32" w14:textId="77777777" w:rsidR="009E73F9" w:rsidRDefault="00000000">
      <w:pPr>
        <w:pStyle w:val="ListParagraph"/>
        <w:numPr>
          <w:ilvl w:val="0"/>
          <w:numId w:val="2"/>
        </w:numPr>
        <w:spacing w:after="60"/>
      </w:pPr>
      <w:del w:id="922" w:author="Claude" w:date="2026-05-17T00:00:00Z">
        <w:r>
          <w:delText>Price: currency input ($0.00 - $999.99).</w:delText>
        </w:r>
      </w:del>
      <w:ins w:id="923" w:author="Claude" w:date="2026-05-17T00:00:00Z">
        <w:r>
          <w:t>Price: currency input ($0.00 - $99,999.99), comma-formatted at $1,000+.</w:t>
        </w:r>
      </w:ins>
    </w:p>
    <w:p w14:paraId="3AFE5A71" w14:textId="77777777" w:rsidR="009E73F9" w:rsidRDefault="00000000">
      <w:pPr>
        <w:pStyle w:val="ListParagraph"/>
        <w:numPr>
          <w:ilvl w:val="0"/>
          <w:numId w:val="2"/>
        </w:numPr>
        <w:spacing w:after="60"/>
      </w:pPr>
      <w:del w:id="920" w:author="Claude" w:date="2026-05-17T00:00:00Z">
        <w:r>
          <w:delText>Capacity: integer input (&gt;= 1).</w:delText>
        </w:r>
      </w:del>
      <w:ins w:id="921" w:author="Claude" w:date="2026-05-17T00:00:00Z">
        <w:r>
          <w:t>Number of Spots: integer input (&gt;= 1), capped at 5 digits (max 99,999). Values at 1,000+ are comma-formatted in the UI.</w:t>
        </w:r>
      </w:ins>
    </w:p>
    <w:p w14:paraId="4AE07891" w14:textId="77777777" w:rsidR="009E73F9" w:rsidRDefault="00000000">
      <w:pPr>
        <w:pStyle w:val="ListParagraph"/>
        <w:numPr>
          <w:ilvl w:val="0"/>
          <w:numId w:val="2"/>
        </w:numPr>
        <w:spacing w:after="60"/>
      </w:pPr>
      <w:r>
        <w:t>Max Tickets Per Guest: integer input (default 4).</w:t>
      </w:r>
    </w:p>
    <w:p w14:paraId="207E3283" w14:textId="77777777" w:rsidR="009E73F9" w:rsidRDefault="00000000">
      <w:pPr>
        <w:pStyle w:val="ListParagraph"/>
        <w:numPr>
          <w:ilvl w:val="0"/>
          <w:numId w:val="2"/>
        </w:numPr>
        <w:spacing w:after="60"/>
      </w:pPr>
      <w:del w:id="912" w:author="Claude" w:date="2026-05-17T00:00:00Z">
        <w:r>
          <w:delText>Who Can Reserve: dropdown (Public / Followers Only / Guest List Only / Guest Groups).</w:delText>
        </w:r>
      </w:del>
      <w:ins w:id="913" w:author="Claude" w:date="2026-05-17T00:00:00Z">
        <w:r>
          <w:t>Who Can Reserve: dropdown (Public / Followers Only / Guest List Only / Anyone with the Link / Guest Groups / Password Protected Link).</w:t>
        </w:r>
      </w:ins>
    </w:p>
    <w:p w14:paraId="24648B48" w14:textId="77777777" w:rsidR="009E73F9" w:rsidRDefault="00000000">
      <w:pPr>
        <w:pStyle w:val="ListParagraph"/>
        <w:numPr>
          <w:ilvl w:val="0"/>
          <w:numId w:val="2"/>
        </w:numPr>
        <w:spacing w:after="60"/>
      </w:pPr>
      <w:r>
        <w:t>Guest Groups: multi-select (shown only when "Guest Groups" is selected above).</w:t>
      </w:r>
    </w:p>
    <w:p w14:paraId="40400BC5" w14:textId="77777777" w:rsidR="009E73F9" w:rsidRDefault="00000000">
      <w:pPr>
        <w:pStyle w:val="ListParagraph"/>
        <w:numPr>
          <w:ilvl w:val="0"/>
          <w:numId w:val="2"/>
        </w:numPr>
        <w:spacing w:after="60"/>
      </w:pPr>
      <w:del w:id="914" w:author="Claude" w:date="2026-05-17T00:00:00Z">
        <w:r>
          <w:delText>Dual Pricing: toggle to enable new guest / existing guest pricing (see Section 5.12).</w:delText>
        </w:r>
      </w:del>
      <w:ins w:id="915" w:author="Claude" w:date="2026-05-17T00:00:00Z">
        <w:r>
          <w:t>Segment Pricing: subscription-gated pricing tiers. Free = single price only. Plus = toggle between Single Price and Segment Pricing (New Guests / Guest List). Pro/Enterprise = standard price + up to 2 segment tiers (see Section 3.3.7).</w:t>
        </w:r>
      </w:ins>
    </w:p>
    <w:p w14:paraId="74104A66" w14:textId="77777777" w:rsidR="009E73F9" w:rsidRDefault="00000000">
      <w:pPr>
        <w:pStyle w:val="ListParagraph"/>
        <w:numPr>
          <w:ilvl w:val="0"/>
          <w:numId w:val="2"/>
        </w:numPr>
        <w:spacing w:after="60"/>
      </w:pPr>
      <w:r>
        <w:t>Age Restriction: dropdown (Everyone / 18+ / 21+).</w:t>
      </w:r>
    </w:p>
    <w:p w14:paraId="30030FFC" w14:textId="77777777" w:rsidR="009E73F9" w:rsidRDefault="00000000">
      <w:pPr>
        <w:pStyle w:val="ListParagraph"/>
        <w:numPr>
          <w:ilvl w:val="0"/>
          <w:numId w:val="2"/>
        </w:numPr>
        <w:spacing w:after="60"/>
      </w:pPr>
      <w:r>
        <w:t>Sales Tax: toggle (default on for paid Drops, hidden for free).</w:t>
      </w:r>
    </w:p>
    <w:p w14:paraId="008903CD" w14:textId="77777777" w:rsidR="009E73F9" w:rsidRDefault="00000000">
      <w:pPr>
        <w:pStyle w:val="ListParagraph"/>
        <w:numPr>
          <w:ilvl w:val="0"/>
          <w:numId w:val="2"/>
        </w:numPr>
        <w:spacing w:after="60"/>
      </w:pPr>
      <w:r>
        <w:t>Partners: search by @handle, add partners.</w:t>
      </w:r>
    </w:p>
    <w:p w14:paraId="23638D5E" w14:textId="77777777" w:rsidR="009E73F9" w:rsidRDefault="00000000">
      <w:pPr>
        <w:pStyle w:val="ListParagraph"/>
        <w:numPr>
          <w:ilvl w:val="0"/>
          <w:numId w:val="2"/>
        </w:numPr>
        <w:spacing w:after="60"/>
      </w:pPr>
      <w:r>
        <w:t>Guest Data Fields: add up to 5 custom fields with type and required/optional toggle.</w:t>
      </w:r>
    </w:p>
    <w:p w14:paraId="3D3303F9" w14:textId="77777777" w:rsidR="009E73F9" w:rsidRDefault="009E73F9">
      <w:pPr>
        <w:spacing w:after="80"/>
      </w:pPr>
    </w:p>
    <w:p w14:paraId="692C4EF8" w14:textId="77777777" w:rsidR="009E73F9" w:rsidRDefault="00000000">
      <w:pPr>
        <w:pStyle w:val="Heading3"/>
      </w:pPr>
      <w:bookmarkStart w:id="81" w:name="_Toc228879414"/>
      <w:r>
        <w:lastRenderedPageBreak/>
        <w:t>Step 4 - Review &amp; Publish</w:t>
      </w:r>
      <w:bookmarkEnd w:id="81"/>
    </w:p>
    <w:p w14:paraId="63DE6AB7" w14:textId="77777777" w:rsidR="009E73F9" w:rsidRDefault="00000000">
      <w:pPr>
        <w:pStyle w:val="ListParagraph"/>
        <w:numPr>
          <w:ilvl w:val="0"/>
          <w:numId w:val="2"/>
        </w:numPr>
        <w:spacing w:after="60"/>
      </w:pPr>
      <w:r>
        <w:t>Read-only summary of all configuration from Steps 1-3.</w:t>
      </w:r>
    </w:p>
    <w:p w14:paraId="1A500001" w14:textId="77777777" w:rsidR="00AB1234" w:rsidRDefault="00AB1234">
      <w:pPr>
        <w:pStyle w:val="ListParagraph"/>
        <w:numPr>
          <w:ilvl w:val="0"/>
          <w:numId w:val="2"/>
        </w:numPr>
        <w:spacing w:after="60"/>
      </w:pPr>
      <w:ins w:id="919" w:author="Claude" w:date="2026-05-17T00:00:00Z">
        <w:r>
          <w:t>Review page displays follower notification timing: “Followers will be notified 5 minutes after your drop goes live.”</w:t>
        </w:r>
      </w:ins>
    </w:p>
    <w:p w14:paraId="66B0DA86" w14:textId="77777777" w:rsidR="009E73F9" w:rsidRDefault="00000000">
      <w:pPr>
        <w:pStyle w:val="ListParagraph"/>
        <w:numPr>
          <w:ilvl w:val="0"/>
          <w:numId w:val="2"/>
        </w:numPr>
        <w:spacing w:after="60"/>
      </w:pPr>
      <w:r>
        <w:t>Two publish actions:</w:t>
      </w:r>
    </w:p>
    <w:p w14:paraId="29BC4409" w14:textId="77777777" w:rsidR="009E73F9" w:rsidRDefault="00000000">
      <w:pPr>
        <w:pStyle w:val="ListParagraph"/>
        <w:numPr>
          <w:ilvl w:val="1"/>
          <w:numId w:val="2"/>
        </w:numPr>
        <w:spacing w:after="60"/>
      </w:pPr>
      <w:r>
        <w:t>"Go Live" (green button, #16A34A): publishes immediately. Drop transitions to Live.</w:t>
      </w:r>
    </w:p>
    <w:p w14:paraId="368AE2B0" w14:textId="77777777" w:rsidR="009E73F9" w:rsidRDefault="00000000">
      <w:pPr>
        <w:pStyle w:val="ListParagraph"/>
        <w:numPr>
          <w:ilvl w:val="1"/>
          <w:numId w:val="2"/>
        </w:numPr>
        <w:spacing w:after="60"/>
      </w:pPr>
      <w:r>
        <w:t>"Schedule Drop" (orange button, #F97316): schedules for future Broadcast Start. Drop transitions to Scheduled.</w:t>
      </w:r>
    </w:p>
    <w:p w14:paraId="0927567A" w14:textId="77777777" w:rsidR="009E73F9" w:rsidRDefault="009E73F9">
      <w:pPr>
        <w:spacing w:after="80"/>
      </w:pPr>
    </w:p>
    <w:p w14:paraId="452D464F" w14:textId="77777777" w:rsidR="009E73F9" w:rsidRDefault="00000000">
      <w:pPr>
        <w:spacing w:after="120"/>
      </w:pPr>
      <w:r>
        <w:rPr>
          <w:b/>
          <w:bCs/>
        </w:rPr>
        <w:t>Navigation Controls:</w:t>
      </w:r>
    </w:p>
    <w:p w14:paraId="74EF232E" w14:textId="77777777" w:rsidR="009E73F9" w:rsidRDefault="00000000">
      <w:pPr>
        <w:pStyle w:val="ListParagraph"/>
        <w:numPr>
          <w:ilvl w:val="0"/>
          <w:numId w:val="2"/>
        </w:numPr>
        <w:spacing w:after="60"/>
      </w:pPr>
      <w:r>
        <w:t>Back arrow (top-left): returns to previous step.</w:t>
      </w:r>
    </w:p>
    <w:p w14:paraId="15259DCA" w14:textId="77777777" w:rsidR="009E73F9" w:rsidRDefault="00000000">
      <w:pPr>
        <w:pStyle w:val="ListParagraph"/>
        <w:numPr>
          <w:ilvl w:val="0"/>
          <w:numId w:val="2"/>
        </w:numPr>
        <w:spacing w:after="60"/>
      </w:pPr>
      <w:r>
        <w:t>Discard (bottom-left, grey): cancels creation, discards all input, returns to Drop list.</w:t>
      </w:r>
    </w:p>
    <w:p w14:paraId="5F230E72" w14:textId="77777777" w:rsidR="009E73F9" w:rsidRDefault="00000000">
      <w:pPr>
        <w:pStyle w:val="ListParagraph"/>
        <w:numPr>
          <w:ilvl w:val="0"/>
          <w:numId w:val="2"/>
        </w:numPr>
        <w:spacing w:after="60"/>
      </w:pPr>
      <w:r>
        <w:t>Save (blue outlined button): saves current state as Draft without publishing.</w:t>
      </w:r>
    </w:p>
    <w:p w14:paraId="5EEE10DE" w14:textId="77777777" w:rsidR="009E73F9" w:rsidRDefault="00000000">
      <w:pPr>
        <w:pStyle w:val="ListParagraph"/>
        <w:numPr>
          <w:ilvl w:val="0"/>
          <w:numId w:val="2"/>
        </w:numPr>
        <w:spacing w:after="60"/>
      </w:pPr>
      <w:r>
        <w:t>Next (blue filled button): advances to next step. Disabled until all required fields in current step are complete.</w:t>
      </w:r>
    </w:p>
    <w:p w14:paraId="6E09EC3D" w14:textId="77777777" w:rsidR="009E73F9" w:rsidRDefault="009E73F9">
      <w:pPr>
        <w:spacing w:after="80"/>
      </w:pPr>
    </w:p>
    <w:p w14:paraId="0DB8C6F7" w14:textId="77777777" w:rsidR="009E73F9" w:rsidRDefault="00000000">
      <w:r>
        <w:br w:type="page"/>
      </w:r>
    </w:p>
    <w:p w14:paraId="04B5AD4D" w14:textId="77777777" w:rsidR="009E73F9" w:rsidRDefault="00000000">
      <w:pPr>
        <w:pStyle w:val="Heading1"/>
      </w:pPr>
      <w:bookmarkStart w:id="82" w:name="_Toc228879415"/>
      <w:r>
        <w:lastRenderedPageBreak/>
        <w:t>4. Capacity Management</w:t>
      </w:r>
      <w:bookmarkEnd w:id="82"/>
    </w:p>
    <w:p w14:paraId="48C625F5" w14:textId="77777777" w:rsidR="009E73F9" w:rsidRDefault="00000000">
      <w:pPr>
        <w:spacing w:after="120"/>
      </w:pPr>
      <w:r>
        <w:t>Capacity management is one of the most critical system functions. Incorrect capacity handling leads to overselling (consumer trust violation) or underselling (revenue loss). This section specifies the exact behavior required.</w:t>
      </w:r>
    </w:p>
    <w:p w14:paraId="74AB10AD" w14:textId="77777777" w:rsidR="009E73F9" w:rsidRDefault="009E73F9">
      <w:pPr>
        <w:spacing w:after="80"/>
      </w:pPr>
    </w:p>
    <w:p w14:paraId="61ABB388" w14:textId="77777777" w:rsidR="009E73F9" w:rsidRDefault="00000000">
      <w:pPr>
        <w:pStyle w:val="Heading2"/>
      </w:pPr>
      <w:bookmarkStart w:id="83" w:name="_Toc228879416"/>
      <w:r>
        <w:t>4.1 Shared Capacity Tracking</w:t>
      </w:r>
      <w:bookmarkEnd w:id="83"/>
    </w:p>
    <w:p w14:paraId="13135DD2" w14:textId="77777777" w:rsidR="009E73F9" w:rsidRDefault="00000000">
      <w:pPr>
        <w:spacing w:after="120"/>
      </w:pPr>
      <w:r>
        <w:t>Each Drop has a single total capacity pool shared by all consumers. There are no reserved blocks, VIP allocations, or per-channel limits in v1.</w:t>
      </w:r>
    </w:p>
    <w:p w14:paraId="69030CF7" w14:textId="77777777" w:rsidR="009E73F9" w:rsidRDefault="00000000">
      <w:pPr>
        <w:pStyle w:val="ListParagraph"/>
        <w:numPr>
          <w:ilvl w:val="0"/>
          <w:numId w:val="2"/>
        </w:numPr>
        <w:spacing w:after="60"/>
      </w:pPr>
      <w:r>
        <w:t>Real-time decrement: when a consumer successfully reserves, remaining capacity decreases by the number of tickets reserved.</w:t>
      </w:r>
    </w:p>
    <w:p w14:paraId="35154B1B" w14:textId="77777777" w:rsidR="009E73F9" w:rsidRDefault="00000000">
      <w:pPr>
        <w:pStyle w:val="ListParagraph"/>
        <w:numPr>
          <w:ilvl w:val="0"/>
          <w:numId w:val="2"/>
        </w:numPr>
        <w:spacing w:after="60"/>
      </w:pPr>
      <w:r>
        <w:t>Multi-ticket purchases: a reservation for 3 tickets decrements capacity by 3 in a single atomic operation.</w:t>
      </w:r>
    </w:p>
    <w:p w14:paraId="0CEF0974" w14:textId="77777777" w:rsidR="009E73F9" w:rsidRDefault="00000000">
      <w:pPr>
        <w:pStyle w:val="ListParagraph"/>
        <w:numPr>
          <w:ilvl w:val="0"/>
          <w:numId w:val="2"/>
        </w:numPr>
        <w:spacing w:after="60"/>
      </w:pPr>
      <w:r>
        <w:t>Decrement occurs at reservation time (when pre-auth succeeds for paid Drops, or immediately for free Drops), NOT at check-in time.</w:t>
      </w:r>
    </w:p>
    <w:p w14:paraId="494A54EC" w14:textId="77777777" w:rsidR="009E73F9" w:rsidRDefault="00000000">
      <w:pPr>
        <w:pStyle w:val="ListParagraph"/>
        <w:numPr>
          <w:ilvl w:val="0"/>
          <w:numId w:val="2"/>
        </w:numPr>
        <w:spacing w:after="60"/>
      </w:pPr>
      <w:r>
        <w:t>Increment occurs when a reservation is canceled (by host or Support): capacity increases by the number of tickets canceled.</w:t>
      </w:r>
    </w:p>
    <w:p w14:paraId="43A8BAE6" w14:textId="77777777" w:rsidR="009E73F9" w:rsidRDefault="009E73F9">
      <w:pPr>
        <w:spacing w:after="80"/>
      </w:pPr>
    </w:p>
    <w:p w14:paraId="3B16E93D" w14:textId="77777777" w:rsidR="009E73F9" w:rsidRDefault="00000000">
      <w:pPr>
        <w:spacing w:after="120"/>
      </w:pPr>
      <w:r>
        <w:rPr>
          <w:b/>
          <w:bCs/>
        </w:rPr>
        <w:t>Acceptance Criteria:</w:t>
      </w:r>
    </w:p>
    <w:p w14:paraId="78FEA146" w14:textId="77777777" w:rsidR="009E73F9" w:rsidRDefault="00000000">
      <w:pPr>
        <w:pStyle w:val="ListParagraph"/>
        <w:numPr>
          <w:ilvl w:val="0"/>
          <w:numId w:val="2"/>
        </w:numPr>
        <w:spacing w:after="60"/>
      </w:pPr>
      <w:r>
        <w:t>Remaining capacity is always accurate in real time. It equals totalCapacity minus active reservations (status = Reserved or Checked In).</w:t>
      </w:r>
    </w:p>
    <w:p w14:paraId="5B7DEBA5" w14:textId="77777777" w:rsidR="009E73F9" w:rsidRDefault="00000000">
      <w:pPr>
        <w:pStyle w:val="ListParagraph"/>
        <w:numPr>
          <w:ilvl w:val="0"/>
          <w:numId w:val="2"/>
        </w:numPr>
        <w:spacing w:after="60"/>
      </w:pPr>
      <w:r>
        <w:t>Multi-spot reservations correctly decrement by the total number of spots, not by 1.</w:t>
      </w:r>
    </w:p>
    <w:p w14:paraId="08C60478" w14:textId="77777777" w:rsidR="009E73F9" w:rsidRDefault="00000000">
      <w:pPr>
        <w:pStyle w:val="ListParagraph"/>
        <w:numPr>
          <w:ilvl w:val="0"/>
          <w:numId w:val="2"/>
        </w:numPr>
        <w:spacing w:after="60"/>
      </w:pPr>
      <w:r>
        <w:t>Remaining capacity cannot fall below zero under any circumstance.</w:t>
      </w:r>
    </w:p>
    <w:p w14:paraId="2FA615CF" w14:textId="77777777" w:rsidR="009E73F9" w:rsidRDefault="00000000">
      <w:pPr>
        <w:pStyle w:val="ListParagraph"/>
        <w:numPr>
          <w:ilvl w:val="0"/>
          <w:numId w:val="2"/>
        </w:numPr>
        <w:spacing w:after="60"/>
      </w:pPr>
      <w:r>
        <w:t>Capacity updates propagate to all connected clients within 5 seconds.</w:t>
      </w:r>
    </w:p>
    <w:p w14:paraId="119F721B" w14:textId="77777777" w:rsidR="009E73F9" w:rsidRDefault="00000000">
      <w:pPr>
        <w:pStyle w:val="ListParagraph"/>
        <w:numPr>
          <w:ilvl w:val="0"/>
          <w:numId w:val="2"/>
        </w:numPr>
        <w:spacing w:after="60"/>
      </w:pPr>
      <w:r>
        <w:t>Canceled or refunded tickets increment remaining capacity immediately.</w:t>
      </w:r>
    </w:p>
    <w:p w14:paraId="2CE9295C" w14:textId="77777777" w:rsidR="009E73F9" w:rsidRDefault="009E73F9">
      <w:pPr>
        <w:spacing w:after="80"/>
      </w:pPr>
    </w:p>
    <w:p w14:paraId="07E48711" w14:textId="77777777" w:rsidR="009E73F9" w:rsidRDefault="00000000">
      <w:pPr>
        <w:pStyle w:val="Heading2"/>
      </w:pPr>
      <w:bookmarkStart w:id="84" w:name="_Toc228879417"/>
      <w:r>
        <w:t>4.2 Concurrency &amp; Oversell Protection</w:t>
      </w:r>
      <w:bookmarkEnd w:id="84"/>
    </w:p>
    <w:p w14:paraId="651E4614" w14:textId="77777777" w:rsidR="009E73F9" w:rsidRDefault="00000000">
      <w:pPr>
        <w:spacing w:after="120"/>
      </w:pPr>
      <w:r>
        <w:t>When multiple consumers attempt to reserve the last remaining spot(s) simultaneously, only one can succeed. The system must guarantee no overselling.</w:t>
      </w:r>
    </w:p>
    <w:p w14:paraId="5573623A" w14:textId="77777777" w:rsidR="009E73F9" w:rsidRDefault="009E73F9">
      <w:pPr>
        <w:spacing w:after="80"/>
      </w:pPr>
    </w:p>
    <w:p w14:paraId="468C39AA" w14:textId="77777777" w:rsidR="009E73F9" w:rsidRDefault="00000000">
      <w:pPr>
        <w:spacing w:after="120"/>
      </w:pPr>
      <w:r>
        <w:t>Implementation requirement: the capacity decrement must be an atomic database transaction. The sequence is:</w:t>
      </w:r>
    </w:p>
    <w:p w14:paraId="0C8D0C7F" w14:textId="77777777" w:rsidR="009E73F9" w:rsidRDefault="00000000">
      <w:pPr>
        <w:pStyle w:val="ListParagraph"/>
        <w:numPr>
          <w:ilvl w:val="0"/>
          <w:numId w:val="2"/>
        </w:numPr>
        <w:spacing w:after="60"/>
      </w:pPr>
      <w:r>
        <w:t>1. Begin transaction.</w:t>
      </w:r>
    </w:p>
    <w:p w14:paraId="1A252088" w14:textId="77777777" w:rsidR="009E73F9" w:rsidRDefault="00000000">
      <w:pPr>
        <w:pStyle w:val="ListParagraph"/>
        <w:numPr>
          <w:ilvl w:val="0"/>
          <w:numId w:val="2"/>
        </w:numPr>
        <w:spacing w:after="60"/>
      </w:pPr>
      <w:r>
        <w:t>2. Read current remaining capacity with a row-level lock (SELECT FOR UPDATE or equivalent).</w:t>
      </w:r>
    </w:p>
    <w:p w14:paraId="1D5DC452" w14:textId="77777777" w:rsidR="009E73F9" w:rsidRDefault="00000000">
      <w:pPr>
        <w:pStyle w:val="ListParagraph"/>
        <w:numPr>
          <w:ilvl w:val="0"/>
          <w:numId w:val="2"/>
        </w:numPr>
        <w:spacing w:after="60"/>
      </w:pPr>
      <w:r>
        <w:t>3. If remaining capacity &gt;= requested quantity: decrement remaining capacity, commit transaction, proceed to pre-auth.</w:t>
      </w:r>
    </w:p>
    <w:p w14:paraId="31413922" w14:textId="77777777" w:rsidR="009E73F9" w:rsidRDefault="00000000">
      <w:pPr>
        <w:pStyle w:val="ListParagraph"/>
        <w:numPr>
          <w:ilvl w:val="0"/>
          <w:numId w:val="2"/>
        </w:numPr>
        <w:spacing w:after="60"/>
      </w:pPr>
      <w:r>
        <w:t>4. If remaining capacity &lt; requested quantity: rollback transaction, return "Sold Out" error to consumer.</w:t>
      </w:r>
    </w:p>
    <w:p w14:paraId="2E39A1CC" w14:textId="77777777" w:rsidR="009E73F9" w:rsidRDefault="009E73F9">
      <w:pPr>
        <w:spacing w:after="80"/>
      </w:pPr>
    </w:p>
    <w:p w14:paraId="7400DDC8" w14:textId="77777777" w:rsidR="009E73F9" w:rsidRDefault="00000000">
      <w:pPr>
        <w:spacing w:after="120"/>
      </w:pPr>
      <w:r>
        <w:lastRenderedPageBreak/>
        <w:t>Stripe pre-authorization occurs only AFTER the capacity lock is secured. This prevents the scenario where two consumers both get pre-authorized but only one gets a ticket.</w:t>
      </w:r>
    </w:p>
    <w:p w14:paraId="60493738" w14:textId="77777777" w:rsidR="009E73F9" w:rsidRDefault="009E73F9">
      <w:pPr>
        <w:spacing w:after="80"/>
      </w:pPr>
    </w:p>
    <w:p w14:paraId="73D83908" w14:textId="77777777" w:rsidR="009E73F9" w:rsidRDefault="00000000">
      <w:pPr>
        <w:spacing w:after="120"/>
      </w:pPr>
      <w:r>
        <w:rPr>
          <w:b/>
          <w:bCs/>
        </w:rPr>
        <w:t>Acceptance Criteria:</w:t>
      </w:r>
    </w:p>
    <w:p w14:paraId="4910D201" w14:textId="77777777" w:rsidR="009E73F9" w:rsidRDefault="00000000">
      <w:pPr>
        <w:pStyle w:val="ListParagraph"/>
        <w:numPr>
          <w:ilvl w:val="0"/>
          <w:numId w:val="2"/>
        </w:numPr>
        <w:spacing w:after="60"/>
      </w:pPr>
      <w:r>
        <w:t>Atomic decrement: no two transactions can decrement the same capacity unit.</w:t>
      </w:r>
    </w:p>
    <w:p w14:paraId="255551FF" w14:textId="77777777" w:rsidR="009E73F9" w:rsidRDefault="00000000">
      <w:pPr>
        <w:pStyle w:val="ListParagraph"/>
        <w:numPr>
          <w:ilvl w:val="0"/>
          <w:numId w:val="2"/>
        </w:numPr>
        <w:spacing w:after="60"/>
      </w:pPr>
      <w:r>
        <w:t>No oversell: if total capacity is 50, no more than 50 Tickets can exist in Reserved or Checked In status simultaneously.</w:t>
      </w:r>
    </w:p>
    <w:p w14:paraId="5537711D" w14:textId="77777777" w:rsidR="009E73F9" w:rsidRDefault="00000000">
      <w:pPr>
        <w:pStyle w:val="ListParagraph"/>
        <w:numPr>
          <w:ilvl w:val="0"/>
          <w:numId w:val="2"/>
        </w:numPr>
        <w:spacing w:after="60"/>
      </w:pPr>
      <w:r>
        <w:t>Stripe pre-auth occurs only after capacity is confirmed and locked.</w:t>
      </w:r>
    </w:p>
    <w:p w14:paraId="4AFB3855" w14:textId="77777777" w:rsidR="009E73F9" w:rsidRDefault="00000000">
      <w:pPr>
        <w:pStyle w:val="ListParagraph"/>
        <w:numPr>
          <w:ilvl w:val="0"/>
          <w:numId w:val="2"/>
        </w:numPr>
        <w:spacing w:after="60"/>
      </w:pPr>
      <w:r>
        <w:t>If pre-auth fails after capacity is locked: capacity is restored (incremented) immediately within the same transaction or a compensating transaction.</w:t>
      </w:r>
    </w:p>
    <w:p w14:paraId="22ACE3B5" w14:textId="77777777" w:rsidR="009E73F9" w:rsidRDefault="00000000">
      <w:pPr>
        <w:pStyle w:val="ListParagraph"/>
        <w:numPr>
          <w:ilvl w:val="0"/>
          <w:numId w:val="2"/>
        </w:numPr>
        <w:spacing w:after="60"/>
      </w:pPr>
      <w:r>
        <w:t>Race condition testing: the system must be stress-tested with concurrent reservation attempts exceeding remaining capacity.</w:t>
      </w:r>
    </w:p>
    <w:p w14:paraId="5DA84D86" w14:textId="77777777" w:rsidR="009E73F9" w:rsidRDefault="009E73F9">
      <w:pPr>
        <w:spacing w:after="80"/>
      </w:pPr>
    </w:p>
    <w:p w14:paraId="1CB3056B" w14:textId="77777777" w:rsidR="009E73F9" w:rsidRDefault="00000000">
      <w:pPr>
        <w:pStyle w:val="Heading2"/>
      </w:pPr>
      <w:bookmarkStart w:id="85" w:name="_Toc228879418"/>
      <w:r>
        <w:t>4.3 Real-Time Display</w:t>
      </w:r>
      <w:bookmarkEnd w:id="85"/>
    </w:p>
    <w:p w14:paraId="1AE39764" w14:textId="77777777" w:rsidR="009E73F9" w:rsidRDefault="00000000">
      <w:pPr>
        <w:spacing w:after="120"/>
      </w:pPr>
      <w:r>
        <w:t>Consumers see the remaining spot count on the Drop card and detail page. The display uses contextual language:</w:t>
      </w:r>
    </w:p>
    <w:p w14:paraId="28338FA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6ED83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D1BAA1A" w14:textId="77777777" w:rsidR="009E73F9" w:rsidRDefault="00000000">
            <w:r>
              <w:rPr>
                <w:b/>
                <w:bCs/>
                <w:sz w:val="20"/>
                <w:szCs w:val="20"/>
              </w:rPr>
              <w:t>Remaining Capacity</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9598183" w14:textId="77777777" w:rsidR="009E73F9" w:rsidRDefault="00000000">
            <w:r>
              <w:rPr>
                <w:b/>
                <w:bCs/>
                <w:sz w:val="20"/>
                <w:szCs w:val="20"/>
              </w:rPr>
              <w:t>Display Text</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CA3ECE" w14:textId="77777777" w:rsidR="009E73F9" w:rsidRDefault="00000000">
            <w:r>
              <w:rPr>
                <w:b/>
                <w:bCs/>
                <w:sz w:val="20"/>
                <w:szCs w:val="20"/>
              </w:rPr>
              <w:t>Visual Treatment</w:t>
            </w:r>
          </w:p>
        </w:tc>
      </w:tr>
      <w:tr w:rsidR="009E73F9" w14:paraId="05108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DBAA2" w14:textId="77777777" w:rsidR="009E73F9" w:rsidRDefault="00000000">
            <w:r>
              <w:rPr>
                <w:sz w:val="20"/>
                <w:szCs w:val="20"/>
              </w:rPr>
              <w:t>&gt;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DC079"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DEA41" w14:textId="77777777" w:rsidR="009E73F9" w:rsidRDefault="00000000">
            <w:r>
              <w:rPr>
                <w:sz w:val="20"/>
                <w:szCs w:val="20"/>
              </w:rPr>
              <w:t>Standard text</w:t>
            </w:r>
          </w:p>
        </w:tc>
      </w:tr>
      <w:tr w:rsidR="009E73F9" w14:paraId="11AB8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1F021" w14:textId="77777777" w:rsidR="009E73F9" w:rsidRDefault="00000000">
            <w:r>
              <w:rPr>
                <w:sz w:val="20"/>
                <w:szCs w:val="20"/>
              </w:rPr>
              <w:t>6 - 10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60530"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1E783" w14:textId="77777777" w:rsidR="009E73F9" w:rsidRDefault="00000000">
            <w:r>
              <w:rPr>
                <w:sz w:val="20"/>
                <w:szCs w:val="20"/>
              </w:rPr>
              <w:t>Orange/warning color</w:t>
            </w:r>
          </w:p>
        </w:tc>
      </w:tr>
      <w:tr w:rsidR="009E73F9" w14:paraId="0A963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5F737" w14:textId="77777777" w:rsidR="009E73F9" w:rsidRDefault="00000000">
            <w:r>
              <w:rPr>
                <w:sz w:val="20"/>
                <w:szCs w:val="20"/>
              </w:rPr>
              <w:t>2 - 5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9FF67" w14:textId="77777777" w:rsidR="009E73F9" w:rsidRDefault="00000000">
            <w:r>
              <w:rPr>
                <w:sz w:val="20"/>
                <w:szCs w:val="20"/>
              </w:rPr>
              <w:t>"Only X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7E702" w14:textId="77777777" w:rsidR="009E73F9" w:rsidRDefault="00000000">
            <w:r>
              <w:rPr>
                <w:sz w:val="20"/>
                <w:szCs w:val="20"/>
              </w:rPr>
              <w:t>Red/urgent color, possible animation</w:t>
            </w:r>
          </w:p>
        </w:tc>
      </w:tr>
      <w:tr w:rsidR="009E73F9" w14:paraId="6F77DA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6D259" w14:textId="77777777" w:rsidR="009E73F9"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07AB2" w14:textId="77777777" w:rsidR="009E73F9" w:rsidRDefault="00000000">
            <w:r>
              <w:rPr>
                <w:sz w:val="20"/>
                <w:szCs w:val="20"/>
              </w:rPr>
              <w:t>"Only 1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FDAC1" w14:textId="77777777" w:rsidR="009E73F9" w:rsidRDefault="00000000">
            <w:r>
              <w:rPr>
                <w:sz w:val="20"/>
                <w:szCs w:val="20"/>
              </w:rPr>
              <w:t>Red, bold, urgent</w:t>
            </w:r>
          </w:p>
        </w:tc>
      </w:tr>
      <w:tr w:rsidR="009E73F9" w14:paraId="0D2661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C2FE1" w14:textId="77777777" w:rsidR="009E73F9" w:rsidRDefault="00000000">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5A447" w14:textId="77777777" w:rsidR="009E73F9" w:rsidRDefault="00000000">
            <w:r>
              <w:rPr>
                <w:sz w:val="20"/>
                <w:szCs w:val="20"/>
              </w:rPr>
              <w:t>"Sold Out"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C13F5" w14:textId="77777777" w:rsidR="009E73F9" w:rsidRDefault="00000000">
            <w:r>
              <w:rPr>
                <w:sz w:val="20"/>
                <w:szCs w:val="20"/>
              </w:rPr>
              <w:t>Grey, Reserve button disabled</w:t>
            </w:r>
          </w:p>
        </w:tc>
      </w:tr>
    </w:tbl>
    <w:p w14:paraId="1477D1AF" w14:textId="77777777" w:rsidR="009E73F9" w:rsidRDefault="009E73F9">
      <w:pPr>
        <w:spacing w:after="80"/>
      </w:pPr>
    </w:p>
    <w:p w14:paraId="53B3F10B" w14:textId="77777777" w:rsidR="009E73F9" w:rsidRDefault="00000000">
      <w:pPr>
        <w:spacing w:after="120"/>
      </w:pPr>
      <w:r>
        <w:rPr>
          <w:b/>
          <w:bCs/>
        </w:rPr>
        <w:t>Acceptance Criteria:</w:t>
      </w:r>
    </w:p>
    <w:p w14:paraId="393312B8" w14:textId="77777777" w:rsidR="009E73F9" w:rsidRDefault="00000000">
      <w:pPr>
        <w:pStyle w:val="ListParagraph"/>
        <w:numPr>
          <w:ilvl w:val="0"/>
          <w:numId w:val="2"/>
        </w:numPr>
        <w:spacing w:after="60"/>
      </w:pPr>
      <w:r>
        <w:t>Remaining capacity is displayed on the Drop card in the feed and on the Drop detail page.</w:t>
      </w:r>
    </w:p>
    <w:p w14:paraId="7761E54C" w14:textId="77777777" w:rsidR="009E73F9" w:rsidRDefault="00000000">
      <w:pPr>
        <w:pStyle w:val="ListParagraph"/>
        <w:numPr>
          <w:ilvl w:val="0"/>
          <w:numId w:val="2"/>
        </w:numPr>
        <w:spacing w:after="60"/>
      </w:pPr>
      <w:r>
        <w:t>Display updates within 5 seconds of any capacity change (reservation, cancellation, host edit).</w:t>
      </w:r>
    </w:p>
    <w:p w14:paraId="01A68741" w14:textId="77777777" w:rsidR="009E73F9" w:rsidRDefault="00000000">
      <w:pPr>
        <w:pStyle w:val="ListParagraph"/>
        <w:numPr>
          <w:ilvl w:val="0"/>
          <w:numId w:val="2"/>
        </w:numPr>
        <w:spacing w:after="60"/>
      </w:pPr>
      <w:r>
        <w:t>The displayed value matches the server-side value. Client-side caching must not show stale capacity for more than 5 seconds.</w:t>
      </w:r>
    </w:p>
    <w:p w14:paraId="6C9F78A4" w14:textId="77777777" w:rsidR="009E73F9" w:rsidRDefault="00000000">
      <w:pPr>
        <w:pStyle w:val="ListParagraph"/>
        <w:numPr>
          <w:ilvl w:val="0"/>
          <w:numId w:val="2"/>
        </w:numPr>
        <w:spacing w:after="60"/>
      </w:pPr>
      <w:r>
        <w:t>Threshold values for display treatment (10, 5, 1) are configurable in the system but not per-host.</w:t>
      </w:r>
    </w:p>
    <w:p w14:paraId="3CE415FA" w14:textId="77777777" w:rsidR="009E73F9" w:rsidRDefault="009E73F9">
      <w:pPr>
        <w:spacing w:after="80"/>
      </w:pPr>
    </w:p>
    <w:p w14:paraId="152BFA81" w14:textId="77777777" w:rsidR="009E73F9" w:rsidRDefault="00000000">
      <w:pPr>
        <w:pStyle w:val="Heading2"/>
      </w:pPr>
      <w:bookmarkStart w:id="86" w:name="_Toc228879419"/>
      <w:r>
        <w:t>4.4 Sold Out Handling</w:t>
      </w:r>
      <w:bookmarkEnd w:id="86"/>
    </w:p>
    <w:p w14:paraId="5335E2CE" w14:textId="77777777" w:rsidR="009E73F9" w:rsidRDefault="00000000">
      <w:pPr>
        <w:spacing w:after="120"/>
      </w:pPr>
      <w:r>
        <w:t>When remaining capacity reaches zero, the Drop auto-transitions from Live to Live-Sold Out. This is an automatic system transition, not a host action.</w:t>
      </w:r>
    </w:p>
    <w:p w14:paraId="554ADEAA" w14:textId="77777777" w:rsidR="009E73F9" w:rsidRDefault="009E73F9">
      <w:pPr>
        <w:spacing w:after="80"/>
      </w:pPr>
    </w:p>
    <w:p w14:paraId="344CF3D4" w14:textId="77777777" w:rsidR="009E73F9" w:rsidRDefault="00000000">
      <w:pPr>
        <w:spacing w:after="120"/>
      </w:pPr>
      <w:r>
        <w:rPr>
          <w:b/>
          <w:bCs/>
        </w:rPr>
        <w:t>Acceptance Criteria:</w:t>
      </w:r>
    </w:p>
    <w:p w14:paraId="0732DE37" w14:textId="77777777" w:rsidR="009E73F9" w:rsidRDefault="00000000">
      <w:pPr>
        <w:pStyle w:val="ListParagraph"/>
        <w:numPr>
          <w:ilvl w:val="0"/>
          <w:numId w:val="2"/>
        </w:numPr>
        <w:spacing w:after="60"/>
      </w:pPr>
      <w:r>
        <w:lastRenderedPageBreak/>
        <w:t>Transition from Live to Live-Sold Out is automatic and immediate when remaining capacity = 0.</w:t>
      </w:r>
    </w:p>
    <w:p w14:paraId="4583A16C" w14:textId="77777777" w:rsidR="009E73F9" w:rsidRDefault="00000000">
      <w:pPr>
        <w:pStyle w:val="ListParagraph"/>
        <w:numPr>
          <w:ilvl w:val="0"/>
          <w:numId w:val="2"/>
        </w:numPr>
        <w:spacing w:after="60"/>
      </w:pPr>
      <w:r>
        <w:t>No reservations are accepted in Live-Sold Out state. API returns "Sold Out" error.</w:t>
      </w:r>
    </w:p>
    <w:p w14:paraId="65D483F9" w14:textId="77777777" w:rsidR="009E73F9" w:rsidRDefault="00000000">
      <w:pPr>
        <w:pStyle w:val="ListParagraph"/>
        <w:numPr>
          <w:ilvl w:val="0"/>
          <w:numId w:val="2"/>
        </w:numPr>
        <w:spacing w:after="60"/>
      </w:pPr>
      <w:r>
        <w:t>The Drop remains visible in the consumer feed until Purchase Cutoff.</w:t>
      </w:r>
    </w:p>
    <w:p w14:paraId="24D7DC33" w14:textId="77777777" w:rsidR="009E73F9" w:rsidRDefault="00000000">
      <w:pPr>
        <w:pStyle w:val="ListParagraph"/>
        <w:numPr>
          <w:ilvl w:val="0"/>
          <w:numId w:val="2"/>
        </w:numPr>
        <w:spacing w:after="60"/>
      </w:pPr>
      <w:r>
        <w:t>Existing ticket holders are unaffected. Their tickets remain valid, QR codes active, check-in available.</w:t>
      </w:r>
    </w:p>
    <w:p w14:paraId="082743DB" w14:textId="77777777" w:rsidR="009E73F9" w:rsidRDefault="00000000">
      <w:pPr>
        <w:pStyle w:val="ListParagraph"/>
        <w:numPr>
          <w:ilvl w:val="0"/>
          <w:numId w:val="2"/>
        </w:numPr>
        <w:spacing w:after="60"/>
      </w:pPr>
      <w:r>
        <w:t>If the host increases capacity while in Live-Sold Out, the Drop transitions back to Live.</w:t>
      </w:r>
    </w:p>
    <w:p w14:paraId="6562EC4B" w14:textId="77777777" w:rsidR="009E73F9" w:rsidRDefault="00000000">
      <w:pPr>
        <w:pStyle w:val="ListParagraph"/>
        <w:numPr>
          <w:ilvl w:val="0"/>
          <w:numId w:val="2"/>
        </w:numPr>
        <w:spacing w:after="60"/>
      </w:pPr>
      <w:r>
        <w:t>If the host does not increase capacity, the Drop remains Live-Sold Out until Purchase Cutoff, then transitions to Purchase Closed.</w:t>
      </w:r>
    </w:p>
    <w:p w14:paraId="1F0FDAE1" w14:textId="77777777" w:rsidR="009E73F9" w:rsidRDefault="009E73F9">
      <w:pPr>
        <w:spacing w:after="80"/>
      </w:pPr>
    </w:p>
    <w:p w14:paraId="3E4CB737" w14:textId="77777777" w:rsidR="009E73F9" w:rsidRDefault="00000000">
      <w:pPr>
        <w:pStyle w:val="Heading2"/>
      </w:pPr>
      <w:bookmarkStart w:id="87" w:name="_Toc228879420"/>
      <w:r>
        <w:t>4.5 Capacity Edits</w:t>
      </w:r>
      <w:bookmarkEnd w:id="87"/>
    </w:p>
    <w:p w14:paraId="201D8BC7" w14:textId="77777777" w:rsidR="009E73F9" w:rsidRDefault="00000000">
      <w:pPr>
        <w:spacing w:after="120"/>
      </w:pPr>
      <w:r>
        <w:t>Hosts may edit total capacity while the Drop is active (Live, Live-Sold Out, or Paused).</w:t>
      </w:r>
    </w:p>
    <w:p w14:paraId="2888201F" w14:textId="77777777" w:rsidR="009E73F9" w:rsidRDefault="009E73F9">
      <w:pPr>
        <w:spacing w:after="80"/>
      </w:pPr>
    </w:p>
    <w:p w14:paraId="0944FC0A" w14:textId="77777777" w:rsidR="009E73F9" w:rsidRDefault="00000000">
      <w:pPr>
        <w:spacing w:after="120"/>
      </w:pPr>
      <w:r>
        <w:rPr>
          <w:b/>
          <w:bCs/>
        </w:rPr>
        <w:t>Increase:</w:t>
      </w:r>
    </w:p>
    <w:p w14:paraId="3685B6A4" w14:textId="77777777" w:rsidR="009E73F9" w:rsidRDefault="00000000">
      <w:pPr>
        <w:pStyle w:val="ListParagraph"/>
        <w:numPr>
          <w:ilvl w:val="0"/>
          <w:numId w:val="2"/>
        </w:numPr>
        <w:spacing w:after="60"/>
      </w:pPr>
      <w:r>
        <w:t>Allowed anytime before Purchase Cutoff.</w:t>
      </w:r>
    </w:p>
    <w:p w14:paraId="42BC9575" w14:textId="77777777" w:rsidR="009E73F9" w:rsidRDefault="00000000">
      <w:pPr>
        <w:pStyle w:val="ListParagraph"/>
        <w:numPr>
          <w:ilvl w:val="0"/>
          <w:numId w:val="2"/>
        </w:numPr>
        <w:spacing w:after="60"/>
      </w:pPr>
      <w:r>
        <w:t>New total capacity must be greater than current total capacity.</w:t>
      </w:r>
    </w:p>
    <w:p w14:paraId="57BE8836" w14:textId="77777777" w:rsidR="009E73F9" w:rsidRDefault="00000000">
      <w:pPr>
        <w:pStyle w:val="ListParagraph"/>
        <w:numPr>
          <w:ilvl w:val="0"/>
          <w:numId w:val="2"/>
        </w:numPr>
        <w:spacing w:after="60"/>
      </w:pPr>
      <w:r>
        <w:t>Remaining capacity increases by the difference (newTotal - oldTotal).</w:t>
      </w:r>
    </w:p>
    <w:p w14:paraId="437C703C" w14:textId="77777777" w:rsidR="009E73F9" w:rsidRDefault="00000000">
      <w:pPr>
        <w:pStyle w:val="ListParagraph"/>
        <w:numPr>
          <w:ilvl w:val="0"/>
          <w:numId w:val="2"/>
        </w:numPr>
        <w:spacing w:after="60"/>
      </w:pPr>
      <w:r>
        <w:t>If the Drop was Live-Sold Out, it transitions back to Live.</w:t>
      </w:r>
    </w:p>
    <w:p w14:paraId="17EA87DD" w14:textId="77777777" w:rsidR="009E73F9" w:rsidRDefault="009E73F9">
      <w:pPr>
        <w:spacing w:after="80"/>
      </w:pPr>
    </w:p>
    <w:p w14:paraId="1B6AE980" w14:textId="77777777" w:rsidR="009E73F9" w:rsidRDefault="00000000">
      <w:pPr>
        <w:spacing w:after="120"/>
      </w:pPr>
      <w:r>
        <w:rPr>
          <w:b/>
          <w:bCs/>
        </w:rPr>
        <w:t>Decrease:</w:t>
      </w:r>
    </w:p>
    <w:p w14:paraId="6F8CA086" w14:textId="77777777" w:rsidR="009E73F9" w:rsidRDefault="00000000">
      <w:pPr>
        <w:pStyle w:val="ListParagraph"/>
        <w:numPr>
          <w:ilvl w:val="0"/>
          <w:numId w:val="2"/>
        </w:numPr>
        <w:spacing w:after="60"/>
      </w:pPr>
      <w:r>
        <w:t>Allowed only if new total capacity &gt;= current number of active reservations (Reserved + Checked In).</w:t>
      </w:r>
    </w:p>
    <w:p w14:paraId="00F72A65" w14:textId="77777777" w:rsidR="009E73F9" w:rsidRDefault="00000000">
      <w:pPr>
        <w:pStyle w:val="ListParagraph"/>
        <w:numPr>
          <w:ilvl w:val="0"/>
          <w:numId w:val="2"/>
        </w:numPr>
        <w:spacing w:after="60"/>
      </w:pPr>
      <w:r>
        <w:t>If 20 tickets are sold, capacity cannot be set below 20.</w:t>
      </w:r>
    </w:p>
    <w:p w14:paraId="252225F5" w14:textId="77777777" w:rsidR="009E73F9" w:rsidRDefault="00000000">
      <w:pPr>
        <w:pStyle w:val="ListParagraph"/>
        <w:numPr>
          <w:ilvl w:val="0"/>
          <w:numId w:val="2"/>
        </w:numPr>
        <w:spacing w:after="60"/>
      </w:pPr>
      <w:r>
        <w:t>Remaining capacity decreases by the difference (oldTotal - newTotal).</w:t>
      </w:r>
    </w:p>
    <w:p w14:paraId="2A16E380" w14:textId="77777777" w:rsidR="009E73F9" w:rsidRDefault="009E73F9">
      <w:pPr>
        <w:spacing w:after="80"/>
      </w:pPr>
    </w:p>
    <w:p w14:paraId="4B226D05" w14:textId="77777777" w:rsidR="009E73F9" w:rsidRDefault="00000000">
      <w:pPr>
        <w:spacing w:after="120"/>
      </w:pPr>
      <w:r>
        <w:rPr>
          <w:b/>
          <w:bCs/>
        </w:rPr>
        <w:t>Acceptance Criteria:</w:t>
      </w:r>
    </w:p>
    <w:p w14:paraId="02BD2DE7" w14:textId="77777777" w:rsidR="009E73F9" w:rsidRDefault="00000000">
      <w:pPr>
        <w:pStyle w:val="ListParagraph"/>
        <w:numPr>
          <w:ilvl w:val="0"/>
          <w:numId w:val="2"/>
        </w:numPr>
        <w:spacing w:after="60"/>
      </w:pPr>
      <w:r>
        <w:t>Cannot decrease below the number of active reservations. Blocked with clear error message.</w:t>
      </w:r>
    </w:p>
    <w:p w14:paraId="2E96A0F4" w14:textId="77777777" w:rsidR="009E73F9" w:rsidRDefault="00000000">
      <w:pPr>
        <w:pStyle w:val="ListParagraph"/>
        <w:numPr>
          <w:ilvl w:val="0"/>
          <w:numId w:val="2"/>
        </w:numPr>
        <w:spacing w:after="60"/>
      </w:pPr>
      <w:r>
        <w:t>All capacity edits are logged with: timestamp, old total capacity, new total capacity, actor ID (host user or Support agent), and reason (optional).</w:t>
      </w:r>
    </w:p>
    <w:p w14:paraId="63A986A9" w14:textId="77777777" w:rsidR="009E73F9" w:rsidRDefault="00000000">
      <w:pPr>
        <w:pStyle w:val="ListParagraph"/>
        <w:numPr>
          <w:ilvl w:val="0"/>
          <w:numId w:val="2"/>
        </w:numPr>
        <w:spacing w:after="60"/>
      </w:pPr>
      <w:r>
        <w:t>Edits are disabled after Purchase Cutoff. The capacity section of the Drop editor is read-only once Purchase Closed.</w:t>
      </w:r>
    </w:p>
    <w:p w14:paraId="799FDFF3" w14:textId="77777777" w:rsidR="009E73F9" w:rsidRDefault="00000000">
      <w:pPr>
        <w:pStyle w:val="ListParagraph"/>
        <w:numPr>
          <w:ilvl w:val="0"/>
          <w:numId w:val="2"/>
        </w:numPr>
        <w:spacing w:after="60"/>
      </w:pPr>
      <w:r>
        <w:t>Capacity edit logs are visible in the host's Host app (Activity Log) and in the Support tool.</w:t>
      </w:r>
    </w:p>
    <w:p w14:paraId="055F7653" w14:textId="77777777" w:rsidR="009E73F9" w:rsidRDefault="009E73F9">
      <w:pPr>
        <w:spacing w:after="80"/>
      </w:pPr>
    </w:p>
    <w:p w14:paraId="3A4B0A2C" w14:textId="77777777" w:rsidR="009E73F9" w:rsidRDefault="00000000">
      <w:pPr>
        <w:pStyle w:val="Heading2"/>
      </w:pPr>
      <w:bookmarkStart w:id="88" w:name="_Toc228879421"/>
      <w:r>
        <w:t>4.6 Anti-Gaming Safeguards</w:t>
      </w:r>
      <w:bookmarkEnd w:id="88"/>
    </w:p>
    <w:p w14:paraId="6BD2006A" w14:textId="77777777" w:rsidR="009E73F9" w:rsidRDefault="00000000">
      <w:pPr>
        <w:spacing w:after="120"/>
      </w:pPr>
      <w:r>
        <w:t>To maintain the integrity of the scarcity principle, the following safeguards are in place:</w:t>
      </w:r>
    </w:p>
    <w:p w14:paraId="7266D8D1" w14:textId="77777777" w:rsidR="009E73F9" w:rsidRDefault="009E73F9">
      <w:pPr>
        <w:spacing w:after="80"/>
      </w:pPr>
    </w:p>
    <w:p w14:paraId="6E98C2EF" w14:textId="77777777" w:rsidR="009E73F9" w:rsidRDefault="00000000">
      <w:pPr>
        <w:pStyle w:val="ListParagraph"/>
        <w:numPr>
          <w:ilvl w:val="0"/>
          <w:numId w:val="2"/>
        </w:numPr>
        <w:spacing w:after="60"/>
      </w:pPr>
      <w:r>
        <w:t>All capacity edits are logged with full audit trail (timestamp, actor, old/new values).</w:t>
      </w:r>
    </w:p>
    <w:p w14:paraId="757B3226" w14:textId="77777777" w:rsidR="009E73F9" w:rsidRDefault="00000000">
      <w:pPr>
        <w:pStyle w:val="ListParagraph"/>
        <w:numPr>
          <w:ilvl w:val="0"/>
          <w:numId w:val="2"/>
        </w:numPr>
        <w:spacing w:after="60"/>
      </w:pPr>
      <w:r>
        <w:t>Capacity cannot be changed after Purchase Cutoff.</w:t>
      </w:r>
    </w:p>
    <w:p w14:paraId="123FC83B" w14:textId="77777777" w:rsidR="009E73F9" w:rsidRDefault="00000000">
      <w:pPr>
        <w:pStyle w:val="ListParagraph"/>
        <w:numPr>
          <w:ilvl w:val="0"/>
          <w:numId w:val="2"/>
        </w:numPr>
        <w:spacing w:after="60"/>
      </w:pPr>
      <w:r>
        <w:lastRenderedPageBreak/>
        <w:t>Hosts cannot reduce capacity to artificially trigger a Sold Out state and then increase it again to create false urgency. Pattern detection: if a host reduces capacity to 0 (triggering Sold Out) and then increases within 15 minutes, the action is flagged for Support review.</w:t>
      </w:r>
    </w:p>
    <w:p w14:paraId="33F12C9E" w14:textId="77777777" w:rsidR="009E73F9" w:rsidRDefault="00000000">
      <w:pPr>
        <w:pStyle w:val="ListParagraph"/>
        <w:numPr>
          <w:ilvl w:val="0"/>
          <w:numId w:val="2"/>
        </w:numPr>
        <w:spacing w:after="60"/>
      </w:pPr>
      <w:r>
        <w:t>Audit logs are visible in both the Host app (host's Activity Log) and the Support tool.</w:t>
      </w:r>
    </w:p>
    <w:p w14:paraId="4649712E" w14:textId="77777777" w:rsidR="009E73F9" w:rsidRDefault="00000000">
      <w:pPr>
        <w:pStyle w:val="ListParagraph"/>
        <w:numPr>
          <w:ilvl w:val="0"/>
          <w:numId w:val="2"/>
        </w:numPr>
        <w:spacing w:after="60"/>
      </w:pPr>
      <w:r>
        <w:t>Drops with capacity &gt; 500 require Nigh team review before publishing (per Scarcity design principle).</w:t>
      </w:r>
    </w:p>
    <w:p w14:paraId="0A87CC01" w14:textId="77777777" w:rsidR="009E73F9" w:rsidRDefault="009E73F9">
      <w:pPr>
        <w:spacing w:after="80"/>
      </w:pPr>
    </w:p>
    <w:p w14:paraId="16A9F11F" w14:textId="77777777" w:rsidR="009E73F9" w:rsidRDefault="00000000">
      <w:r>
        <w:br w:type="page"/>
      </w:r>
    </w:p>
    <w:p w14:paraId="1093F2EE" w14:textId="77777777" w:rsidR="009E73F9" w:rsidRDefault="00000000">
      <w:pPr>
        <w:pStyle w:val="Heading1"/>
      </w:pPr>
      <w:bookmarkStart w:id="89" w:name="_Toc228879422"/>
      <w:r>
        <w:lastRenderedPageBreak/>
        <w:t>5. Reservations and Payments</w:t>
      </w:r>
      <w:bookmarkEnd w:id="89"/>
    </w:p>
    <w:p w14:paraId="16DB3E93" w14:textId="77777777" w:rsidR="009E73F9" w:rsidRDefault="00000000">
      <w:pPr>
        <w:spacing w:after="120"/>
      </w:pPr>
      <w:r>
        <w:t>This section specifies the complete reservation and payment lifecycle, from consumer authentication through payment capture, transfer, cancellation, and credit handling. Every flow must be implemented exactly as specified to maintain platform integrity and consumer trust.</w:t>
      </w:r>
    </w:p>
    <w:p w14:paraId="73FC4406" w14:textId="77777777" w:rsidR="009E73F9" w:rsidRDefault="009E73F9">
      <w:pPr>
        <w:spacing w:after="80"/>
      </w:pPr>
    </w:p>
    <w:p w14:paraId="2FCA83FB" w14:textId="77777777" w:rsidR="009E73F9" w:rsidRDefault="00000000">
      <w:pPr>
        <w:pStyle w:val="Heading2"/>
      </w:pPr>
      <w:bookmarkStart w:id="90" w:name="_Toc228879423"/>
      <w:r>
        <w:t>5.1 Authentication (OTP)</w:t>
      </w:r>
      <w:bookmarkEnd w:id="90"/>
    </w:p>
    <w:p w14:paraId="0735F9F2" w14:textId="77777777" w:rsidR="009E73F9" w:rsidRDefault="00000000">
      <w:pPr>
        <w:spacing w:after="120"/>
      </w:pPr>
      <w:r>
        <w:t>All consumers must authenticate before making a reservation. Nigh uses phone-based OTP (One-Time Password) authentication exclusively. There are no passwords, no email-based login, and no social login in v1.</w:t>
      </w:r>
    </w:p>
    <w:p w14:paraId="3CC27083" w14:textId="77777777" w:rsidR="009E73F9" w:rsidRDefault="009E73F9">
      <w:pPr>
        <w:spacing w:after="80"/>
      </w:pPr>
    </w:p>
    <w:p w14:paraId="0A6322E4" w14:textId="77777777" w:rsidR="009E73F9" w:rsidRDefault="00000000">
      <w:pPr>
        <w:pStyle w:val="ListParagraph"/>
        <w:numPr>
          <w:ilvl w:val="0"/>
          <w:numId w:val="2"/>
        </w:numPr>
        <w:spacing w:after="60"/>
      </w:pPr>
      <w:r>
        <w:t>Consumer enters phone number.</w:t>
      </w:r>
    </w:p>
    <w:p w14:paraId="183E3B61" w14:textId="77777777" w:rsidR="009E73F9" w:rsidRDefault="00000000">
      <w:pPr>
        <w:pStyle w:val="ListParagraph"/>
        <w:numPr>
          <w:ilvl w:val="0"/>
          <w:numId w:val="2"/>
        </w:numPr>
        <w:spacing w:after="60"/>
      </w:pPr>
      <w:r>
        <w:t>System sends a 6-digit numeric code via SMS.</w:t>
      </w:r>
    </w:p>
    <w:p w14:paraId="2678B4B5" w14:textId="77777777" w:rsidR="009E73F9" w:rsidRDefault="00000000">
      <w:pPr>
        <w:pStyle w:val="ListParagraph"/>
        <w:numPr>
          <w:ilvl w:val="0"/>
          <w:numId w:val="2"/>
        </w:numPr>
        <w:spacing w:after="60"/>
      </w:pPr>
      <w:r>
        <w:t>Code expires after 10 minutes.</w:t>
      </w:r>
    </w:p>
    <w:p w14:paraId="7FB94DA1" w14:textId="77777777" w:rsidR="009E73F9" w:rsidRDefault="00000000">
      <w:pPr>
        <w:pStyle w:val="ListParagraph"/>
        <w:numPr>
          <w:ilvl w:val="0"/>
          <w:numId w:val="2"/>
        </w:numPr>
        <w:spacing w:after="60"/>
      </w:pPr>
      <w:r>
        <w:t>Consumer enters code. If valid: session created, consumer authenticated.</w:t>
      </w:r>
    </w:p>
    <w:p w14:paraId="02E41D71" w14:textId="77777777" w:rsidR="009E73F9" w:rsidRDefault="00000000">
      <w:pPr>
        <w:pStyle w:val="ListParagraph"/>
        <w:numPr>
          <w:ilvl w:val="0"/>
          <w:numId w:val="2"/>
        </w:numPr>
        <w:spacing w:after="60"/>
      </w:pPr>
      <w:r>
        <w:t>If code expires or is entered incorrectly 3 times: new code must be requested.</w:t>
      </w:r>
    </w:p>
    <w:p w14:paraId="044A2696" w14:textId="77777777" w:rsidR="009E73F9" w:rsidRDefault="00000000">
      <w:pPr>
        <w:pStyle w:val="ListParagraph"/>
        <w:numPr>
          <w:ilvl w:val="0"/>
          <w:numId w:val="2"/>
        </w:numPr>
        <w:spacing w:after="60"/>
      </w:pPr>
      <w:r>
        <w:t>Rate limiting: maximum 5 OTP requests per phone number per hour.</w:t>
      </w:r>
    </w:p>
    <w:p w14:paraId="2BB6F441" w14:textId="77777777" w:rsidR="009E73F9" w:rsidRDefault="009E73F9">
      <w:pPr>
        <w:spacing w:after="80"/>
      </w:pPr>
    </w:p>
    <w:p w14:paraId="24C52F16" w14:textId="77777777" w:rsidR="009E73F9" w:rsidRDefault="00000000">
      <w:pPr>
        <w:spacing w:after="120"/>
      </w:pPr>
      <w:r>
        <w:rPr>
          <w:b/>
          <w:bCs/>
        </w:rPr>
        <w:t>Acceptance Criteria:</w:t>
      </w:r>
    </w:p>
    <w:p w14:paraId="3BAC2A25" w14:textId="77777777" w:rsidR="009E73F9" w:rsidRDefault="00000000">
      <w:pPr>
        <w:pStyle w:val="ListParagraph"/>
        <w:numPr>
          <w:ilvl w:val="0"/>
          <w:numId w:val="2"/>
        </w:numPr>
        <w:spacing w:after="60"/>
      </w:pPr>
      <w:r>
        <w:t>OTP is required before any reservation can be initiated. Unauthenticated users cannot access the checkout flow.</w:t>
      </w:r>
    </w:p>
    <w:p w14:paraId="56D9AE66" w14:textId="77777777" w:rsidR="009E73F9" w:rsidRDefault="00000000">
      <w:pPr>
        <w:pStyle w:val="ListParagraph"/>
        <w:numPr>
          <w:ilvl w:val="0"/>
          <w:numId w:val="2"/>
        </w:numPr>
        <w:spacing w:after="60"/>
      </w:pPr>
      <w:r>
        <w:t>OTP code is 6 digits, numeric only.</w:t>
      </w:r>
    </w:p>
    <w:p w14:paraId="78045A8A" w14:textId="77777777" w:rsidR="009E73F9" w:rsidRDefault="00000000">
      <w:pPr>
        <w:pStyle w:val="ListParagraph"/>
        <w:numPr>
          <w:ilvl w:val="0"/>
          <w:numId w:val="2"/>
        </w:numPr>
        <w:spacing w:after="60"/>
      </w:pPr>
      <w:r>
        <w:t>OTP expires after 10 minutes.</w:t>
      </w:r>
    </w:p>
    <w:p w14:paraId="5A125804" w14:textId="77777777" w:rsidR="009E73F9" w:rsidRDefault="00000000">
      <w:pPr>
        <w:pStyle w:val="ListParagraph"/>
        <w:numPr>
          <w:ilvl w:val="0"/>
          <w:numId w:val="2"/>
        </w:numPr>
        <w:spacing w:after="60"/>
      </w:pPr>
      <w:r>
        <w:t>Phone number is the primary identifier. After successful OTP, the system looks up or creates a Consumer record keyed to that phone number.</w:t>
      </w:r>
    </w:p>
    <w:p w14:paraId="0CC78346" w14:textId="77777777" w:rsidR="009E73F9" w:rsidRDefault="00000000">
      <w:pPr>
        <w:pStyle w:val="ListParagraph"/>
        <w:numPr>
          <w:ilvl w:val="0"/>
          <w:numId w:val="2"/>
        </w:numPr>
        <w:spacing w:after="60"/>
      </w:pPr>
      <w:r>
        <w:t>Session tokens are issued after successful OTP. Sessions expire after 30 days of inactivity.</w:t>
      </w:r>
    </w:p>
    <w:p w14:paraId="5D03C488" w14:textId="77777777" w:rsidR="009E73F9" w:rsidRDefault="009E73F9">
      <w:pPr>
        <w:spacing w:after="80"/>
      </w:pPr>
    </w:p>
    <w:p w14:paraId="749786C5" w14:textId="77777777" w:rsidR="009E73F9" w:rsidRDefault="00000000">
      <w:pPr>
        <w:pStyle w:val="Heading2"/>
      </w:pPr>
      <w:bookmarkStart w:id="91" w:name="_Toc228879424"/>
      <w:r>
        <w:t>5.2 Reservation Eligibility</w:t>
      </w:r>
      <w:bookmarkEnd w:id="91"/>
    </w:p>
    <w:p w14:paraId="741A2CF3" w14:textId="77777777" w:rsidR="009E73F9" w:rsidRDefault="00000000">
      <w:pPr>
        <w:spacing w:after="120"/>
      </w:pPr>
      <w:r>
        <w:t>Before presenting the checkout flow, the system validates all eligibility criteria:</w:t>
      </w:r>
    </w:p>
    <w:p w14:paraId="2B3B4A02" w14:textId="77777777" w:rsidR="009E73F9" w:rsidRDefault="009E73F9">
      <w:pPr>
        <w:spacing w:after="80"/>
      </w:pPr>
    </w:p>
    <w:p w14:paraId="1C92FF94" w14:textId="77777777" w:rsidR="009E73F9" w:rsidRDefault="00000000">
      <w:pPr>
        <w:pStyle w:val="ListParagraph"/>
        <w:numPr>
          <w:ilvl w:val="0"/>
          <w:numId w:val="2"/>
        </w:numPr>
        <w:spacing w:after="60"/>
      </w:pPr>
      <w:r>
        <w:t>Drop is in a reservable state (Live only). Any other state returns a state-specific error.</w:t>
      </w:r>
    </w:p>
    <w:p w14:paraId="4E6383DE" w14:textId="77777777" w:rsidR="009E73F9" w:rsidRDefault="00000000">
      <w:pPr>
        <w:pStyle w:val="ListParagraph"/>
        <w:numPr>
          <w:ilvl w:val="0"/>
          <w:numId w:val="2"/>
        </w:numPr>
        <w:spacing w:after="60"/>
      </w:pPr>
      <w:r>
        <w:t>Current time is before Purchase Cutoff. After cutoff: "Reservations for this Drop are closed."</w:t>
      </w:r>
    </w:p>
    <w:p w14:paraId="5AC6B0D7" w14:textId="77777777" w:rsidR="009E73F9" w:rsidRDefault="00000000">
      <w:pPr>
        <w:pStyle w:val="ListParagraph"/>
        <w:numPr>
          <w:ilvl w:val="0"/>
          <w:numId w:val="2"/>
        </w:numPr>
        <w:spacing w:after="60"/>
      </w:pPr>
      <w:r>
        <w:t>Remaining capacity &gt;= requested quantity. If not: "Not enough spots available" or "Sold Out".</w:t>
      </w:r>
    </w:p>
    <w:p w14:paraId="137B161A" w14:textId="77777777" w:rsidR="009E73F9" w:rsidRDefault="00000000">
      <w:pPr>
        <w:pStyle w:val="ListParagraph"/>
        <w:numPr>
          <w:ilvl w:val="0"/>
          <w:numId w:val="2"/>
        </w:numPr>
        <w:spacing w:after="60"/>
      </w:pPr>
      <w:del w:id="929" w:author="Claude" w:date="2026-05-17T00:00:00Z">
        <w:r>
          <w:delText>Consumer meets audience rules (Public, Followers Only, Guest List Only, or Guest Groups). If not: appropriate message ("Follow to Reserve", "Invite Only").</w:delText>
        </w:r>
      </w:del>
      <w:ins w:id="930" w:author="Claude" w:date="2026-05-17T00:00:00Z">
        <w:r>
          <w:t>Consumer meets audience rules (Public, Followers Only, Guest List Only, Anyone with the Link, Guest Groups, or Password Protected Link). If not: appropriate message ("Follow to Reserve", "Invite Only").</w:t>
        </w:r>
      </w:ins>
    </w:p>
    <w:p w14:paraId="740BAFCB" w14:textId="77777777" w:rsidR="009E73F9" w:rsidRDefault="00000000">
      <w:pPr>
        <w:pStyle w:val="ListParagraph"/>
        <w:numPr>
          <w:ilvl w:val="0"/>
          <w:numId w:val="2"/>
        </w:numPr>
        <w:spacing w:after="60"/>
      </w:pPr>
      <w:r>
        <w:t>Consumer has not exceeded max tickets per guest. If exceeded: "You've reached the maximum of X tickets for this Drop."</w:t>
      </w:r>
    </w:p>
    <w:p w14:paraId="7F640277" w14:textId="77777777" w:rsidR="009E73F9" w:rsidRDefault="00000000">
      <w:pPr>
        <w:pStyle w:val="ListParagraph"/>
        <w:numPr>
          <w:ilvl w:val="0"/>
          <w:numId w:val="2"/>
        </w:numPr>
        <w:spacing w:after="60"/>
      </w:pPr>
      <w:r>
        <w:lastRenderedPageBreak/>
        <w:t>Consumer's account is in good standing (not suspended or banned).</w:t>
      </w:r>
    </w:p>
    <w:p w14:paraId="3ABF9BDF" w14:textId="77777777" w:rsidR="009E73F9" w:rsidRDefault="009E73F9">
      <w:pPr>
        <w:spacing w:after="80"/>
      </w:pPr>
    </w:p>
    <w:p w14:paraId="63CB919A" w14:textId="77777777" w:rsidR="009E73F9" w:rsidRDefault="00000000">
      <w:pPr>
        <w:spacing w:after="120"/>
      </w:pPr>
      <w:r>
        <w:rPr>
          <w:b/>
          <w:bCs/>
        </w:rPr>
        <w:t>Acceptance Criteria:</w:t>
      </w:r>
    </w:p>
    <w:p w14:paraId="139DA7C0" w14:textId="77777777" w:rsidR="009E73F9" w:rsidRDefault="00000000">
      <w:pPr>
        <w:pStyle w:val="ListParagraph"/>
        <w:numPr>
          <w:ilvl w:val="0"/>
          <w:numId w:val="2"/>
        </w:numPr>
        <w:spacing w:after="60"/>
      </w:pPr>
      <w:r>
        <w:t>All validation occurs server-side before the checkout flow is presented.</w:t>
      </w:r>
    </w:p>
    <w:p w14:paraId="22392C52" w14:textId="77777777" w:rsidR="009E73F9" w:rsidRDefault="00000000">
      <w:pPr>
        <w:pStyle w:val="ListParagraph"/>
        <w:numPr>
          <w:ilvl w:val="0"/>
          <w:numId w:val="2"/>
        </w:numPr>
        <w:spacing w:after="60"/>
      </w:pPr>
      <w:r>
        <w:t>Clear, specific error messages are returned for each failure condition.</w:t>
      </w:r>
    </w:p>
    <w:p w14:paraId="066608C7" w14:textId="77777777" w:rsidR="009E73F9" w:rsidRDefault="00000000">
      <w:pPr>
        <w:pStyle w:val="ListParagraph"/>
        <w:numPr>
          <w:ilvl w:val="0"/>
          <w:numId w:val="2"/>
        </w:numPr>
        <w:spacing w:after="60"/>
      </w:pPr>
      <w:r>
        <w:t>Client-side pre-validation is supplementary only. The server is the source of truth.</w:t>
      </w:r>
    </w:p>
    <w:p w14:paraId="136B7C9C" w14:textId="77777777" w:rsidR="009E73F9" w:rsidRDefault="009E73F9">
      <w:pPr>
        <w:spacing w:after="80"/>
      </w:pPr>
    </w:p>
    <w:p w14:paraId="1D9816A2" w14:textId="77777777" w:rsidR="009E73F9" w:rsidRDefault="00000000">
      <w:pPr>
        <w:pStyle w:val="Heading2"/>
      </w:pPr>
      <w:bookmarkStart w:id="92" w:name="_Toc228879425"/>
      <w:r>
        <w:t>5.3 Standard Reservation Flow</w:t>
      </w:r>
      <w:bookmarkEnd w:id="92"/>
    </w:p>
    <w:p w14:paraId="6EA913E6" w14:textId="77777777" w:rsidR="009E73F9" w:rsidRDefault="00000000">
      <w:pPr>
        <w:spacing w:after="120"/>
      </w:pPr>
      <w:r>
        <w:t>The reservation flow is designed for speed and simplicity. Maximum 3 taps from the Drop detail page to confirmation.</w:t>
      </w:r>
    </w:p>
    <w:p w14:paraId="676D5098" w14:textId="77777777" w:rsidR="009E73F9" w:rsidRDefault="009E73F9">
      <w:pPr>
        <w:spacing w:after="80"/>
      </w:pPr>
    </w:p>
    <w:p w14:paraId="67B9C297" w14:textId="77777777" w:rsidR="009E73F9" w:rsidRDefault="00000000">
      <w:pPr>
        <w:spacing w:after="120"/>
      </w:pPr>
      <w:r>
        <w:rPr>
          <w:b/>
          <w:bCs/>
        </w:rPr>
        <w:t>Step-by-step:</w:t>
      </w:r>
    </w:p>
    <w:p w14:paraId="5C6AFFDB" w14:textId="77777777" w:rsidR="009E73F9" w:rsidRDefault="00000000">
      <w:pPr>
        <w:pStyle w:val="ListParagraph"/>
        <w:numPr>
          <w:ilvl w:val="0"/>
          <w:numId w:val="2"/>
        </w:numPr>
        <w:spacing w:after="60"/>
      </w:pPr>
      <w:r>
        <w:t>1. Consumer taps "Reserve Spot" (free) or "Get Ticket" (paid) on the Drop detail page.</w:t>
      </w:r>
    </w:p>
    <w:p w14:paraId="0FE66F12" w14:textId="77777777" w:rsidR="009E73F9" w:rsidRDefault="00000000">
      <w:pPr>
        <w:pStyle w:val="ListParagraph"/>
        <w:numPr>
          <w:ilvl w:val="0"/>
          <w:numId w:val="2"/>
        </w:numPr>
        <w:spacing w:after="60"/>
      </w:pPr>
      <w:r>
        <w:t>2. Quantity selector appears: 1 to min(maxPerGuest - alreadyReserved, remainingCapacity). Default = 1.</w:t>
      </w:r>
    </w:p>
    <w:p w14:paraId="163FB858" w14:textId="77777777" w:rsidR="009E73F9" w:rsidRDefault="00000000">
      <w:pPr>
        <w:pStyle w:val="ListParagraph"/>
        <w:numPr>
          <w:ilvl w:val="0"/>
          <w:numId w:val="2"/>
        </w:numPr>
        <w:spacing w:after="60"/>
      </w:pPr>
      <w:r>
        <w:t>3. Required data fields are shown (phone auto-populated, plus any host-defined custom fields).</w:t>
      </w:r>
    </w:p>
    <w:p w14:paraId="258FC14A" w14:textId="77777777" w:rsidR="009E73F9" w:rsidRDefault="00000000">
      <w:pPr>
        <w:pStyle w:val="ListParagraph"/>
        <w:numPr>
          <w:ilvl w:val="0"/>
          <w:numId w:val="2"/>
        </w:numPr>
        <w:spacing w:after="60"/>
      </w:pPr>
      <w:r>
        <w:t>4. Data sharing disclosure: "This business will receive the information you provide below." Consumer must acknowledge.</w:t>
      </w:r>
    </w:p>
    <w:p w14:paraId="16F70C00" w14:textId="77777777" w:rsidR="009E73F9" w:rsidRDefault="00000000">
      <w:pPr>
        <w:pStyle w:val="ListParagraph"/>
        <w:numPr>
          <w:ilvl w:val="0"/>
          <w:numId w:val="2"/>
        </w:numPr>
        <w:spacing w:after="60"/>
      </w:pPr>
      <w:r>
        <w:t>5. Payment method selection (paid Drops only): saved card, new card, or Apple/Google Pay. N Credits applied if available.</w:t>
      </w:r>
    </w:p>
    <w:p w14:paraId="1E9426DB" w14:textId="77777777" w:rsidR="009E73F9" w:rsidRDefault="00000000">
      <w:pPr>
        <w:pStyle w:val="ListParagraph"/>
        <w:numPr>
          <w:ilvl w:val="0"/>
          <w:numId w:val="2"/>
        </w:numPr>
        <w:spacing w:after="60"/>
      </w:pPr>
      <w:r>
        <w:t>6. Consumer taps "Confirm" (the third tap from detail page: Reserve → quantity/fields → Confirm).</w:t>
      </w:r>
    </w:p>
    <w:p w14:paraId="34A364A5" w14:textId="77777777" w:rsidR="009E73F9" w:rsidRDefault="00000000">
      <w:pPr>
        <w:pStyle w:val="ListParagraph"/>
        <w:numPr>
          <w:ilvl w:val="0"/>
          <w:numId w:val="2"/>
        </w:numPr>
        <w:spacing w:after="60"/>
      </w:pPr>
      <w:r>
        <w:t>7. System executes: atomic capacity lock → pre-auth (paid) → Ticket creation → QR code generation.</w:t>
      </w:r>
    </w:p>
    <w:p w14:paraId="7B58D38C" w14:textId="77777777" w:rsidR="009E73F9" w:rsidRDefault="00000000">
      <w:pPr>
        <w:pStyle w:val="ListParagraph"/>
        <w:numPr>
          <w:ilvl w:val="0"/>
          <w:numId w:val="2"/>
        </w:numPr>
        <w:spacing w:after="60"/>
      </w:pPr>
      <w:r>
        <w:t>8. Confirmation screen shown: Ticket details, QR code, venue address, timing, rules/instructions, "Add to Calendar" option.</w:t>
      </w:r>
    </w:p>
    <w:p w14:paraId="19B89840" w14:textId="77777777" w:rsidR="009E73F9" w:rsidRDefault="009E73F9">
      <w:pPr>
        <w:spacing w:after="80"/>
      </w:pPr>
    </w:p>
    <w:p w14:paraId="59B5826D" w14:textId="77777777" w:rsidR="009E73F9" w:rsidRDefault="00000000">
      <w:pPr>
        <w:spacing w:after="120"/>
      </w:pPr>
      <w:r>
        <w:rPr>
          <w:b/>
          <w:bCs/>
        </w:rPr>
        <w:t>Multi-ticket behavior:</w:t>
      </w:r>
    </w:p>
    <w:p w14:paraId="23596BC3" w14:textId="77777777" w:rsidR="009E73F9" w:rsidRDefault="00000000">
      <w:pPr>
        <w:pStyle w:val="ListParagraph"/>
        <w:numPr>
          <w:ilvl w:val="0"/>
          <w:numId w:val="2"/>
        </w:numPr>
        <w:spacing w:after="60"/>
      </w:pPr>
      <w:r>
        <w:t>One Stripe Payment Intent is created for the total amount (price x quantity - credits).</w:t>
      </w:r>
    </w:p>
    <w:p w14:paraId="3887DB5A" w14:textId="77777777" w:rsidR="009E73F9" w:rsidRDefault="00000000">
      <w:pPr>
        <w:pStyle w:val="ListParagraph"/>
        <w:numPr>
          <w:ilvl w:val="0"/>
          <w:numId w:val="2"/>
        </w:numPr>
        <w:spacing w:after="60"/>
      </w:pPr>
      <w:r>
        <w:t>One Ticket record is created per spot (e.g., 3 tickets for quantity = 3).</w:t>
      </w:r>
    </w:p>
    <w:p w14:paraId="4EF6D86C" w14:textId="77777777" w:rsidR="009E73F9" w:rsidRDefault="00000000">
      <w:pPr>
        <w:pStyle w:val="ListParagraph"/>
        <w:numPr>
          <w:ilvl w:val="0"/>
          <w:numId w:val="2"/>
        </w:numPr>
        <w:spacing w:after="60"/>
      </w:pPr>
      <w:r>
        <w:t>Each Ticket has a unique Ticket ID and unique QR code.</w:t>
      </w:r>
    </w:p>
    <w:p w14:paraId="6ED98112" w14:textId="77777777" w:rsidR="009E73F9" w:rsidRDefault="00000000">
      <w:pPr>
        <w:pStyle w:val="ListParagraph"/>
        <w:numPr>
          <w:ilvl w:val="0"/>
          <w:numId w:val="2"/>
        </w:numPr>
        <w:spacing w:after="60"/>
      </w:pPr>
      <w:r>
        <w:t>One Payment Record is created per Ticket (for independent capture handling).</w:t>
      </w:r>
    </w:p>
    <w:p w14:paraId="29398793" w14:textId="77777777" w:rsidR="009E73F9" w:rsidRDefault="00000000">
      <w:pPr>
        <w:pStyle w:val="ListParagraph"/>
        <w:numPr>
          <w:ilvl w:val="0"/>
          <w:numId w:val="2"/>
        </w:numPr>
        <w:spacing w:after="60"/>
      </w:pPr>
      <w:r>
        <w:t>The primary ticket (#1) is assigned to the purchaser. Additional tickets can be transferred.</w:t>
      </w:r>
    </w:p>
    <w:p w14:paraId="1F12EBCB" w14:textId="77777777" w:rsidR="009E73F9" w:rsidRDefault="009E73F9">
      <w:pPr>
        <w:spacing w:after="80"/>
      </w:pPr>
    </w:p>
    <w:p w14:paraId="33EC98F9" w14:textId="77777777" w:rsidR="009E73F9" w:rsidRDefault="00000000">
      <w:pPr>
        <w:spacing w:after="120"/>
      </w:pPr>
      <w:r>
        <w:rPr>
          <w:b/>
          <w:bCs/>
        </w:rPr>
        <w:t>Acceptance Criteria:</w:t>
      </w:r>
    </w:p>
    <w:p w14:paraId="16B55436" w14:textId="77777777" w:rsidR="009E73F9" w:rsidRDefault="00000000">
      <w:pPr>
        <w:pStyle w:val="ListParagraph"/>
        <w:numPr>
          <w:ilvl w:val="0"/>
          <w:numId w:val="2"/>
        </w:numPr>
        <w:spacing w:after="60"/>
      </w:pPr>
      <w:r>
        <w:t>Quantity selector correctly limits to min(maxPerGuest - alreadyReserved, remainingCapacity).</w:t>
      </w:r>
    </w:p>
    <w:p w14:paraId="456C6798" w14:textId="77777777" w:rsidR="009E73F9" w:rsidRDefault="00000000">
      <w:pPr>
        <w:pStyle w:val="ListParagraph"/>
        <w:numPr>
          <w:ilvl w:val="0"/>
          <w:numId w:val="2"/>
        </w:numPr>
        <w:spacing w:after="60"/>
      </w:pPr>
      <w:r>
        <w:t>Capacity decrement is atomic. If two consumers race for the last spot, exactly one succeeds.</w:t>
      </w:r>
    </w:p>
    <w:p w14:paraId="6ACF1319" w14:textId="77777777" w:rsidR="009E73F9" w:rsidRDefault="00000000">
      <w:pPr>
        <w:pStyle w:val="ListParagraph"/>
        <w:numPr>
          <w:ilvl w:val="0"/>
          <w:numId w:val="2"/>
        </w:numPr>
        <w:spacing w:after="60"/>
      </w:pPr>
      <w:r>
        <w:lastRenderedPageBreak/>
        <w:t>Each Ticket has a globally unique Ticket ID and globally unique QR code.</w:t>
      </w:r>
    </w:p>
    <w:p w14:paraId="251CA0F7" w14:textId="77777777" w:rsidR="009E73F9" w:rsidRDefault="00000000">
      <w:pPr>
        <w:pStyle w:val="ListParagraph"/>
        <w:numPr>
          <w:ilvl w:val="0"/>
          <w:numId w:val="2"/>
        </w:numPr>
        <w:spacing w:after="60"/>
      </w:pPr>
      <w:r>
        <w:t>Reservation is only confirmed after successful pre-auth (paid) or successful capacity lock (free).</w:t>
      </w:r>
    </w:p>
    <w:p w14:paraId="5657F95F" w14:textId="77777777" w:rsidR="009E73F9" w:rsidRDefault="00000000">
      <w:pPr>
        <w:pStyle w:val="ListParagraph"/>
        <w:numPr>
          <w:ilvl w:val="0"/>
          <w:numId w:val="2"/>
        </w:numPr>
        <w:spacing w:after="60"/>
      </w:pPr>
      <w:r>
        <w:t>If pre-auth fails: reservation is not created, capacity is not decremented, consumer sees error.</w:t>
      </w:r>
    </w:p>
    <w:p w14:paraId="0806A2F5" w14:textId="77777777" w:rsidR="009E73F9" w:rsidRDefault="00000000">
      <w:pPr>
        <w:pStyle w:val="ListParagraph"/>
        <w:numPr>
          <w:ilvl w:val="0"/>
          <w:numId w:val="2"/>
        </w:numPr>
        <w:spacing w:after="60"/>
      </w:pPr>
      <w:r>
        <w:t>Confirmation screen is the definitive proof of reservation. It must display before the consumer navigates away.</w:t>
      </w:r>
    </w:p>
    <w:p w14:paraId="01A644A2" w14:textId="77777777" w:rsidR="009E73F9" w:rsidRDefault="009E73F9">
      <w:pPr>
        <w:spacing w:after="80"/>
      </w:pPr>
    </w:p>
    <w:p w14:paraId="62A3B418" w14:textId="77777777" w:rsidR="009E73F9" w:rsidRDefault="00000000">
      <w:pPr>
        <w:pStyle w:val="Heading2"/>
      </w:pPr>
      <w:bookmarkStart w:id="93" w:name="_Toc228879426"/>
      <w:r>
        <w:t>5.4 Data Sharing Disclosure</w:t>
      </w:r>
      <w:bookmarkEnd w:id="93"/>
    </w:p>
    <w:p w14:paraId="3D40F43B" w14:textId="77777777" w:rsidR="009E73F9" w:rsidRDefault="00000000">
      <w:pPr>
        <w:spacing w:after="120"/>
      </w:pPr>
      <w:r>
        <w:t>Consumer consent for data sharing is required at every checkout. This is a legal and trust requirement.</w:t>
      </w:r>
    </w:p>
    <w:p w14:paraId="7FE655DE" w14:textId="77777777" w:rsidR="009E73F9" w:rsidRDefault="009E73F9">
      <w:pPr>
        <w:spacing w:after="80"/>
      </w:pPr>
    </w:p>
    <w:p w14:paraId="42792F11" w14:textId="77777777" w:rsidR="009E73F9" w:rsidRDefault="00000000">
      <w:pPr>
        <w:spacing w:after="120"/>
      </w:pPr>
      <w:r>
        <w:t>Disclosure text: "This business will receive the information you provide below."</w:t>
      </w:r>
    </w:p>
    <w:p w14:paraId="3E0F7DF6" w14:textId="77777777" w:rsidR="009E73F9" w:rsidRDefault="00000000">
      <w:pPr>
        <w:spacing w:after="120"/>
      </w:pPr>
      <w:r>
        <w:t>A “Your reservation details” card is displayed, listing the consumer’s name, handle, and phone number status. Phone number sharing is controlled by the host’s Guest Phone Number Request setting (see 3.3.14). Any host-defined custom fields are listed below.</w:t>
      </w:r>
    </w:p>
    <w:p w14:paraId="73601796" w14:textId="77777777" w:rsidR="009E73F9" w:rsidRDefault="00000000">
      <w:pPr>
        <w:spacing w:after="120"/>
      </w:pPr>
      <w:r>
        <w:t>The consumer must explicitly acknowledge this disclosure (tap to accept, not just scroll past).</w:t>
      </w:r>
    </w:p>
    <w:p w14:paraId="4875D1CC" w14:textId="77777777" w:rsidR="009E73F9" w:rsidRDefault="009E73F9">
      <w:pPr>
        <w:spacing w:after="80"/>
      </w:pPr>
    </w:p>
    <w:p w14:paraId="6AFE6622" w14:textId="77777777" w:rsidR="009E73F9" w:rsidRDefault="00000000">
      <w:pPr>
        <w:spacing w:after="120"/>
      </w:pPr>
      <w:r>
        <w:rPr>
          <w:b/>
          <w:bCs/>
        </w:rPr>
        <w:t>Acceptance Criteria:</w:t>
      </w:r>
    </w:p>
    <w:p w14:paraId="3CA11D30" w14:textId="77777777" w:rsidR="009E73F9" w:rsidRDefault="00000000">
      <w:pPr>
        <w:pStyle w:val="ListParagraph"/>
        <w:numPr>
          <w:ilvl w:val="0"/>
          <w:numId w:val="2"/>
        </w:numPr>
        <w:spacing w:after="60"/>
      </w:pPr>
      <w:r>
        <w:t>Disclosure is shown on every checkout, not just the first time.</w:t>
      </w:r>
    </w:p>
    <w:p w14:paraId="0BE9976D" w14:textId="77777777" w:rsidR="009E73F9" w:rsidRDefault="00000000">
      <w:pPr>
        <w:pStyle w:val="ListParagraph"/>
        <w:numPr>
          <w:ilvl w:val="0"/>
          <w:numId w:val="2"/>
        </w:numPr>
        <w:spacing w:after="60"/>
      </w:pPr>
      <w:r>
        <w:t>Required fields are clearly labeled as required.</w:t>
      </w:r>
    </w:p>
    <w:p w14:paraId="1B62F409" w14:textId="77777777" w:rsidR="009E73F9" w:rsidRDefault="00000000">
      <w:pPr>
        <w:pStyle w:val="ListParagraph"/>
        <w:numPr>
          <w:ilvl w:val="0"/>
          <w:numId w:val="2"/>
        </w:numPr>
        <w:spacing w:after="60"/>
      </w:pPr>
      <w:r>
        <w:t>Consumer data is stored per Account: the host Account that owns the Drop receives the data.</w:t>
      </w:r>
    </w:p>
    <w:p w14:paraId="3E38C307" w14:textId="77777777" w:rsidR="009E73F9" w:rsidRDefault="00000000">
      <w:pPr>
        <w:pStyle w:val="ListParagraph"/>
        <w:numPr>
          <w:ilvl w:val="0"/>
          <w:numId w:val="2"/>
        </w:numPr>
        <w:spacing w:after="60"/>
      </w:pPr>
      <w:r>
        <w:t>If the consumer declines required fields, the reservation cannot proceed.</w:t>
      </w:r>
    </w:p>
    <w:p w14:paraId="229EC181" w14:textId="77777777" w:rsidR="009E73F9" w:rsidRDefault="00000000">
      <w:pPr>
        <w:pStyle w:val="ListParagraph"/>
        <w:numPr>
          <w:ilvl w:val="0"/>
          <w:numId w:val="2"/>
        </w:numPr>
        <w:spacing w:after="60"/>
      </w:pPr>
      <w:r>
        <w:t>Disclosure format and text are consistent across all Drops (not customizable by host).</w:t>
      </w:r>
    </w:p>
    <w:p w14:paraId="3F724329" w14:textId="77777777" w:rsidR="009E73F9" w:rsidRDefault="009E73F9">
      <w:pPr>
        <w:spacing w:after="80"/>
      </w:pPr>
    </w:p>
    <w:p w14:paraId="1D8758CF" w14:textId="77777777" w:rsidR="009E73F9" w:rsidRDefault="00000000">
      <w:pPr>
        <w:pStyle w:val="Heading2"/>
      </w:pPr>
      <w:bookmarkStart w:id="94" w:name="_Toc228879427"/>
      <w:r>
        <w:t>5.5 Payment Model (Paid Drops)</w:t>
      </w:r>
      <w:bookmarkEnd w:id="94"/>
    </w:p>
    <w:p w14:paraId="6C66B9AA" w14:textId="77777777" w:rsidR="009E73F9" w:rsidRDefault="00000000">
      <w:pPr>
        <w:spacing w:after="120"/>
      </w:pPr>
      <w:r>
        <w:t>Nigh uses a pre-authorization and capture model for all paid Drops. Payment is not collected at reservation; it is held and captured at check-in.</w:t>
      </w:r>
    </w:p>
    <w:p w14:paraId="3BED9F00" w14:textId="77777777" w:rsidR="009E73F9" w:rsidRDefault="009E73F9">
      <w:pPr>
        <w:spacing w:after="80"/>
      </w:pPr>
    </w:p>
    <w:p w14:paraId="25F9A096" w14:textId="77777777" w:rsidR="009E73F9" w:rsidRDefault="00000000">
      <w:pPr>
        <w:spacing w:after="120"/>
      </w:pPr>
      <w:r>
        <w:rPr>
          <w:b/>
          <w:bCs/>
        </w:rPr>
        <w:t>Pre-Authorization at Reservation:</w:t>
      </w:r>
    </w:p>
    <w:p w14:paraId="74926F4F" w14:textId="77777777" w:rsidR="009E73F9" w:rsidRDefault="00000000">
      <w:pPr>
        <w:pStyle w:val="ListParagraph"/>
        <w:numPr>
          <w:ilvl w:val="0"/>
          <w:numId w:val="2"/>
        </w:numPr>
        <w:spacing w:after="60"/>
      </w:pPr>
      <w:r>
        <w:t>Amount = (ticket price x quantity) - N Credits applied.</w:t>
      </w:r>
    </w:p>
    <w:p w14:paraId="30C51B38" w14:textId="77777777" w:rsidR="009E73F9" w:rsidRDefault="00000000">
      <w:pPr>
        <w:pStyle w:val="ListParagraph"/>
        <w:numPr>
          <w:ilvl w:val="0"/>
          <w:numId w:val="2"/>
        </w:numPr>
        <w:spacing w:after="60"/>
      </w:pPr>
      <w:r>
        <w:t>If N Credits cover the full amount: pre-auth = $0, no payment method required.</w:t>
      </w:r>
    </w:p>
    <w:p w14:paraId="14B1EE04" w14:textId="77777777" w:rsidR="009E73F9" w:rsidRDefault="00000000">
      <w:pPr>
        <w:pStyle w:val="ListParagraph"/>
        <w:numPr>
          <w:ilvl w:val="0"/>
          <w:numId w:val="2"/>
        </w:numPr>
        <w:spacing w:after="60"/>
      </w:pPr>
      <w:r>
        <w:t>Pre-auth places a hold on the consumer's payment method. The amount appears as "pending" on their statement.</w:t>
      </w:r>
    </w:p>
    <w:p w14:paraId="0904CB8D" w14:textId="77777777" w:rsidR="009E73F9" w:rsidRDefault="00000000">
      <w:pPr>
        <w:pStyle w:val="ListParagraph"/>
        <w:numPr>
          <w:ilvl w:val="0"/>
          <w:numId w:val="2"/>
        </w:numPr>
        <w:spacing w:after="60"/>
      </w:pPr>
      <w:r>
        <w:t>Pre-auth is valid for 7 days (Stripe default). If the Drop ends within 7 days (which it will, given the 72-hour scheduling window), the pre-auth will not expire before capture.</w:t>
      </w:r>
    </w:p>
    <w:p w14:paraId="18018743" w14:textId="77777777" w:rsidR="009E73F9" w:rsidRDefault="009E73F9">
      <w:pPr>
        <w:spacing w:after="80"/>
      </w:pPr>
    </w:p>
    <w:p w14:paraId="0DAEE12C" w14:textId="77777777" w:rsidR="009E73F9" w:rsidRDefault="00000000">
      <w:pPr>
        <w:spacing w:after="120"/>
      </w:pPr>
      <w:r>
        <w:rPr>
          <w:b/>
          <w:bCs/>
        </w:rPr>
        <w:t>Capture at Check-In:</w:t>
      </w:r>
    </w:p>
    <w:p w14:paraId="09010192" w14:textId="77777777" w:rsidR="009E73F9" w:rsidRDefault="00000000">
      <w:pPr>
        <w:pStyle w:val="ListParagraph"/>
        <w:numPr>
          <w:ilvl w:val="0"/>
          <w:numId w:val="2"/>
        </w:numPr>
        <w:spacing w:after="60"/>
      </w:pPr>
      <w:r>
        <w:t>When the host confirms check-in, the system sends a capture request to Stripe.</w:t>
      </w:r>
    </w:p>
    <w:p w14:paraId="06A5F471" w14:textId="77777777" w:rsidR="009E73F9" w:rsidRDefault="00000000">
      <w:pPr>
        <w:pStyle w:val="ListParagraph"/>
        <w:numPr>
          <w:ilvl w:val="0"/>
          <w:numId w:val="2"/>
        </w:numPr>
        <w:spacing w:after="60"/>
      </w:pPr>
      <w:r>
        <w:lastRenderedPageBreak/>
        <w:t>Capture amount = pre-auth amount (per ticket).</w:t>
      </w:r>
    </w:p>
    <w:p w14:paraId="279F4195" w14:textId="77777777" w:rsidR="009E73F9" w:rsidRDefault="00000000">
      <w:pPr>
        <w:pStyle w:val="ListParagraph"/>
        <w:numPr>
          <w:ilvl w:val="0"/>
          <w:numId w:val="2"/>
        </w:numPr>
        <w:spacing w:after="60"/>
      </w:pPr>
      <w:r>
        <w:t>Capture is per-ticket. In multi-ticket reservations, each ticket is captured independently.</w:t>
      </w:r>
    </w:p>
    <w:p w14:paraId="23A3C341" w14:textId="77777777" w:rsidR="009E73F9" w:rsidRDefault="009E73F9">
      <w:pPr>
        <w:spacing w:after="80"/>
      </w:pPr>
    </w:p>
    <w:p w14:paraId="5C864B16" w14:textId="77777777" w:rsidR="009E73F9" w:rsidRDefault="00000000">
      <w:pPr>
        <w:spacing w:after="120"/>
      </w:pPr>
      <w:r>
        <w:rPr>
          <w:b/>
          <w:bCs/>
        </w:rPr>
        <w:t>Capture Failure:</w:t>
      </w:r>
    </w:p>
    <w:p w14:paraId="26FB66DB" w14:textId="77777777" w:rsidR="009E73F9" w:rsidRDefault="00000000">
      <w:pPr>
        <w:pStyle w:val="ListParagraph"/>
        <w:numPr>
          <w:ilvl w:val="0"/>
          <w:numId w:val="2"/>
        </w:numPr>
        <w:spacing w:after="60"/>
      </w:pPr>
      <w:r>
        <w:t>If capture fails (e.g., pre-auth expired, Stripe error, insufficient funds on re-auth):</w:t>
      </w:r>
    </w:p>
    <w:p w14:paraId="15A5AD90" w14:textId="77777777" w:rsidR="009E73F9" w:rsidRDefault="00000000">
      <w:pPr>
        <w:pStyle w:val="ListParagraph"/>
        <w:numPr>
          <w:ilvl w:val="1"/>
          <w:numId w:val="2"/>
        </w:numPr>
        <w:spacing w:after="60"/>
      </w:pPr>
      <w:r>
        <w:t>Check-in is reversed. Ticket returns to Reserved status.</w:t>
      </w:r>
    </w:p>
    <w:p w14:paraId="1000242A" w14:textId="77777777" w:rsidR="009E73F9" w:rsidRDefault="00000000">
      <w:pPr>
        <w:pStyle w:val="ListParagraph"/>
        <w:numPr>
          <w:ilvl w:val="1"/>
          <w:numId w:val="2"/>
        </w:numPr>
        <w:spacing w:after="60"/>
      </w:pPr>
      <w:r>
        <w:t>Host is notified with error details: "Payment capture failed for [Consumer Name]. Please resolve before checking in."</w:t>
      </w:r>
    </w:p>
    <w:p w14:paraId="7078113B" w14:textId="77777777" w:rsidR="009E73F9" w:rsidRDefault="00000000">
      <w:pPr>
        <w:pStyle w:val="ListParagraph"/>
        <w:numPr>
          <w:ilvl w:val="1"/>
          <w:numId w:val="2"/>
        </w:numPr>
        <w:spacing w:after="60"/>
      </w:pPr>
      <w:r>
        <w:t>The consumer's QR code remains active for a retry after the payment issue is resolved.</w:t>
      </w:r>
    </w:p>
    <w:p w14:paraId="493A0A8E" w14:textId="77777777" w:rsidR="009E73F9" w:rsidRDefault="009E73F9">
      <w:pPr>
        <w:spacing w:after="80"/>
      </w:pPr>
    </w:p>
    <w:p w14:paraId="52B3C8AB" w14:textId="77777777" w:rsidR="009E73F9" w:rsidRDefault="00000000">
      <w:pPr>
        <w:spacing w:after="120"/>
      </w:pPr>
      <w:r>
        <w:rPr>
          <w:b/>
          <w:bCs/>
        </w:rPr>
        <w:t>Acceptance Criteria:</w:t>
      </w:r>
    </w:p>
    <w:p w14:paraId="56263537" w14:textId="77777777" w:rsidR="009E73F9" w:rsidRDefault="00000000">
      <w:pPr>
        <w:pStyle w:val="ListParagraph"/>
        <w:numPr>
          <w:ilvl w:val="0"/>
          <w:numId w:val="2"/>
        </w:numPr>
        <w:spacing w:after="60"/>
      </w:pPr>
      <w:r>
        <w:t>Pre-auth is required before capacity is confirmed. The sequence is: capacity lock → pre-auth → ticket creation. If pre-auth fails, capacity lock is released.</w:t>
      </w:r>
    </w:p>
    <w:p w14:paraId="12D46ACE" w14:textId="77777777" w:rsidR="009E73F9" w:rsidRDefault="00000000">
      <w:pPr>
        <w:pStyle w:val="ListParagraph"/>
        <w:numPr>
          <w:ilvl w:val="0"/>
          <w:numId w:val="2"/>
        </w:numPr>
        <w:spacing w:after="60"/>
      </w:pPr>
      <w:r>
        <w:t>Pre-auth failure = reservation failure. No ticket is created.</w:t>
      </w:r>
    </w:p>
    <w:p w14:paraId="7A1222EB" w14:textId="77777777" w:rsidR="009E73F9" w:rsidRDefault="00000000">
      <w:pPr>
        <w:pStyle w:val="ListParagraph"/>
        <w:numPr>
          <w:ilvl w:val="0"/>
          <w:numId w:val="2"/>
        </w:numPr>
        <w:spacing w:after="60"/>
      </w:pPr>
      <w:r>
        <w:t>One Payment Record is created per Ticket, even in multi-ticket reservations.</w:t>
      </w:r>
    </w:p>
    <w:p w14:paraId="24D29985" w14:textId="77777777" w:rsidR="009E73F9" w:rsidRDefault="00000000">
      <w:pPr>
        <w:pStyle w:val="ListParagraph"/>
        <w:numPr>
          <w:ilvl w:val="0"/>
          <w:numId w:val="2"/>
        </w:numPr>
        <w:spacing w:after="60"/>
      </w:pPr>
      <w:r>
        <w:t>Capture is initiated immediately upon check-in confirmation, not batched.</w:t>
      </w:r>
    </w:p>
    <w:p w14:paraId="3E583871" w14:textId="77777777" w:rsidR="009E73F9" w:rsidRDefault="009E73F9">
      <w:pPr>
        <w:spacing w:after="80"/>
      </w:pPr>
    </w:p>
    <w:p w14:paraId="597A1892" w14:textId="77777777" w:rsidR="009E73F9" w:rsidRDefault="00000000">
      <w:pPr>
        <w:pStyle w:val="Heading2"/>
      </w:pPr>
      <w:bookmarkStart w:id="95" w:name="_Toc228879428"/>
      <w:r>
        <w:t>5.6 Free Drop Reservations</w:t>
      </w:r>
      <w:bookmarkEnd w:id="95"/>
    </w:p>
    <w:p w14:paraId="3C0D8ADB" w14:textId="77777777" w:rsidR="009E73F9" w:rsidRDefault="00000000">
      <w:pPr>
        <w:spacing w:after="120"/>
      </w:pPr>
      <w:r>
        <w:t>Free Drops (price = $0.00) follow a simplified reservation flow with no payment processing.</w:t>
      </w:r>
    </w:p>
    <w:p w14:paraId="6E94CA06" w14:textId="77777777" w:rsidR="009E73F9" w:rsidRDefault="009E73F9">
      <w:pPr>
        <w:spacing w:after="80"/>
      </w:pPr>
    </w:p>
    <w:p w14:paraId="5D17398B" w14:textId="77777777" w:rsidR="009E73F9" w:rsidRDefault="00000000">
      <w:pPr>
        <w:spacing w:after="120"/>
      </w:pPr>
      <w:r>
        <w:rPr>
          <w:b/>
          <w:bCs/>
        </w:rPr>
        <w:t>Acceptance Criteria:</w:t>
      </w:r>
    </w:p>
    <w:p w14:paraId="5F0782F4" w14:textId="77777777" w:rsidR="009E73F9" w:rsidRDefault="00000000">
      <w:pPr>
        <w:pStyle w:val="ListParagraph"/>
        <w:numPr>
          <w:ilvl w:val="0"/>
          <w:numId w:val="2"/>
        </w:numPr>
        <w:spacing w:after="60"/>
      </w:pPr>
      <w:r>
        <w:t>No payment method is required. The payment selection step is skipped entirely.</w:t>
      </w:r>
    </w:p>
    <w:p w14:paraId="3E37B557" w14:textId="77777777" w:rsidR="009E73F9" w:rsidRDefault="00000000">
      <w:pPr>
        <w:pStyle w:val="ListParagraph"/>
        <w:numPr>
          <w:ilvl w:val="0"/>
          <w:numId w:val="2"/>
        </w:numPr>
        <w:spacing w:after="60"/>
      </w:pPr>
      <w:r>
        <w:t>No pre-auth. No Payment Record is created.</w:t>
      </w:r>
    </w:p>
    <w:p w14:paraId="7A349741" w14:textId="77777777" w:rsidR="009E73F9" w:rsidRDefault="00000000">
      <w:pPr>
        <w:pStyle w:val="ListParagraph"/>
        <w:numPr>
          <w:ilvl w:val="0"/>
          <w:numId w:val="2"/>
        </w:numPr>
        <w:spacing w:after="60"/>
      </w:pPr>
      <w:r>
        <w:t>Ticket is created immediately upon capacity lock confirmation.</w:t>
      </w:r>
    </w:p>
    <w:p w14:paraId="4E9B91D9" w14:textId="77777777" w:rsidR="009E73F9" w:rsidRDefault="00000000">
      <w:pPr>
        <w:pStyle w:val="ListParagraph"/>
        <w:numPr>
          <w:ilvl w:val="0"/>
          <w:numId w:val="2"/>
        </w:numPr>
        <w:spacing w:after="60"/>
      </w:pPr>
      <w:r>
        <w:t>All other flows (check-in, no-show tracking, transfer) work identically to paid Drops, minus payment capture.</w:t>
      </w:r>
    </w:p>
    <w:p w14:paraId="413707A0" w14:textId="77777777" w:rsidR="009E73F9" w:rsidRDefault="00000000">
      <w:pPr>
        <w:pStyle w:val="ListParagraph"/>
        <w:numPr>
          <w:ilvl w:val="0"/>
          <w:numId w:val="2"/>
        </w:numPr>
        <w:spacing w:after="60"/>
      </w:pPr>
      <w:r>
        <w:t>"Spot" language is used throughout ("Reserve Spot", "Spot Confirmed").</w:t>
      </w:r>
    </w:p>
    <w:p w14:paraId="772C5E23" w14:textId="77777777" w:rsidR="009E73F9" w:rsidRDefault="009E73F9">
      <w:pPr>
        <w:spacing w:after="80"/>
      </w:pPr>
    </w:p>
    <w:p w14:paraId="7C245CD2" w14:textId="77777777" w:rsidR="009E73F9" w:rsidRDefault="00000000">
      <w:pPr>
        <w:pStyle w:val="Heading2"/>
      </w:pPr>
      <w:bookmarkStart w:id="96" w:name="_Toc228879429"/>
      <w:r>
        <w:t>5.7 Multi-Ticket Reservations</w:t>
      </w:r>
      <w:bookmarkEnd w:id="96"/>
    </w:p>
    <w:p w14:paraId="1A09EB16" w14:textId="77777777" w:rsidR="009E73F9" w:rsidRDefault="00000000">
      <w:pPr>
        <w:spacing w:after="120"/>
      </w:pPr>
      <w:r>
        <w:t>Consumers may reserve multiple tickets in a single transaction, up to the max-per-guest limit.</w:t>
      </w:r>
    </w:p>
    <w:p w14:paraId="098C7C25" w14:textId="77777777" w:rsidR="009E73F9" w:rsidRDefault="009E73F9">
      <w:pPr>
        <w:spacing w:after="80"/>
      </w:pPr>
    </w:p>
    <w:p w14:paraId="6D83400D" w14:textId="77777777" w:rsidR="009E73F9" w:rsidRDefault="00000000">
      <w:pPr>
        <w:spacing w:after="120"/>
      </w:pPr>
      <w:r>
        <w:rPr>
          <w:b/>
          <w:bCs/>
        </w:rPr>
        <w:t>Acceptance Criteria:</w:t>
      </w:r>
    </w:p>
    <w:p w14:paraId="5F3D1DCB" w14:textId="77777777" w:rsidR="009E73F9" w:rsidRDefault="00000000">
      <w:pPr>
        <w:pStyle w:val="ListParagraph"/>
        <w:numPr>
          <w:ilvl w:val="0"/>
          <w:numId w:val="2"/>
        </w:numPr>
        <w:spacing w:after="60"/>
      </w:pPr>
      <w:r>
        <w:t>Single Stripe Payment Intent for the total pre-auth amount (price x quantity - credits).</w:t>
      </w:r>
    </w:p>
    <w:p w14:paraId="46ACE450" w14:textId="77777777" w:rsidR="009E73F9" w:rsidRDefault="00000000">
      <w:pPr>
        <w:pStyle w:val="ListParagraph"/>
        <w:numPr>
          <w:ilvl w:val="0"/>
          <w:numId w:val="2"/>
        </w:numPr>
        <w:spacing w:after="60"/>
      </w:pPr>
      <w:r>
        <w:t>One Ticket record per spot, each with a unique Ticket ID and QR code.</w:t>
      </w:r>
    </w:p>
    <w:p w14:paraId="71BFBCA8" w14:textId="77777777" w:rsidR="009E73F9" w:rsidRDefault="00000000">
      <w:pPr>
        <w:pStyle w:val="ListParagraph"/>
        <w:numPr>
          <w:ilvl w:val="0"/>
          <w:numId w:val="2"/>
        </w:numPr>
        <w:spacing w:after="60"/>
      </w:pPr>
      <w:r>
        <w:t>One Payment Record per Ticket (linked to the same Stripe PI but independently capturable).</w:t>
      </w:r>
    </w:p>
    <w:p w14:paraId="63B572F0" w14:textId="77777777" w:rsidR="009E73F9" w:rsidRDefault="00000000">
      <w:pPr>
        <w:pStyle w:val="ListParagraph"/>
        <w:numPr>
          <w:ilvl w:val="0"/>
          <w:numId w:val="2"/>
        </w:numPr>
        <w:spacing w:after="60"/>
      </w:pPr>
      <w:r>
        <w:t>Capture occurs per Ticket independently. If 3 tickets are reserved and 2 people check in, those 2 are captured. The third remains Reserved until no-show processing.</w:t>
      </w:r>
    </w:p>
    <w:p w14:paraId="43074F68" w14:textId="77777777" w:rsidR="009E73F9" w:rsidRDefault="00000000">
      <w:pPr>
        <w:pStyle w:val="ListParagraph"/>
        <w:numPr>
          <w:ilvl w:val="0"/>
          <w:numId w:val="2"/>
        </w:numPr>
        <w:spacing w:after="60"/>
      </w:pPr>
      <w:r>
        <w:lastRenderedPageBreak/>
        <w:t>Partial capture is supported. Stripe handles this via separate capture requests against the same PI.</w:t>
      </w:r>
    </w:p>
    <w:p w14:paraId="0A7E2A0B" w14:textId="77777777" w:rsidR="009E73F9" w:rsidRDefault="009E73F9">
      <w:pPr>
        <w:spacing w:after="80"/>
      </w:pPr>
    </w:p>
    <w:p w14:paraId="251F92A2" w14:textId="77777777" w:rsidR="009E73F9" w:rsidRDefault="00000000">
      <w:pPr>
        <w:pStyle w:val="Heading2"/>
      </w:pPr>
      <w:bookmarkStart w:id="97" w:name="_Toc228879430"/>
      <w:r>
        <w:t>5.8 Ticket Transfer</w:t>
      </w:r>
      <w:bookmarkEnd w:id="97"/>
    </w:p>
    <w:p w14:paraId="474911E4" w14:textId="77777777" w:rsidR="009E73F9" w:rsidRDefault="00000000">
      <w:pPr>
        <w:spacing w:after="120"/>
      </w:pPr>
      <w:r>
        <w:t>The ticket owner may transfer Reserved, unchecked tickets to other people before the Purchase Cutoff. Transfer is a core social feature that enables group attendance.</w:t>
      </w:r>
    </w:p>
    <w:p w14:paraId="594024C7" w14:textId="77777777" w:rsidR="009E73F9" w:rsidRDefault="009E73F9">
      <w:pPr>
        <w:spacing w:after="80"/>
      </w:pPr>
    </w:p>
    <w:p w14:paraId="0CCFD50A" w14:textId="77777777" w:rsidR="009E73F9" w:rsidRDefault="00000000">
      <w:pPr>
        <w:spacing w:after="120"/>
      </w:pPr>
      <w:r>
        <w:rPr>
          <w:b/>
          <w:bCs/>
        </w:rPr>
        <w:t>Transfer Rules:</w:t>
      </w:r>
    </w:p>
    <w:p w14:paraId="1C2CA5F2" w14:textId="77777777" w:rsidR="009E73F9" w:rsidRDefault="00000000">
      <w:pPr>
        <w:pStyle w:val="ListParagraph"/>
        <w:numPr>
          <w:ilvl w:val="0"/>
          <w:numId w:val="2"/>
        </w:numPr>
        <w:spacing w:after="60"/>
      </w:pPr>
      <w:r>
        <w:t>Only the ticket owner (purchaser) can initiate a transfer.</w:t>
      </w:r>
    </w:p>
    <w:p w14:paraId="77E6E910" w14:textId="77777777" w:rsidR="009E73F9" w:rsidRDefault="00000000">
      <w:pPr>
        <w:pStyle w:val="ListParagraph"/>
        <w:numPr>
          <w:ilvl w:val="0"/>
          <w:numId w:val="2"/>
        </w:numPr>
        <w:spacing w:after="60"/>
      </w:pPr>
      <w:r>
        <w:t>The primary ticket (#1, assigned to the purchaser) CANNOT be transferred. The purchaser always retains at least one ticket.</w:t>
      </w:r>
    </w:p>
    <w:p w14:paraId="7087F4D5" w14:textId="77777777" w:rsidR="009E73F9" w:rsidRDefault="00000000">
      <w:pPr>
        <w:pStyle w:val="ListParagraph"/>
        <w:numPr>
          <w:ilvl w:val="0"/>
          <w:numId w:val="2"/>
        </w:numPr>
        <w:spacing w:after="60"/>
      </w:pPr>
      <w:r>
        <w:t>Additional tickets (#2, #3, etc.) can be transferred individually.</w:t>
      </w:r>
    </w:p>
    <w:p w14:paraId="2AC8907B" w14:textId="77777777" w:rsidR="009E73F9" w:rsidRDefault="00000000">
      <w:pPr>
        <w:pStyle w:val="ListParagraph"/>
        <w:numPr>
          <w:ilvl w:val="0"/>
          <w:numId w:val="2"/>
        </w:numPr>
        <w:spacing w:after="60"/>
      </w:pPr>
      <w:r>
        <w:t>Transfers are blocked after Purchase Cutoff.</w:t>
      </w:r>
    </w:p>
    <w:p w14:paraId="6B5B9752" w14:textId="77777777" w:rsidR="009E73F9" w:rsidRDefault="00000000">
      <w:pPr>
        <w:pStyle w:val="ListParagraph"/>
        <w:numPr>
          <w:ilvl w:val="0"/>
          <w:numId w:val="2"/>
        </w:numPr>
        <w:spacing w:after="60"/>
      </w:pPr>
      <w:r>
        <w:t>Transfers are blocked for tickets that have already been checked in.</w:t>
      </w:r>
    </w:p>
    <w:p w14:paraId="33C9206C" w14:textId="77777777" w:rsidR="009E73F9" w:rsidRDefault="00000000">
      <w:pPr>
        <w:pStyle w:val="ListParagraph"/>
        <w:numPr>
          <w:ilvl w:val="0"/>
          <w:numId w:val="2"/>
        </w:numPr>
        <w:spacing w:after="60"/>
      </w:pPr>
      <w:r>
        <w:t>Transfer changes ownership only, NOT payment responsibility. Capture occurs against the original Payment Intent of the original purchaser.</w:t>
      </w:r>
    </w:p>
    <w:p w14:paraId="45ED9DD6" w14:textId="77777777" w:rsidR="009E73F9" w:rsidRDefault="009E73F9">
      <w:pPr>
        <w:spacing w:after="80"/>
      </w:pPr>
    </w:p>
    <w:p w14:paraId="47CCE2F9" w14:textId="77777777" w:rsidR="009E73F9" w:rsidRDefault="00000000">
      <w:pPr>
        <w:spacing w:after="120"/>
      </w:pPr>
      <w:r>
        <w:rPr>
          <w:b/>
          <w:bCs/>
        </w:rPr>
        <w:t>Transfer Flow:</w:t>
      </w:r>
    </w:p>
    <w:p w14:paraId="1A2C4832" w14:textId="77777777" w:rsidR="009E73F9" w:rsidRDefault="00000000">
      <w:pPr>
        <w:pStyle w:val="ListParagraph"/>
        <w:numPr>
          <w:ilvl w:val="0"/>
          <w:numId w:val="2"/>
        </w:numPr>
        <w:spacing w:after="60"/>
      </w:pPr>
      <w:r>
        <w:t>1. Purchaser opens ticket wallet, selects a ticket, taps "Transfer".</w:t>
      </w:r>
    </w:p>
    <w:p w14:paraId="2FDA628F" w14:textId="77777777" w:rsidR="009E73F9" w:rsidRDefault="00000000">
      <w:pPr>
        <w:pStyle w:val="ListParagraph"/>
        <w:numPr>
          <w:ilvl w:val="0"/>
          <w:numId w:val="2"/>
        </w:numPr>
        <w:spacing w:after="60"/>
      </w:pPr>
      <w:r>
        <w:t>2. Enters recipient's phone number.</w:t>
      </w:r>
    </w:p>
    <w:p w14:paraId="6803CADC" w14:textId="77777777" w:rsidR="009E73F9" w:rsidRDefault="00000000">
      <w:pPr>
        <w:pStyle w:val="ListParagraph"/>
        <w:numPr>
          <w:ilvl w:val="0"/>
          <w:numId w:val="2"/>
        </w:numPr>
        <w:spacing w:after="60"/>
      </w:pPr>
      <w:r>
        <w:t>3. System generates a one-time claim link and sends it to the recipient via SMS.</w:t>
      </w:r>
    </w:p>
    <w:p w14:paraId="748A3BA0" w14:textId="77777777" w:rsidR="009E73F9" w:rsidRDefault="00000000">
      <w:pPr>
        <w:pStyle w:val="ListParagraph"/>
        <w:numPr>
          <w:ilvl w:val="0"/>
          <w:numId w:val="2"/>
        </w:numPr>
        <w:spacing w:after="60"/>
      </w:pPr>
      <w:r>
        <w:t>4. Claim link expires at the Drop's Purchase Cutoff time.</w:t>
      </w:r>
    </w:p>
    <w:p w14:paraId="761E63EE" w14:textId="77777777" w:rsidR="009E73F9" w:rsidRDefault="009E73F9">
      <w:pPr>
        <w:spacing w:after="80"/>
      </w:pPr>
    </w:p>
    <w:p w14:paraId="06EC9694" w14:textId="77777777" w:rsidR="009E73F9" w:rsidRDefault="00000000">
      <w:pPr>
        <w:spacing w:after="120"/>
      </w:pPr>
      <w:r>
        <w:rPr>
          <w:b/>
          <w:bCs/>
        </w:rPr>
        <w:t>Recipient Scenarios:</w:t>
      </w:r>
    </w:p>
    <w:p w14:paraId="3D595BA5" w14:textId="77777777" w:rsidR="009E73F9" w:rsidRDefault="00000000">
      <w:pPr>
        <w:pStyle w:val="ListParagraph"/>
        <w:numPr>
          <w:ilvl w:val="0"/>
          <w:numId w:val="2"/>
        </w:numPr>
        <w:spacing w:after="60"/>
      </w:pPr>
      <w:r>
        <w:t>If the recipient has an existing Nigh account: they tap the link, the ticket appears in their wallet immediately.</w:t>
      </w:r>
    </w:p>
    <w:p w14:paraId="281DA568" w14:textId="77777777" w:rsidR="009E73F9" w:rsidRDefault="00000000">
      <w:pPr>
        <w:pStyle w:val="ListParagraph"/>
        <w:numPr>
          <w:ilvl w:val="0"/>
          <w:numId w:val="2"/>
        </w:numPr>
        <w:spacing w:after="60"/>
      </w:pPr>
      <w:r>
        <w:t>If the recipient does NOT have an account: they tap the link, complete OTP verification, an account is auto-created, and the ticket is assigned to their new account.</w:t>
      </w:r>
    </w:p>
    <w:p w14:paraId="145F3FCE" w14:textId="77777777" w:rsidR="009E73F9" w:rsidRDefault="00000000">
      <w:pPr>
        <w:pStyle w:val="ListParagraph"/>
        <w:numPr>
          <w:ilvl w:val="0"/>
          <w:numId w:val="2"/>
        </w:numPr>
        <w:spacing w:after="60"/>
      </w:pPr>
      <w:r>
        <w:t>If the claim link is never used: the ticket remains with the original purchaser. It does not disappear or become invalid.</w:t>
      </w:r>
    </w:p>
    <w:p w14:paraId="251F7E15" w14:textId="77777777" w:rsidR="009E73F9" w:rsidRDefault="009E73F9">
      <w:pPr>
        <w:spacing w:after="80"/>
      </w:pPr>
    </w:p>
    <w:p w14:paraId="4434A09A" w14:textId="77777777" w:rsidR="009E73F9" w:rsidRDefault="00000000">
      <w:pPr>
        <w:spacing w:after="120"/>
      </w:pPr>
      <w:r>
        <w:rPr>
          <w:b/>
          <w:bCs/>
        </w:rPr>
        <w:t>Transfer Scenarios:</w:t>
      </w:r>
    </w:p>
    <w:p w14:paraId="32021DE5" w14:textId="77777777" w:rsidR="009E73F9" w:rsidRDefault="00000000">
      <w:pPr>
        <w:spacing w:after="120"/>
      </w:pPr>
      <w:r>
        <w:rPr>
          <w:i/>
          <w:iCs/>
        </w:rPr>
        <w:t>Scenario 1: Josh buys 4 tickets and transfers 3 to Sarah, Mike, and Emily.</w:t>
      </w:r>
    </w:p>
    <w:p w14:paraId="1641ADE4" w14:textId="77777777" w:rsidR="009E73F9" w:rsidRDefault="00000000">
      <w:pPr>
        <w:pStyle w:val="ListParagraph"/>
        <w:numPr>
          <w:ilvl w:val="1"/>
          <w:numId w:val="2"/>
        </w:numPr>
        <w:spacing w:after="60"/>
      </w:pPr>
      <w:r>
        <w:t>Josh retains ticket #1. Transfers #2 to Sarah, #3 to Mike, #4 to Emily.</w:t>
      </w:r>
    </w:p>
    <w:p w14:paraId="70B8B32E" w14:textId="77777777" w:rsidR="009E73F9" w:rsidRDefault="00000000">
      <w:pPr>
        <w:pStyle w:val="ListParagraph"/>
        <w:numPr>
          <w:ilvl w:val="1"/>
          <w:numId w:val="2"/>
        </w:numPr>
        <w:spacing w:after="60"/>
      </w:pPr>
      <w:r>
        <w:t>Each person scans their own QR at check-in. Capture occurs per ticket against Josh's original Payment Intent.</w:t>
      </w:r>
    </w:p>
    <w:p w14:paraId="78BEE41E" w14:textId="77777777" w:rsidR="009E73F9" w:rsidRDefault="00000000">
      <w:pPr>
        <w:pStyle w:val="ListParagraph"/>
        <w:numPr>
          <w:ilvl w:val="1"/>
          <w:numId w:val="2"/>
        </w:numPr>
        <w:spacing w:after="60"/>
      </w:pPr>
      <w:r>
        <w:t>If Emily doesn't show, her ticket is no-show captured against Josh's payment.</w:t>
      </w:r>
    </w:p>
    <w:p w14:paraId="4E424F34" w14:textId="77777777" w:rsidR="009E73F9" w:rsidRDefault="009E73F9">
      <w:pPr>
        <w:spacing w:after="80"/>
      </w:pPr>
    </w:p>
    <w:p w14:paraId="60E564EA" w14:textId="77777777" w:rsidR="009E73F9" w:rsidRDefault="00000000">
      <w:pPr>
        <w:spacing w:after="120"/>
      </w:pPr>
      <w:r>
        <w:rPr>
          <w:i/>
          <w:iCs/>
        </w:rPr>
        <w:t>Scenario 2: Maria buys 2 tickets and transfers 1 to Carlos. Carlos never claims.</w:t>
      </w:r>
    </w:p>
    <w:p w14:paraId="5B5D5BD8" w14:textId="77777777" w:rsidR="009E73F9" w:rsidRDefault="00000000">
      <w:pPr>
        <w:pStyle w:val="ListParagraph"/>
        <w:numPr>
          <w:ilvl w:val="1"/>
          <w:numId w:val="2"/>
        </w:numPr>
        <w:spacing w:after="60"/>
      </w:pPr>
      <w:r>
        <w:t>Maria retains ticket #1. Transfer of #2 to Carlos is pending.</w:t>
      </w:r>
    </w:p>
    <w:p w14:paraId="27994A75" w14:textId="77777777" w:rsidR="009E73F9" w:rsidRDefault="00000000">
      <w:pPr>
        <w:pStyle w:val="ListParagraph"/>
        <w:numPr>
          <w:ilvl w:val="1"/>
          <w:numId w:val="2"/>
        </w:numPr>
        <w:spacing w:after="60"/>
      </w:pPr>
      <w:r>
        <w:lastRenderedPageBreak/>
        <w:t>At Purchase Cutoff, the claim link expires. Ticket #2 reverts to Maria's wallet in "Untransferred" state.</w:t>
      </w:r>
    </w:p>
    <w:p w14:paraId="3ECA2DF1" w14:textId="77777777" w:rsidR="009E73F9" w:rsidRDefault="00000000">
      <w:pPr>
        <w:pStyle w:val="ListParagraph"/>
        <w:numPr>
          <w:ilvl w:val="1"/>
          <w:numId w:val="2"/>
        </w:numPr>
        <w:spacing w:after="60"/>
      </w:pPr>
      <w:r>
        <w:t>Maria can check in with both tickets (companion check-in) or attempt a new transfer if still before cutoff.</w:t>
      </w:r>
    </w:p>
    <w:p w14:paraId="6D513C4E" w14:textId="77777777" w:rsidR="009E73F9" w:rsidRDefault="009E73F9">
      <w:pPr>
        <w:spacing w:after="80"/>
      </w:pPr>
    </w:p>
    <w:p w14:paraId="608380A8" w14:textId="77777777" w:rsidR="009E73F9" w:rsidRDefault="00000000">
      <w:pPr>
        <w:spacing w:after="120"/>
      </w:pPr>
      <w:r>
        <w:rPr>
          <w:i/>
          <w:iCs/>
        </w:rPr>
        <w:t>Scenario 3: David buys 3 free tickets and doesn't transfer any.</w:t>
      </w:r>
    </w:p>
    <w:p w14:paraId="2FEBA4B1" w14:textId="77777777" w:rsidR="009E73F9" w:rsidRDefault="00000000">
      <w:pPr>
        <w:pStyle w:val="ListParagraph"/>
        <w:numPr>
          <w:ilvl w:val="1"/>
          <w:numId w:val="2"/>
        </w:numPr>
        <w:spacing w:after="60"/>
      </w:pPr>
      <w:r>
        <w:t>David arrives. Host scans David's QR. System shows all 3 tickets belonging to David.</w:t>
      </w:r>
    </w:p>
    <w:p w14:paraId="7E19F735" w14:textId="77777777" w:rsidR="009E73F9" w:rsidRDefault="00000000">
      <w:pPr>
        <w:pStyle w:val="ListParagraph"/>
        <w:numPr>
          <w:ilvl w:val="1"/>
          <w:numId w:val="2"/>
        </w:numPr>
        <w:spacing w:after="60"/>
      </w:pPr>
      <w:r>
        <w:t>Host can check in all 3 via "Check In All" or individually.</w:t>
      </w:r>
    </w:p>
    <w:p w14:paraId="452DB573" w14:textId="77777777" w:rsidR="009E73F9" w:rsidRDefault="009E73F9">
      <w:pPr>
        <w:spacing w:after="80"/>
      </w:pPr>
    </w:p>
    <w:p w14:paraId="0596C6BC" w14:textId="77777777" w:rsidR="009E73F9" w:rsidRDefault="00000000">
      <w:pPr>
        <w:spacing w:after="120"/>
      </w:pPr>
      <w:r>
        <w:rPr>
          <w:b/>
          <w:bCs/>
        </w:rPr>
        <w:t>Transferred Ticket States (in purchaser's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5660BD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52D87E" w14:textId="77777777" w:rsidR="009E73F9" w:rsidRDefault="00000000">
            <w:r>
              <w:rPr>
                <w:b/>
                <w:bCs/>
                <w:sz w:val="20"/>
                <w:szCs w:val="20"/>
              </w:rPr>
              <w:t>State</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8041B" w14:textId="77777777" w:rsidR="009E73F9" w:rsidRDefault="00000000">
            <w:r>
              <w:rPr>
                <w:b/>
                <w:bCs/>
                <w:sz w:val="20"/>
                <w:szCs w:val="20"/>
              </w:rPr>
              <w:t>Display</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D271B3" w14:textId="77777777" w:rsidR="009E73F9" w:rsidRDefault="00000000">
            <w:r>
              <w:rPr>
                <w:b/>
                <w:bCs/>
                <w:sz w:val="20"/>
                <w:szCs w:val="20"/>
              </w:rPr>
              <w:t>Actions Available</w:t>
            </w:r>
          </w:p>
        </w:tc>
      </w:tr>
      <w:tr w:rsidR="009E73F9" w14:paraId="48FCC0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1451D" w14:textId="77777777" w:rsidR="009E73F9" w:rsidRDefault="00000000">
            <w:r>
              <w:rPr>
                <w:sz w:val="20"/>
                <w:szCs w:val="20"/>
              </w:rPr>
              <w:t>Untransferred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53CEE" w14:textId="77777777" w:rsidR="009E73F9" w:rsidRDefault="00000000">
            <w:r>
              <w:rPr>
                <w:sz w:val="20"/>
                <w:szCs w:val="20"/>
              </w:rPr>
              <w:t>"Transfer" button visible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F56AB" w14:textId="77777777" w:rsidR="009E73F9" w:rsidRDefault="00000000">
            <w:r>
              <w:rPr>
                <w:sz w:val="20"/>
                <w:szCs w:val="20"/>
              </w:rPr>
              <w:t>Can initiate transfer</w:t>
            </w:r>
          </w:p>
        </w:tc>
      </w:tr>
      <w:tr w:rsidR="009E73F9" w14:paraId="6F4C0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79B0A" w14:textId="77777777" w:rsidR="009E73F9" w:rsidRDefault="00000000">
            <w:r>
              <w:rPr>
                <w:sz w:val="20"/>
                <w:szCs w:val="20"/>
              </w:rPr>
              <w:t>Transfer Pending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39657" w14:textId="77777777" w:rsidR="009E73F9" w:rsidRDefault="00000000">
            <w:r>
              <w:rPr>
                <w:sz w:val="20"/>
                <w:szCs w:val="20"/>
              </w:rPr>
              <w:t>"Sent to [Name]" + Cancel button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B5AED" w14:textId="77777777" w:rsidR="009E73F9" w:rsidRDefault="00000000">
            <w:r>
              <w:rPr>
                <w:sz w:val="20"/>
                <w:szCs w:val="20"/>
              </w:rPr>
              <w:t>Can cancel transfer (reverts to Untransferred)</w:t>
            </w:r>
          </w:p>
        </w:tc>
      </w:tr>
      <w:tr w:rsidR="009E73F9" w14:paraId="58D02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3CE5" w14:textId="77777777" w:rsidR="009E73F9" w:rsidRDefault="00000000">
            <w:r>
              <w:rPr>
                <w:sz w:val="20"/>
                <w:szCs w:val="20"/>
              </w:rPr>
              <w:t>Transfer Accepted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DF131" w14:textId="77777777" w:rsidR="009E73F9" w:rsidRDefault="00000000">
            <w:r>
              <w:rPr>
                <w:sz w:val="20"/>
                <w:szCs w:val="20"/>
              </w:rPr>
              <w:t>Grayed-out, "Transferred to [Name]"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A89AB" w14:textId="77777777" w:rsidR="009E73F9" w:rsidRDefault="00000000">
            <w:r>
              <w:rPr>
                <w:sz w:val="20"/>
                <w:szCs w:val="20"/>
              </w:rPr>
              <w:t>No actions (ticket is in recipient's wallet)</w:t>
            </w:r>
          </w:p>
        </w:tc>
      </w:tr>
      <w:tr w:rsidR="009E73F9" w14:paraId="66604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8F5F2" w14:textId="77777777" w:rsidR="009E73F9" w:rsidRDefault="00000000">
            <w:r>
              <w:rPr>
                <w:sz w:val="20"/>
                <w:szCs w:val="20"/>
              </w:rPr>
              <w:t>Transfer Expired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00DBF" w14:textId="77777777" w:rsidR="009E73F9" w:rsidRDefault="00000000">
            <w:r>
              <w:rPr>
                <w:sz w:val="20"/>
                <w:szCs w:val="20"/>
              </w:rPr>
              <w:t>Reverts to Untransferred state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C2124" w14:textId="77777777" w:rsidR="009E73F9" w:rsidRDefault="00000000">
            <w:r>
              <w:rPr>
                <w:sz w:val="20"/>
                <w:szCs w:val="20"/>
              </w:rPr>
              <w:t>Can re-initiate transfer or use at check-in</w:t>
            </w:r>
          </w:p>
        </w:tc>
      </w:tr>
    </w:tbl>
    <w:p w14:paraId="170C7F58" w14:textId="77777777" w:rsidR="009E73F9" w:rsidRDefault="009E73F9">
      <w:pPr>
        <w:spacing w:after="80"/>
      </w:pPr>
    </w:p>
    <w:p w14:paraId="557E1880" w14:textId="77777777" w:rsidR="009E73F9" w:rsidRDefault="00000000">
      <w:pPr>
        <w:spacing w:after="120"/>
      </w:pPr>
      <w:r>
        <w:rPr>
          <w:b/>
          <w:bCs/>
        </w:rPr>
        <w:t>Acceptance Criteria:</w:t>
      </w:r>
    </w:p>
    <w:p w14:paraId="617ED5EB" w14:textId="77777777" w:rsidR="009E73F9" w:rsidRDefault="00000000">
      <w:pPr>
        <w:pStyle w:val="ListParagraph"/>
        <w:numPr>
          <w:ilvl w:val="0"/>
          <w:numId w:val="2"/>
        </w:numPr>
        <w:spacing w:after="60"/>
      </w:pPr>
      <w:r>
        <w:t>Only the ticket owner (purchaser) can initiate a transfer.</w:t>
      </w:r>
    </w:p>
    <w:p w14:paraId="59E17608" w14:textId="77777777" w:rsidR="009E73F9" w:rsidRDefault="00000000">
      <w:pPr>
        <w:pStyle w:val="ListParagraph"/>
        <w:numPr>
          <w:ilvl w:val="0"/>
          <w:numId w:val="2"/>
        </w:numPr>
        <w:spacing w:after="60"/>
      </w:pPr>
      <w:r>
        <w:t>Primary ticket (#1) cannot be transferred under any circumstances.</w:t>
      </w:r>
    </w:p>
    <w:p w14:paraId="3979ECB2" w14:textId="77777777" w:rsidR="009E73F9" w:rsidRDefault="00000000">
      <w:pPr>
        <w:pStyle w:val="ListParagraph"/>
        <w:numPr>
          <w:ilvl w:val="0"/>
          <w:numId w:val="2"/>
        </w:numPr>
        <w:spacing w:after="60"/>
      </w:pPr>
      <w:r>
        <w:t>Transfers cannot occur after Purchase Cutoff. The "Transfer" button is hidden/disabled.</w:t>
      </w:r>
    </w:p>
    <w:p w14:paraId="157A2FB3" w14:textId="77777777" w:rsidR="009E73F9" w:rsidRDefault="00000000">
      <w:pPr>
        <w:pStyle w:val="ListParagraph"/>
        <w:numPr>
          <w:ilvl w:val="0"/>
          <w:numId w:val="2"/>
        </w:numPr>
        <w:spacing w:after="60"/>
      </w:pPr>
      <w:r>
        <w:t>Checked-in tickets cannot be transferred.</w:t>
      </w:r>
    </w:p>
    <w:p w14:paraId="0B84A100" w14:textId="77777777" w:rsidR="009E73F9" w:rsidRDefault="00000000">
      <w:pPr>
        <w:pStyle w:val="ListParagraph"/>
        <w:numPr>
          <w:ilvl w:val="0"/>
          <w:numId w:val="2"/>
        </w:numPr>
        <w:spacing w:after="60"/>
      </w:pPr>
      <w:r>
        <w:t>The claim link is single-use. Once claimed, it cannot be used again.</w:t>
      </w:r>
    </w:p>
    <w:p w14:paraId="7A212E99" w14:textId="77777777" w:rsidR="009E73F9" w:rsidRDefault="00000000">
      <w:pPr>
        <w:pStyle w:val="ListParagraph"/>
        <w:numPr>
          <w:ilvl w:val="0"/>
          <w:numId w:val="2"/>
        </w:numPr>
        <w:spacing w:after="60"/>
      </w:pPr>
      <w:r>
        <w:t>The ticket does not leave the purchaser's wallet until the recipient claims it. During Transfer Pending, the purchaser can cancel.</w:t>
      </w:r>
    </w:p>
    <w:p w14:paraId="6605AD39" w14:textId="77777777" w:rsidR="009E73F9" w:rsidRDefault="00000000">
      <w:pPr>
        <w:pStyle w:val="ListParagraph"/>
        <w:numPr>
          <w:ilvl w:val="0"/>
          <w:numId w:val="2"/>
        </w:numPr>
        <w:spacing w:after="60"/>
      </w:pPr>
      <w:r>
        <w:t>Transfer does not create a new Payment Intent or Payment Record. Capture occurs against the original purchaser's payment.</w:t>
      </w:r>
    </w:p>
    <w:p w14:paraId="02D3577A" w14:textId="77777777" w:rsidR="009E73F9" w:rsidRDefault="00000000">
      <w:pPr>
        <w:pStyle w:val="ListParagraph"/>
        <w:numPr>
          <w:ilvl w:val="0"/>
          <w:numId w:val="2"/>
        </w:numPr>
        <w:spacing w:after="60"/>
      </w:pPr>
      <w:r>
        <w:t>Transfer history is logged on the Ticket's audit trail.</w:t>
      </w:r>
    </w:p>
    <w:p w14:paraId="00CF88CA" w14:textId="77777777" w:rsidR="009E73F9" w:rsidRDefault="009E73F9">
      <w:pPr>
        <w:spacing w:after="80"/>
      </w:pPr>
    </w:p>
    <w:p w14:paraId="34BF59F8" w14:textId="77777777" w:rsidR="009E73F9" w:rsidRDefault="00000000">
      <w:pPr>
        <w:pStyle w:val="Heading2"/>
      </w:pPr>
      <w:bookmarkStart w:id="98" w:name="_Toc228879431"/>
      <w:r>
        <w:t>5.9 Reservation Cancellation</w:t>
      </w:r>
      <w:bookmarkEnd w:id="98"/>
    </w:p>
    <w:p w14:paraId="2BEB4C7E" w14:textId="77777777" w:rsidR="009E73F9" w:rsidRDefault="00000000">
      <w:pPr>
        <w:spacing w:after="120"/>
      </w:pPr>
      <w:r>
        <w:t>Consumers cannot self-cancel reservations. This is a deliberate design decision to maintain commitment and scarcity integrity.</w:t>
      </w:r>
    </w:p>
    <w:p w14:paraId="7CE2367E" w14:textId="77777777" w:rsidR="009E73F9" w:rsidRDefault="009E73F9">
      <w:pPr>
        <w:spacing w:after="80"/>
      </w:pPr>
    </w:p>
    <w:p w14:paraId="0D516CDF" w14:textId="77777777" w:rsidR="009E73F9" w:rsidRDefault="00000000">
      <w:pPr>
        <w:spacing w:after="120"/>
      </w:pPr>
      <w:r>
        <w:rPr>
          <w:b/>
          <w:bCs/>
        </w:rPr>
        <w:t>Cancellation can only be performed by:</w:t>
      </w:r>
    </w:p>
    <w:p w14:paraId="07CA6C79" w14:textId="77777777" w:rsidR="009E73F9" w:rsidRDefault="00000000">
      <w:pPr>
        <w:pStyle w:val="ListParagraph"/>
        <w:numPr>
          <w:ilvl w:val="0"/>
          <w:numId w:val="2"/>
        </w:numPr>
        <w:spacing w:after="60"/>
      </w:pPr>
      <w:r>
        <w:t>The Host (via the Host app or Enterprise Web App)</w:t>
      </w:r>
    </w:p>
    <w:p w14:paraId="7BB0200A" w14:textId="77777777" w:rsidR="009E73F9" w:rsidRDefault="00000000">
      <w:pPr>
        <w:pStyle w:val="ListParagraph"/>
        <w:numPr>
          <w:ilvl w:val="0"/>
          <w:numId w:val="2"/>
        </w:numPr>
        <w:spacing w:after="60"/>
      </w:pPr>
      <w:r>
        <w:t>Nigh Support (via the Support tool)</w:t>
      </w:r>
    </w:p>
    <w:p w14:paraId="2ECA27C7" w14:textId="77777777" w:rsidR="009E73F9" w:rsidRDefault="009E73F9">
      <w:pPr>
        <w:spacing w:after="80"/>
      </w:pPr>
    </w:p>
    <w:p w14:paraId="1C64D8C8" w14:textId="77777777" w:rsidR="009E73F9" w:rsidRDefault="00000000">
      <w:pPr>
        <w:spacing w:after="120"/>
      </w:pPr>
      <w:r>
        <w:rPr>
          <w:b/>
          <w:bCs/>
        </w:rPr>
        <w:t>Cancellation behavior depends on payment state:</w:t>
      </w:r>
    </w:p>
    <w:p w14:paraId="63DD422D" w14:textId="77777777" w:rsidR="009E73F9" w:rsidRDefault="00000000">
      <w:pPr>
        <w:pStyle w:val="ListParagraph"/>
        <w:numPr>
          <w:ilvl w:val="0"/>
          <w:numId w:val="2"/>
        </w:numPr>
        <w:spacing w:after="60"/>
      </w:pPr>
      <w:r>
        <w:lastRenderedPageBreak/>
        <w:t>Before capture (ticket status = Reserved): pre-authorization is released. Consumer's hold is removed. Ticket status = Canceled. Payment status = Authorization Released.</w:t>
      </w:r>
    </w:p>
    <w:p w14:paraId="3A40AA2A" w14:textId="77777777" w:rsidR="009E73F9" w:rsidRDefault="00000000">
      <w:pPr>
        <w:pStyle w:val="ListParagraph"/>
        <w:numPr>
          <w:ilvl w:val="0"/>
          <w:numId w:val="2"/>
        </w:numPr>
        <w:spacing w:after="60"/>
      </w:pPr>
      <w:r>
        <w:t>After capture (ticket status = Checked In): refund is processed. Host selects full or partial refund amount. Ticket status = Refunded. Payment status = Refunded.</w:t>
      </w:r>
    </w:p>
    <w:p w14:paraId="5DCCE3B9" w14:textId="77777777" w:rsidR="009E73F9" w:rsidRDefault="009E73F9">
      <w:pPr>
        <w:spacing w:after="80"/>
      </w:pPr>
    </w:p>
    <w:p w14:paraId="18492194" w14:textId="77777777" w:rsidR="009E73F9" w:rsidRDefault="00000000">
      <w:pPr>
        <w:spacing w:after="120"/>
      </w:pPr>
      <w:r>
        <w:rPr>
          <w:b/>
          <w:bCs/>
        </w:rPr>
        <w:t>Acceptance Criteria:</w:t>
      </w:r>
    </w:p>
    <w:p w14:paraId="4899D76C" w14:textId="77777777" w:rsidR="009E73F9" w:rsidRDefault="00000000">
      <w:pPr>
        <w:pStyle w:val="ListParagraph"/>
        <w:numPr>
          <w:ilvl w:val="0"/>
          <w:numId w:val="2"/>
        </w:numPr>
        <w:spacing w:after="60"/>
      </w:pPr>
      <w:r>
        <w:t>Consumers cannot self-cancel. There is no "Cancel Reservation" button in the Drops app.</w:t>
      </w:r>
    </w:p>
    <w:p w14:paraId="50EA2DF7" w14:textId="77777777" w:rsidR="009E73F9" w:rsidRDefault="00000000">
      <w:pPr>
        <w:pStyle w:val="ListParagraph"/>
        <w:numPr>
          <w:ilvl w:val="0"/>
          <w:numId w:val="2"/>
        </w:numPr>
        <w:spacing w:after="60"/>
      </w:pPr>
      <w:r>
        <w:t>Host cancels from the Host app (Orders page or Liveview guest list).</w:t>
      </w:r>
    </w:p>
    <w:p w14:paraId="42F22D81" w14:textId="77777777" w:rsidR="009E73F9" w:rsidRDefault="00000000">
      <w:pPr>
        <w:pStyle w:val="ListParagraph"/>
        <w:numPr>
          <w:ilvl w:val="0"/>
          <w:numId w:val="2"/>
        </w:numPr>
        <w:spacing w:after="60"/>
      </w:pPr>
      <w:r>
        <w:t>Support cancels from the Support tool.</w:t>
      </w:r>
    </w:p>
    <w:p w14:paraId="5FC8805C" w14:textId="77777777" w:rsidR="009E73F9" w:rsidRDefault="00000000">
      <w:pPr>
        <w:pStyle w:val="ListParagraph"/>
        <w:numPr>
          <w:ilvl w:val="0"/>
          <w:numId w:val="2"/>
        </w:numPr>
        <w:spacing w:after="60"/>
      </w:pPr>
      <w:r>
        <w:t>Canceled reservations restore capacity immediately (remaining capacity incremented).</w:t>
      </w:r>
    </w:p>
    <w:p w14:paraId="29F122BD" w14:textId="77777777" w:rsidR="009E73F9" w:rsidRDefault="00000000">
      <w:pPr>
        <w:pStyle w:val="ListParagraph"/>
        <w:numPr>
          <w:ilvl w:val="0"/>
          <w:numId w:val="2"/>
        </w:numPr>
        <w:spacing w:after="60"/>
      </w:pPr>
      <w:r>
        <w:t>Consumer is notified of cancellation via push notification and in-app message.</w:t>
      </w:r>
    </w:p>
    <w:p w14:paraId="22CE73EB" w14:textId="77777777" w:rsidR="009E73F9" w:rsidRDefault="009E73F9">
      <w:pPr>
        <w:spacing w:after="80"/>
      </w:pPr>
    </w:p>
    <w:p w14:paraId="6541CE3E" w14:textId="77777777" w:rsidR="009E73F9" w:rsidRDefault="00000000">
      <w:pPr>
        <w:pStyle w:val="Heading2"/>
      </w:pPr>
      <w:bookmarkStart w:id="99" w:name="_Toc228879432"/>
      <w:r>
        <w:t>5.10 N Credits</w:t>
      </w:r>
      <w:bookmarkEnd w:id="99"/>
    </w:p>
    <w:p w14:paraId="2892127E" w14:textId="77777777" w:rsidR="009E73F9" w:rsidRDefault="00000000">
      <w:pPr>
        <w:spacing w:after="120"/>
      </w:pPr>
      <w:r>
        <w:t>N Credits are a promotional currency that reduces the amount a consumer pays at checkout. They are a platform-level mechanism, not a host-level discount.</w:t>
      </w:r>
    </w:p>
    <w:p w14:paraId="06DC29D1" w14:textId="77777777" w:rsidR="009E73F9" w:rsidRDefault="009E73F9">
      <w:pPr>
        <w:spacing w:after="80"/>
      </w:pPr>
    </w:p>
    <w:p w14:paraId="473CF9B0" w14:textId="77777777" w:rsidR="009E73F9" w:rsidRDefault="00000000">
      <w:pPr>
        <w:pStyle w:val="Heading3"/>
      </w:pPr>
      <w:bookmarkStart w:id="100" w:name="_Toc228879433"/>
      <w:r>
        <w:t>5.10.1 Consumer N Credits</w:t>
      </w:r>
      <w:bookmarkEnd w:id="100"/>
    </w:p>
    <w:p w14:paraId="0943A8B6" w14:textId="77777777" w:rsidR="009E73F9" w:rsidRDefault="00000000">
      <w:pPr>
        <w:pStyle w:val="ListParagraph"/>
        <w:numPr>
          <w:ilvl w:val="0"/>
          <w:numId w:val="2"/>
        </w:numPr>
        <w:spacing w:after="60"/>
      </w:pPr>
      <w:r>
        <w:t>Applied at checkout before pre-authorization. Reduces the pre-auth amount.</w:t>
      </w:r>
    </w:p>
    <w:p w14:paraId="03AC0472" w14:textId="77777777" w:rsidR="009E73F9" w:rsidRDefault="00000000">
      <w:pPr>
        <w:pStyle w:val="ListParagraph"/>
        <w:numPr>
          <w:ilvl w:val="0"/>
          <w:numId w:val="2"/>
        </w:numPr>
        <w:spacing w:after="60"/>
      </w:pPr>
      <w:r>
        <w:t>Ledger-based: the balance is always derived from a sum of credit/debit entries. There is no static balance field.</w:t>
      </w:r>
    </w:p>
    <w:p w14:paraId="793330F9" w14:textId="77777777" w:rsidR="009E73F9" w:rsidRDefault="00000000">
      <w:pPr>
        <w:pStyle w:val="ListParagraph"/>
        <w:numPr>
          <w:ilvl w:val="0"/>
          <w:numId w:val="2"/>
        </w:numPr>
        <w:spacing w:after="60"/>
      </w:pPr>
      <w:r>
        <w:t>Non-transferable: credits cannot be sent to another consumer.</w:t>
      </w:r>
    </w:p>
    <w:p w14:paraId="3BEABD10" w14:textId="77777777" w:rsidR="009E73F9" w:rsidRDefault="00000000">
      <w:pPr>
        <w:pStyle w:val="ListParagraph"/>
        <w:numPr>
          <w:ilvl w:val="0"/>
          <w:numId w:val="2"/>
        </w:numPr>
        <w:spacing w:after="60"/>
      </w:pPr>
      <w:r>
        <w:t>Not cash-equivalent: credits cannot be withdrawn or converted to cash.</w:t>
      </w:r>
    </w:p>
    <w:p w14:paraId="3763EB5A" w14:textId="77777777" w:rsidR="009E73F9" w:rsidRDefault="00000000">
      <w:pPr>
        <w:pStyle w:val="ListParagraph"/>
        <w:numPr>
          <w:ilvl w:val="0"/>
          <w:numId w:val="2"/>
        </w:numPr>
        <w:spacing w:after="60"/>
      </w:pPr>
      <w:r>
        <w:t>Issued by Nigh Support only in v1. No self-service earning, no referral credits, no promotional codes.</w:t>
      </w:r>
    </w:p>
    <w:p w14:paraId="0F489BB0" w14:textId="77777777" w:rsidR="009E73F9" w:rsidRDefault="00000000">
      <w:pPr>
        <w:pStyle w:val="ListParagraph"/>
        <w:numPr>
          <w:ilvl w:val="0"/>
          <w:numId w:val="2"/>
        </w:numPr>
        <w:spacing w:after="60"/>
      </w:pPr>
      <w:r>
        <w:t>Optional expiration: each credit issuance may have an expiration date. Expired credits are excluded from balance calculation.</w:t>
      </w:r>
    </w:p>
    <w:p w14:paraId="6F89670E" w14:textId="77777777" w:rsidR="009E73F9" w:rsidRDefault="00000000">
      <w:pPr>
        <w:pStyle w:val="ListParagraph"/>
        <w:numPr>
          <w:ilvl w:val="0"/>
          <w:numId w:val="2"/>
        </w:numPr>
        <w:spacing w:after="60"/>
      </w:pPr>
      <w:r>
        <w:t>Restored on cancellation/refund: if a ticket is canceled or refunded, credits that were applied are credited back to the consumer's ledger.</w:t>
      </w:r>
    </w:p>
    <w:p w14:paraId="0543862A" w14:textId="77777777" w:rsidR="009E73F9" w:rsidRDefault="00000000">
      <w:pPr>
        <w:pStyle w:val="ListParagraph"/>
        <w:numPr>
          <w:ilvl w:val="0"/>
          <w:numId w:val="2"/>
        </w:numPr>
        <w:spacing w:after="60"/>
      </w:pPr>
      <w:r>
        <w:t>NOT restored on no-show: if a consumer no-shows and is captured, their credits are NOT restored.</w:t>
      </w:r>
    </w:p>
    <w:p w14:paraId="0A7EB953" w14:textId="77777777" w:rsidR="009E73F9" w:rsidRDefault="009E73F9">
      <w:pPr>
        <w:spacing w:after="80"/>
      </w:pPr>
    </w:p>
    <w:p w14:paraId="3A98643E" w14:textId="77777777" w:rsidR="009E73F9" w:rsidRDefault="00000000">
      <w:pPr>
        <w:spacing w:after="120"/>
      </w:pPr>
      <w:r>
        <w:rPr>
          <w:b/>
          <w:bCs/>
        </w:rPr>
        <w:t>Special case - Credits cover full amount:</w:t>
      </w:r>
    </w:p>
    <w:p w14:paraId="034A761E" w14:textId="77777777" w:rsidR="009E73F9" w:rsidRDefault="00000000">
      <w:pPr>
        <w:pStyle w:val="ListParagraph"/>
        <w:numPr>
          <w:ilvl w:val="0"/>
          <w:numId w:val="2"/>
        </w:numPr>
        <w:spacing w:after="60"/>
      </w:pPr>
      <w:r>
        <w:t>If N Credits &gt;= ticket price (after quantity calculation): pre-auth amount = $0.</w:t>
      </w:r>
    </w:p>
    <w:p w14:paraId="5AA21D56" w14:textId="77777777" w:rsidR="009E73F9" w:rsidRDefault="00000000">
      <w:pPr>
        <w:pStyle w:val="ListParagraph"/>
        <w:numPr>
          <w:ilvl w:val="0"/>
          <w:numId w:val="2"/>
        </w:numPr>
        <w:spacing w:after="60"/>
      </w:pPr>
      <w:r>
        <w:t>No payment method is required. The payment step is skipped.</w:t>
      </w:r>
    </w:p>
    <w:p w14:paraId="184C4E2E" w14:textId="77777777" w:rsidR="009E73F9" w:rsidRDefault="00000000">
      <w:pPr>
        <w:pStyle w:val="ListParagraph"/>
        <w:numPr>
          <w:ilvl w:val="0"/>
          <w:numId w:val="2"/>
        </w:numPr>
        <w:spacing w:after="60"/>
      </w:pPr>
      <w:r>
        <w:t>A Payment Record is still created (with amountPreAuthorized = 0, creditsApplied = full price).</w:t>
      </w:r>
    </w:p>
    <w:p w14:paraId="425FEE56" w14:textId="77777777" w:rsidR="009E73F9" w:rsidRDefault="009E73F9">
      <w:pPr>
        <w:spacing w:after="80"/>
      </w:pPr>
    </w:p>
    <w:p w14:paraId="754738D9" w14:textId="77777777" w:rsidR="009E73F9" w:rsidRDefault="00000000">
      <w:pPr>
        <w:spacing w:after="120"/>
      </w:pPr>
      <w:r>
        <w:rPr>
          <w:b/>
          <w:bCs/>
        </w:rPr>
        <w:t>Multi-ticket credit application:</w:t>
      </w:r>
    </w:p>
    <w:p w14:paraId="485CD458" w14:textId="77777777" w:rsidR="009E73F9" w:rsidRDefault="00000000">
      <w:pPr>
        <w:pStyle w:val="ListParagraph"/>
        <w:numPr>
          <w:ilvl w:val="0"/>
          <w:numId w:val="2"/>
        </w:numPr>
        <w:spacing w:after="60"/>
      </w:pPr>
      <w:r>
        <w:lastRenderedPageBreak/>
        <w:t>Credits are applied proportionally across tickets. If credits = $10 and 2 tickets at $15 each: each ticket gets $5 in credits, each pre-auth = $10.</w:t>
      </w:r>
    </w:p>
    <w:p w14:paraId="2C4B0305" w14:textId="77777777" w:rsidR="009E73F9" w:rsidRDefault="00000000">
      <w:pPr>
        <w:pStyle w:val="ListParagraph"/>
        <w:numPr>
          <w:ilvl w:val="0"/>
          <w:numId w:val="2"/>
        </w:numPr>
        <w:spacing w:after="60"/>
      </w:pPr>
      <w:r>
        <w:t>On partial refund: credit restore is proportional to the refunded amount.</w:t>
      </w:r>
    </w:p>
    <w:p w14:paraId="54BFA27E" w14:textId="77777777" w:rsidR="009E73F9" w:rsidRDefault="009E73F9">
      <w:pPr>
        <w:spacing w:after="80"/>
      </w:pPr>
    </w:p>
    <w:p w14:paraId="56C9A725" w14:textId="77777777" w:rsidR="009E73F9" w:rsidRDefault="00000000">
      <w:pPr>
        <w:pStyle w:val="Heading3"/>
      </w:pPr>
      <w:bookmarkStart w:id="101" w:name="_Toc228879434"/>
      <w:r>
        <w:t>5.10.2 Org Credits</w:t>
      </w:r>
      <w:bookmarkEnd w:id="101"/>
    </w:p>
    <w:p w14:paraId="111E1B73" w14:textId="77777777" w:rsidR="009E73F9" w:rsidRDefault="00000000">
      <w:pPr>
        <w:spacing w:after="120"/>
      </w:pPr>
      <w:r>
        <w:t>Separate from Consumer N Credits. Org Credits offset SaaS subscription invoices only.</w:t>
      </w:r>
    </w:p>
    <w:p w14:paraId="4B0FB88F" w14:textId="77777777" w:rsidR="009E73F9" w:rsidRDefault="00000000">
      <w:pPr>
        <w:pStyle w:val="ListParagraph"/>
        <w:numPr>
          <w:ilvl w:val="0"/>
          <w:numId w:val="2"/>
        </w:numPr>
        <w:spacing w:after="60"/>
      </w:pPr>
      <w:r>
        <w:t>Cannot offset per-transaction processing fees.</w:t>
      </w:r>
    </w:p>
    <w:p w14:paraId="35281F1D" w14:textId="77777777" w:rsidR="009E73F9" w:rsidRDefault="00000000">
      <w:pPr>
        <w:pStyle w:val="ListParagraph"/>
        <w:numPr>
          <w:ilvl w:val="0"/>
          <w:numId w:val="2"/>
        </w:numPr>
        <w:spacing w:after="60"/>
      </w:pPr>
      <w:r>
        <w:t>Separate ledger from consumer credits.</w:t>
      </w:r>
    </w:p>
    <w:p w14:paraId="5F3E7B38" w14:textId="77777777" w:rsidR="009E73F9" w:rsidRDefault="00000000">
      <w:pPr>
        <w:pStyle w:val="ListParagraph"/>
        <w:numPr>
          <w:ilvl w:val="0"/>
          <w:numId w:val="2"/>
        </w:numPr>
        <w:spacing w:after="60"/>
      </w:pPr>
      <w:r>
        <w:t>Applied automatically to the next subscription invoice.</w:t>
      </w:r>
    </w:p>
    <w:p w14:paraId="7B09EB75" w14:textId="77777777" w:rsidR="009E73F9" w:rsidRDefault="00000000">
      <w:pPr>
        <w:pStyle w:val="ListParagraph"/>
        <w:numPr>
          <w:ilvl w:val="0"/>
          <w:numId w:val="2"/>
        </w:numPr>
        <w:spacing w:after="60"/>
      </w:pPr>
      <w:r>
        <w:t>Issued by Nigh Support only in v1.</w:t>
      </w:r>
    </w:p>
    <w:p w14:paraId="469AD8B8" w14:textId="77777777" w:rsidR="009E73F9" w:rsidRDefault="009E73F9">
      <w:pPr>
        <w:spacing w:after="80"/>
      </w:pPr>
    </w:p>
    <w:p w14:paraId="3D78F65E" w14:textId="77777777" w:rsidR="009E73F9" w:rsidRDefault="00000000">
      <w:pPr>
        <w:pStyle w:val="Heading3"/>
      </w:pPr>
      <w:bookmarkStart w:id="102" w:name="_Toc228879435"/>
      <w:r>
        <w:t>5.10.3 Credit Ledger Model</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9E73F9" w14:paraId="65AFF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49040B9"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D0FEB7A" w14:textId="77777777" w:rsidR="009E73F9" w:rsidRDefault="00000000">
            <w:r>
              <w:rPr>
                <w:b/>
                <w:bCs/>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6C95ADF" w14:textId="77777777" w:rsidR="009E73F9" w:rsidRDefault="00000000">
            <w:r>
              <w:rPr>
                <w:b/>
                <w:bCs/>
                <w:sz w:val="20"/>
                <w:szCs w:val="20"/>
              </w:rPr>
              <w:t>Description</w:t>
            </w:r>
          </w:p>
        </w:tc>
      </w:tr>
      <w:tr w:rsidR="009E73F9" w14:paraId="3F8116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FDCF0" w14:textId="77777777" w:rsidR="009E73F9" w:rsidRDefault="00000000">
            <w:r>
              <w:rPr>
                <w:sz w:val="20"/>
                <w:szCs w:val="20"/>
              </w:rPr>
              <w:t>ledgerEntryId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BB1CA" w14:textId="77777777" w:rsidR="009E73F9" w:rsidRDefault="00000000">
            <w:r>
              <w:rPr>
                <w:sz w:val="20"/>
                <w:szCs w:val="20"/>
              </w:rPr>
              <w:t>String, unique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05A9D" w14:textId="77777777" w:rsidR="009E73F9" w:rsidRDefault="00000000">
            <w:r>
              <w:rPr>
                <w:sz w:val="20"/>
                <w:szCs w:val="20"/>
              </w:rPr>
              <w:t>Unique identifier for this ledger entry.</w:t>
            </w:r>
          </w:p>
        </w:tc>
      </w:tr>
      <w:tr w:rsidR="009E73F9" w14:paraId="0BF896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36652" w14:textId="77777777" w:rsidR="009E73F9" w:rsidRDefault="00000000">
            <w:r>
              <w:rPr>
                <w:sz w:val="20"/>
                <w:szCs w:val="20"/>
              </w:rPr>
              <w:t>userId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94110" w14:textId="77777777" w:rsidR="009E73F9" w:rsidRDefault="00000000">
            <w:r>
              <w:rPr>
                <w:sz w:val="20"/>
                <w:szCs w:val="20"/>
              </w:rPr>
              <w:t>FK → Consumer or Account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1E485" w14:textId="77777777" w:rsidR="009E73F9" w:rsidRDefault="00000000">
            <w:r>
              <w:rPr>
                <w:sz w:val="20"/>
                <w:szCs w:val="20"/>
              </w:rPr>
              <w:t>The consumer or Account this credit belongs to.</w:t>
            </w:r>
          </w:p>
        </w:tc>
      </w:tr>
      <w:tr w:rsidR="009E73F9" w14:paraId="68E350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C8583" w14:textId="77777777" w:rsidR="009E73F9" w:rsidRDefault="00000000">
            <w:r>
              <w:rPr>
                <w:sz w:val="20"/>
                <w:szCs w:val="20"/>
              </w:rPr>
              <w:t>creditType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E828" w14:textId="77777777" w:rsidR="009E73F9" w:rsidRDefault="00000000">
            <w:r>
              <w:rPr>
                <w:sz w:val="20"/>
                <w:szCs w:val="20"/>
              </w:rPr>
              <w:t>Enum: consumer | org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8F9C8" w14:textId="77777777" w:rsidR="009E73F9" w:rsidRDefault="00000000">
            <w:r>
              <w:rPr>
                <w:sz w:val="20"/>
                <w:szCs w:val="20"/>
              </w:rPr>
              <w:t>Distinguishes consumer N Credits from Org Credits.</w:t>
            </w:r>
          </w:p>
        </w:tc>
      </w:tr>
      <w:tr w:rsidR="009E73F9" w14:paraId="043A68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F14D8" w14:textId="77777777" w:rsidR="009E73F9" w:rsidRDefault="00000000">
            <w:r>
              <w:rPr>
                <w:sz w:val="20"/>
                <w:szCs w:val="20"/>
              </w:rPr>
              <w:t>amount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F9CE7" w14:textId="77777777" w:rsidR="009E73F9" w:rsidRDefault="00000000">
            <w:r>
              <w:rPr>
                <w:sz w:val="20"/>
                <w:szCs w:val="20"/>
              </w:rPr>
              <w:t>Integer (cents), positive or negative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31C1D" w14:textId="77777777" w:rsidR="009E73F9" w:rsidRDefault="00000000">
            <w:r>
              <w:rPr>
                <w:sz w:val="20"/>
                <w:szCs w:val="20"/>
              </w:rPr>
              <w:t>Positive = credit issued. Negative = credit consumed or expired.</w:t>
            </w:r>
          </w:p>
        </w:tc>
      </w:tr>
      <w:tr w:rsidR="009E73F9" w14:paraId="7D83DF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1A959" w14:textId="77777777" w:rsidR="009E73F9" w:rsidRDefault="00000000">
            <w:r>
              <w:rPr>
                <w:sz w:val="20"/>
                <w:szCs w:val="20"/>
              </w:rPr>
              <w:t>reason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A89B5" w14:textId="77777777" w:rsidR="009E73F9" w:rsidRDefault="00000000">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1BE72" w14:textId="77777777" w:rsidR="009E73F9" w:rsidRDefault="00000000">
            <w:r>
              <w:rPr>
                <w:sz w:val="20"/>
                <w:szCs w:val="20"/>
              </w:rPr>
              <w:t>Why this entry exists (e.g., "Support issuance", "Applied to ticket tkt_XXX", "Restored from refund").</w:t>
            </w:r>
          </w:p>
        </w:tc>
      </w:tr>
      <w:tr w:rsidR="009E73F9" w14:paraId="5C4AEB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49670" w14:textId="77777777" w:rsidR="009E73F9" w:rsidRDefault="00000000">
            <w:r>
              <w:rPr>
                <w:sz w:val="20"/>
                <w:szCs w:val="20"/>
              </w:rPr>
              <w:t>expirationDate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C143C" w14:textId="77777777" w:rsidR="009E73F9" w:rsidRDefault="00000000">
            <w:r>
              <w:rPr>
                <w:sz w:val="20"/>
                <w:szCs w:val="20"/>
              </w:rPr>
              <w:t>Date,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141ED" w14:textId="77777777" w:rsidR="009E73F9" w:rsidRDefault="00000000">
            <w:r>
              <w:rPr>
                <w:sz w:val="20"/>
                <w:szCs w:val="20"/>
              </w:rPr>
              <w:t>If set, this credit expires on this date and is excluded from balance after expiry.</w:t>
            </w:r>
          </w:p>
        </w:tc>
      </w:tr>
      <w:tr w:rsidR="009E73F9" w14:paraId="3F97CC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4F4FC" w14:textId="77777777" w:rsidR="009E73F9" w:rsidRDefault="00000000">
            <w:r>
              <w:rPr>
                <w:sz w:val="20"/>
                <w:szCs w:val="20"/>
              </w:rPr>
              <w:t>createdBy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73567" w14:textId="77777777" w:rsidR="009E73F9" w:rsidRDefault="00000000">
            <w:r>
              <w:rPr>
                <w:sz w:val="20"/>
                <w:szCs w:val="20"/>
              </w:rPr>
              <w:t>FK → User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85954" w14:textId="77777777" w:rsidR="009E73F9" w:rsidRDefault="00000000">
            <w:r>
              <w:rPr>
                <w:sz w:val="20"/>
                <w:szCs w:val="20"/>
              </w:rPr>
              <w:t>The Support agent or system that created this entry.</w:t>
            </w:r>
          </w:p>
        </w:tc>
      </w:tr>
      <w:tr w:rsidR="009E73F9" w14:paraId="510FC2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DBA17" w14:textId="77777777" w:rsidR="009E73F9" w:rsidRDefault="00000000">
            <w:r>
              <w:rPr>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8EA7C"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860A1" w14:textId="77777777" w:rsidR="009E73F9" w:rsidRDefault="00000000">
            <w:r>
              <w:rPr>
                <w:sz w:val="20"/>
                <w:szCs w:val="20"/>
              </w:rPr>
              <w:t>When this entry was created.</w:t>
            </w:r>
          </w:p>
        </w:tc>
      </w:tr>
    </w:tbl>
    <w:p w14:paraId="649A03D4" w14:textId="77777777" w:rsidR="009E73F9" w:rsidRDefault="009E73F9">
      <w:pPr>
        <w:spacing w:after="80"/>
      </w:pPr>
    </w:p>
    <w:p w14:paraId="0391CC0A" w14:textId="77777777" w:rsidR="009E73F9" w:rsidRDefault="00000000">
      <w:pPr>
        <w:spacing w:after="120"/>
      </w:pPr>
      <w:r>
        <w:t>Balance is always derived: SUM(amount) WHERE creditType = 'consumer' AND userId = X AND (expirationDate IS NULL OR expirationDate &gt; now()). There is no cached or static balance field.</w:t>
      </w:r>
    </w:p>
    <w:p w14:paraId="0B4D3DF4" w14:textId="77777777" w:rsidR="009E73F9" w:rsidRDefault="009E73F9">
      <w:pPr>
        <w:spacing w:after="80"/>
      </w:pPr>
    </w:p>
    <w:p w14:paraId="2D4E7476" w14:textId="77777777" w:rsidR="009E73F9" w:rsidRDefault="00000000">
      <w:pPr>
        <w:spacing w:after="120"/>
      </w:pPr>
      <w:r>
        <w:rPr>
          <w:b/>
          <w:bCs/>
        </w:rPr>
        <w:t>Acceptance Criteria:</w:t>
      </w:r>
    </w:p>
    <w:p w14:paraId="35D69CE6" w14:textId="77777777" w:rsidR="009E73F9" w:rsidRDefault="00000000">
      <w:pPr>
        <w:pStyle w:val="ListParagraph"/>
        <w:numPr>
          <w:ilvl w:val="0"/>
          <w:numId w:val="2"/>
        </w:numPr>
        <w:spacing w:after="60"/>
      </w:pPr>
      <w:r>
        <w:t>Credit balance is always derived from the ledger. No manual overrides, no direct balance edits.</w:t>
      </w:r>
    </w:p>
    <w:p w14:paraId="054DE8B8" w14:textId="77777777" w:rsidR="009E73F9" w:rsidRDefault="00000000">
      <w:pPr>
        <w:pStyle w:val="ListParagraph"/>
        <w:numPr>
          <w:ilvl w:val="0"/>
          <w:numId w:val="2"/>
        </w:numPr>
        <w:spacing w:after="60"/>
      </w:pPr>
      <w:r>
        <w:t>Full audit trail: every credit issuance, consumption, restoration, and expiration is a ledger entry.</w:t>
      </w:r>
    </w:p>
    <w:p w14:paraId="18E5810F" w14:textId="77777777" w:rsidR="009E73F9" w:rsidRDefault="00000000">
      <w:pPr>
        <w:pStyle w:val="ListParagraph"/>
        <w:numPr>
          <w:ilvl w:val="0"/>
          <w:numId w:val="2"/>
        </w:numPr>
        <w:spacing w:after="60"/>
      </w:pPr>
      <w:r>
        <w:t>Credits are applied before pre-auth calculation. The pre-auth amount = ticket price - credits applied.</w:t>
      </w:r>
    </w:p>
    <w:p w14:paraId="3794E85A" w14:textId="77777777" w:rsidR="009E73F9" w:rsidRDefault="00000000">
      <w:pPr>
        <w:pStyle w:val="ListParagraph"/>
        <w:numPr>
          <w:ilvl w:val="0"/>
          <w:numId w:val="2"/>
        </w:numPr>
        <w:spacing w:after="60"/>
      </w:pPr>
      <w:r>
        <w:t>Credits are restored on cancellation/refund (positive ledger entry with reason "Restored from refund/cancellation").</w:t>
      </w:r>
    </w:p>
    <w:p w14:paraId="66A29E9B" w14:textId="77777777" w:rsidR="009E73F9" w:rsidRDefault="00000000">
      <w:pPr>
        <w:pStyle w:val="ListParagraph"/>
        <w:numPr>
          <w:ilvl w:val="0"/>
          <w:numId w:val="2"/>
        </w:numPr>
        <w:spacing w:after="60"/>
      </w:pPr>
      <w:r>
        <w:lastRenderedPageBreak/>
        <w:t>Credits are NOT restored on no-show capture.</w:t>
      </w:r>
    </w:p>
    <w:p w14:paraId="07AB9F51" w14:textId="77777777" w:rsidR="009E73F9" w:rsidRDefault="00000000">
      <w:pPr>
        <w:pStyle w:val="ListParagraph"/>
        <w:numPr>
          <w:ilvl w:val="0"/>
          <w:numId w:val="2"/>
        </w:numPr>
        <w:spacing w:after="60"/>
      </w:pPr>
      <w:r>
        <w:t>Org Credits and Consumer Credits are separate ledgers. They cannot be mixed or transferred between them.</w:t>
      </w:r>
    </w:p>
    <w:p w14:paraId="5E0B9554" w14:textId="77777777" w:rsidR="009E73F9" w:rsidRDefault="009E73F9">
      <w:pPr>
        <w:spacing w:after="80"/>
      </w:pPr>
    </w:p>
    <w:p w14:paraId="7D6CAC7A" w14:textId="77777777" w:rsidR="009E73F9" w:rsidRDefault="00000000">
      <w:pPr>
        <w:pStyle w:val="Heading2"/>
      </w:pPr>
      <w:bookmarkStart w:id="103" w:name="_Toc228879436"/>
      <w:r>
        <w:t>5.11 Follow Prompt at Checkout</w:t>
      </w:r>
      <w:bookmarkEnd w:id="103"/>
    </w:p>
    <w:p w14:paraId="4D21B2EA" w14:textId="77777777" w:rsidR="009E73F9" w:rsidRDefault="00000000">
      <w:pPr>
        <w:spacing w:after="120"/>
      </w:pPr>
      <w:r>
        <w:t>During the checkout flow, consumers are prompted to follow the host Account.</w:t>
      </w:r>
    </w:p>
    <w:p w14:paraId="20D998BF" w14:textId="77777777" w:rsidR="009E73F9" w:rsidRDefault="009E73F9">
      <w:pPr>
        <w:spacing w:after="80"/>
      </w:pPr>
    </w:p>
    <w:p w14:paraId="56C593C7" w14:textId="77777777" w:rsidR="009E73F9" w:rsidRDefault="00000000">
      <w:pPr>
        <w:spacing w:after="120"/>
      </w:pPr>
      <w:r>
        <w:t>Display: "Follow [Account Name] on Nigh" with a checkbox.</w:t>
      </w:r>
    </w:p>
    <w:p w14:paraId="74C32290" w14:textId="77777777" w:rsidR="009E73F9" w:rsidRDefault="00000000">
      <w:pPr>
        <w:spacing w:after="120"/>
      </w:pPr>
      <w:r>
        <w:t>Default state: checked (opt-out model).</w:t>
      </w:r>
    </w:p>
    <w:p w14:paraId="7D11F661" w14:textId="77777777" w:rsidR="009E73F9" w:rsidRDefault="00000000">
      <w:pPr>
        <w:spacing w:after="120"/>
      </w:pPr>
      <w:r>
        <w:t>Consumer may uncheck before confirming.</w:t>
      </w:r>
    </w:p>
    <w:p w14:paraId="3525E20C" w14:textId="77777777" w:rsidR="009E73F9" w:rsidRDefault="00000000">
      <w:pPr>
        <w:spacing w:after="120"/>
      </w:pPr>
      <w:r>
        <w:t>Follow action is applied after successful reservation (not before, to avoid following without reserving).</w:t>
      </w:r>
    </w:p>
    <w:p w14:paraId="095DB51D" w14:textId="77777777" w:rsidR="009E73F9" w:rsidRDefault="009E73F9">
      <w:pPr>
        <w:spacing w:after="80"/>
      </w:pPr>
    </w:p>
    <w:p w14:paraId="6AF9C956" w14:textId="77777777" w:rsidR="009E73F9" w:rsidRDefault="00000000">
      <w:pPr>
        <w:spacing w:after="120"/>
      </w:pPr>
      <w:r>
        <w:rPr>
          <w:b/>
          <w:bCs/>
        </w:rPr>
        <w:t>Acceptance Criteria:</w:t>
      </w:r>
    </w:p>
    <w:p w14:paraId="0BADE41A" w14:textId="77777777" w:rsidR="009E73F9" w:rsidRDefault="00000000">
      <w:pPr>
        <w:pStyle w:val="ListParagraph"/>
        <w:numPr>
          <w:ilvl w:val="0"/>
          <w:numId w:val="2"/>
        </w:numPr>
        <w:spacing w:after="60"/>
      </w:pPr>
      <w:r>
        <w:t>Follow prompt is displayed on every checkout for Accounts the consumer does not already follow.</w:t>
      </w:r>
    </w:p>
    <w:p w14:paraId="291476AA" w14:textId="77777777" w:rsidR="009E73F9" w:rsidRDefault="00000000">
      <w:pPr>
        <w:pStyle w:val="ListParagraph"/>
        <w:numPr>
          <w:ilvl w:val="0"/>
          <w:numId w:val="2"/>
        </w:numPr>
        <w:spacing w:after="60"/>
      </w:pPr>
      <w:r>
        <w:t>If the consumer already follows the Account, the prompt is not shown.</w:t>
      </w:r>
    </w:p>
    <w:p w14:paraId="11191A99" w14:textId="77777777" w:rsidR="009E73F9" w:rsidRDefault="00000000">
      <w:pPr>
        <w:pStyle w:val="ListParagraph"/>
        <w:numPr>
          <w:ilvl w:val="0"/>
          <w:numId w:val="2"/>
        </w:numPr>
        <w:spacing w:after="60"/>
      </w:pPr>
      <w:r>
        <w:t>Default is checked (follow). Consumer can uncheck (opt out).</w:t>
      </w:r>
    </w:p>
    <w:p w14:paraId="0B1E13F6" w14:textId="77777777" w:rsidR="009E73F9" w:rsidRDefault="00000000">
      <w:pPr>
        <w:pStyle w:val="ListParagraph"/>
        <w:numPr>
          <w:ilvl w:val="0"/>
          <w:numId w:val="2"/>
        </w:numPr>
        <w:spacing w:after="60"/>
      </w:pPr>
      <w:r>
        <w:t>Follow is applied after successful reservation confirmation, not before.</w:t>
      </w:r>
    </w:p>
    <w:p w14:paraId="1BF07692" w14:textId="77777777" w:rsidR="009E73F9" w:rsidRDefault="009E73F9">
      <w:pPr>
        <w:spacing w:after="80"/>
      </w:pPr>
    </w:p>
    <w:p w14:paraId="73018D56" w14:textId="77777777" w:rsidR="009E73F9" w:rsidRDefault="00000000">
      <w:pPr>
        <w:pStyle w:val="Heading2"/>
      </w:pPr>
      <w:bookmarkStart w:id="104" w:name="_Toc228879437"/>
      <w:r>
        <w:t>5.12 Dual Pricing (New vs. Existing Guest)</w:t>
      </w:r>
      <w:bookmarkEnd w:id="104"/>
    </w:p>
    <w:p w14:paraId="1D981554" w14:textId="77777777" w:rsidR="009E73F9" w:rsidRDefault="00000000">
      <w:pPr>
        <w:spacing w:after="120"/>
      </w:pPr>
      <w:del w:id="924" w:author="Claude" w:date="2026-05-17T00:00:00Z">
        <w:r>
          <w:delText>Hosts may optionally set two prices for a Drop: one for new guests and one for existing guests. This incentivizes repeat visits and rewards loyalty.</w:delText>
        </w:r>
      </w:del>
      <w:ins w:id="925" w:author="Claude" w:date="2026-05-17T00:00:00Z">
        <w:r>
          <w:t>DEPRECATED: This section is superseded by Segment Pricing (see Section 3.3.7). The old dual pricing model (New Customer vs. Existing Customer toggle) has been replaced by subscription-gated Segment Pricing with support for multiple audience tiers.</w:t>
        </w:r>
      </w:ins>
    </w:p>
    <w:p w14:paraId="6E76FF5F" w14:textId="77777777" w:rsidR="009E73F9" w:rsidRDefault="009E73F9">
      <w:pPr>
        <w:spacing w:after="80"/>
      </w:pPr>
    </w:p>
    <w:p w14:paraId="662FC0C4" w14:textId="77777777" w:rsidR="009E73F9" w:rsidRDefault="00000000">
      <w:pPr>
        <w:spacing w:after="120"/>
      </w:pPr>
      <w:r>
        <w:rPr>
          <w:b/>
          <w:bCs/>
        </w:rPr>
        <w:t>Definitions:</w:t>
      </w:r>
    </w:p>
    <w:p w14:paraId="51031690" w14:textId="77777777" w:rsidR="009E73F9" w:rsidRDefault="00000000">
      <w:pPr>
        <w:pStyle w:val="ListParagraph"/>
        <w:numPr>
          <w:ilvl w:val="0"/>
          <w:numId w:val="2"/>
        </w:numPr>
        <w:spacing w:after="60"/>
      </w:pPr>
      <w:r>
        <w:t>New Guest: a consumer who has never attended a Drop hosted by this Account AND is not on the Account's guest list.</w:t>
      </w:r>
    </w:p>
    <w:p w14:paraId="7E8579B6" w14:textId="77777777" w:rsidR="009E73F9" w:rsidRDefault="00000000">
      <w:pPr>
        <w:pStyle w:val="ListParagraph"/>
        <w:numPr>
          <w:ilvl w:val="0"/>
          <w:numId w:val="2"/>
        </w:numPr>
        <w:spacing w:after="60"/>
      </w:pPr>
      <w:r>
        <w:t>Existing Guest: a consumer who has attended at least one Drop hosted by this Account (has a Checked-In ticket) OR is on the Account's guest list.</w:t>
      </w:r>
    </w:p>
    <w:p w14:paraId="619B2E6E" w14:textId="77777777" w:rsidR="009E73F9" w:rsidRDefault="009E73F9">
      <w:pPr>
        <w:spacing w:after="80"/>
      </w:pPr>
    </w:p>
    <w:p w14:paraId="195120C8" w14:textId="77777777" w:rsidR="009E73F9" w:rsidRDefault="00000000">
      <w:pPr>
        <w:spacing w:after="120"/>
      </w:pPr>
      <w:r>
        <w:rPr>
          <w:b/>
          <w:bCs/>
        </w:rPr>
        <w:t>Rules:</w:t>
      </w:r>
    </w:p>
    <w:p w14:paraId="586364EF" w14:textId="77777777" w:rsidR="009E73F9" w:rsidRDefault="00000000">
      <w:pPr>
        <w:pStyle w:val="ListParagraph"/>
        <w:numPr>
          <w:ilvl w:val="0"/>
          <w:numId w:val="2"/>
        </w:numPr>
        <w:spacing w:after="60"/>
      </w:pPr>
      <w:r>
        <w:t>Dual Pricing is optional. Single-price Drops remain the default.</w:t>
      </w:r>
    </w:p>
    <w:p w14:paraId="7823FB37" w14:textId="77777777" w:rsidR="009E73F9" w:rsidRDefault="00000000">
      <w:pPr>
        <w:pStyle w:val="ListParagraph"/>
        <w:numPr>
          <w:ilvl w:val="0"/>
          <w:numId w:val="2"/>
        </w:numPr>
        <w:spacing w:after="60"/>
      </w:pPr>
      <w:r>
        <w:t>Determination is per-Account, not platform-wide. A consumer who is "existing" at Account A may be "new" at Account B.</w:t>
      </w:r>
    </w:p>
    <w:p w14:paraId="17695762" w14:textId="77777777" w:rsidR="009E73F9" w:rsidRDefault="00000000">
      <w:pPr>
        <w:pStyle w:val="ListParagraph"/>
        <w:numPr>
          <w:ilvl w:val="0"/>
          <w:numId w:val="2"/>
        </w:numPr>
        <w:spacing w:after="60"/>
      </w:pPr>
      <w:r>
        <w:t>Price determination is automatic at checkout. The system checks the consumer's history with the host Account and applies the correct price.</w:t>
      </w:r>
    </w:p>
    <w:p w14:paraId="3F49FB61" w14:textId="77777777" w:rsidR="009E73F9" w:rsidRDefault="00000000">
      <w:pPr>
        <w:pStyle w:val="ListParagraph"/>
        <w:numPr>
          <w:ilvl w:val="0"/>
          <w:numId w:val="2"/>
        </w:numPr>
        <w:spacing w:after="60"/>
      </w:pPr>
      <w:r>
        <w:t>Both prices are displayed on the Drop detail page: "New Guest: $25 | Existing Guest: $20".</w:t>
      </w:r>
    </w:p>
    <w:p w14:paraId="143D9B99" w14:textId="77777777" w:rsidR="009E73F9" w:rsidRDefault="009E73F9">
      <w:pPr>
        <w:spacing w:after="80"/>
      </w:pPr>
    </w:p>
    <w:p w14:paraId="1A86EA84" w14:textId="77777777" w:rsidR="009E73F9" w:rsidRDefault="00000000">
      <w:pPr>
        <w:spacing w:after="120"/>
      </w:pPr>
      <w:r>
        <w:rPr>
          <w:b/>
          <w:bCs/>
        </w:rPr>
        <w:lastRenderedPageBreak/>
        <w:t>Acceptance Criteria:</w:t>
      </w:r>
    </w:p>
    <w:p w14:paraId="44DF8AB1" w14:textId="77777777" w:rsidR="009E73F9" w:rsidRDefault="00000000">
      <w:pPr>
        <w:pStyle w:val="ListParagraph"/>
        <w:numPr>
          <w:ilvl w:val="0"/>
          <w:numId w:val="2"/>
        </w:numPr>
        <w:spacing w:after="60"/>
      </w:pPr>
      <w:r>
        <w:t>Dual Pricing is an optional host configuration. Default is single price.</w:t>
      </w:r>
    </w:p>
    <w:p w14:paraId="4ED87FBE" w14:textId="77777777" w:rsidR="009E73F9" w:rsidRDefault="00000000">
      <w:pPr>
        <w:pStyle w:val="ListParagraph"/>
        <w:numPr>
          <w:ilvl w:val="0"/>
          <w:numId w:val="2"/>
        </w:numPr>
        <w:spacing w:after="60"/>
      </w:pPr>
      <w:r>
        <w:t>Guest status determination is per-Account based on check-in history and guest list membership.</w:t>
      </w:r>
    </w:p>
    <w:p w14:paraId="62A974E3" w14:textId="77777777" w:rsidR="009E73F9" w:rsidRDefault="00000000">
      <w:pPr>
        <w:pStyle w:val="ListParagraph"/>
        <w:numPr>
          <w:ilvl w:val="0"/>
          <w:numId w:val="2"/>
        </w:numPr>
        <w:spacing w:after="60"/>
      </w:pPr>
      <w:r>
        <w:t>Server-side validation ensures the correct price is applied. Client-side display is informational only.</w:t>
      </w:r>
    </w:p>
    <w:p w14:paraId="19F612A4" w14:textId="77777777" w:rsidR="009E73F9" w:rsidRDefault="00000000">
      <w:pPr>
        <w:pStyle w:val="ListParagraph"/>
        <w:numPr>
          <w:ilvl w:val="0"/>
          <w:numId w:val="2"/>
        </w:numPr>
        <w:spacing w:after="60"/>
      </w:pPr>
      <w:r>
        <w:t>Price applied at checkout matches the consumer's status. No manual price selection by consumer.</w:t>
      </w:r>
    </w:p>
    <w:p w14:paraId="1035DFD1" w14:textId="77777777" w:rsidR="009E73F9" w:rsidRDefault="009E73F9">
      <w:pPr>
        <w:spacing w:after="80"/>
      </w:pPr>
    </w:p>
    <w:p w14:paraId="7DD81E47" w14:textId="77777777" w:rsidR="009E73F9" w:rsidRDefault="00000000">
      <w:r>
        <w:br w:type="page"/>
      </w:r>
    </w:p>
    <w:p w14:paraId="670E8353" w14:textId="77777777" w:rsidR="009E73F9" w:rsidRDefault="00000000">
      <w:pPr>
        <w:pStyle w:val="Heading1"/>
      </w:pPr>
      <w:bookmarkStart w:id="105" w:name="_Toc228879438"/>
      <w:r>
        <w:lastRenderedPageBreak/>
        <w:t>6. Check-In and No-Show Handling</w:t>
      </w:r>
      <w:bookmarkEnd w:id="105"/>
    </w:p>
    <w:p w14:paraId="32D0F8D2" w14:textId="77777777" w:rsidR="009E73F9" w:rsidRDefault="00000000">
      <w:pPr>
        <w:spacing w:after="120"/>
      </w:pPr>
      <w:r>
        <w:t>Check-in is the moment of truth on Nigh. It confirms physical presence, triggers payment capture, and transitions the reservation from commitment to fulfillment. This section specifies every aspect of the check-in process and the no-show handling that follows.</w:t>
      </w:r>
    </w:p>
    <w:p w14:paraId="15E658D3" w14:textId="77777777" w:rsidR="009E73F9" w:rsidRDefault="009E73F9">
      <w:pPr>
        <w:spacing w:after="80"/>
      </w:pPr>
    </w:p>
    <w:p w14:paraId="40EA4389" w14:textId="77777777" w:rsidR="009E73F9" w:rsidRDefault="00000000">
      <w:pPr>
        <w:pStyle w:val="Heading2"/>
      </w:pPr>
      <w:bookmarkStart w:id="106" w:name="_Toc228879439"/>
      <w:r>
        <w:t>6.1 Check-In Window</w:t>
      </w:r>
      <w:bookmarkEnd w:id="106"/>
    </w:p>
    <w:p w14:paraId="762DB10A" w14:textId="77777777" w:rsidR="009E73F9" w:rsidRDefault="00000000">
      <w:pPr>
        <w:spacing w:after="120"/>
      </w:pPr>
      <w:r>
        <w:t>Check-in is allowed only during a defined window. Outside this window, QR scans and manual check-ins are rejected.</w:t>
      </w:r>
    </w:p>
    <w:p w14:paraId="51EDB768" w14:textId="77777777" w:rsidR="009E73F9" w:rsidRDefault="009E73F9">
      <w:pPr>
        <w:spacing w:after="80"/>
      </w:pPr>
    </w:p>
    <w:p w14:paraId="27A1E47A" w14:textId="77777777" w:rsidR="009E73F9" w:rsidRDefault="00000000">
      <w:pPr>
        <w:pStyle w:val="ListParagraph"/>
        <w:numPr>
          <w:ilvl w:val="0"/>
          <w:numId w:val="2"/>
        </w:numPr>
        <w:spacing w:after="60"/>
      </w:pPr>
      <w:r>
        <w:t>Window opens: at the Drop's Start Time (Start Time Drops) or Arrival Window Start (Arrival Window Drops).</w:t>
      </w:r>
    </w:p>
    <w:p w14:paraId="08C6F20B" w14:textId="77777777" w:rsidR="009E73F9" w:rsidRDefault="00000000">
      <w:pPr>
        <w:pStyle w:val="ListParagraph"/>
        <w:numPr>
          <w:ilvl w:val="0"/>
          <w:numId w:val="2"/>
        </w:numPr>
        <w:spacing w:after="60"/>
      </w:pPr>
      <w:r>
        <w:t>Window closes: at the Check-In Cutoff. This is either the host-defined cutoff or the Org-level default.</w:t>
      </w:r>
    </w:p>
    <w:p w14:paraId="53403BAE" w14:textId="77777777" w:rsidR="009E73F9" w:rsidRDefault="00000000">
      <w:pPr>
        <w:pStyle w:val="ListParagraph"/>
        <w:numPr>
          <w:ilvl w:val="0"/>
          <w:numId w:val="2"/>
        </w:numPr>
        <w:spacing w:after="60"/>
      </w:pPr>
      <w:r>
        <w:t>For Start Time Drops: default Check-In Cutoff = Start Time + 15 minutes (configurable per Account).</w:t>
      </w:r>
    </w:p>
    <w:p w14:paraId="623E5814" w14:textId="77777777" w:rsidR="009E73F9" w:rsidRDefault="00000000">
      <w:pPr>
        <w:pStyle w:val="ListParagraph"/>
        <w:numPr>
          <w:ilvl w:val="0"/>
          <w:numId w:val="2"/>
        </w:numPr>
        <w:spacing w:after="60"/>
      </w:pPr>
      <w:r>
        <w:t>For Arrival Window Drops: default Check-In Cutoff = Arrival Window End.</w:t>
      </w:r>
    </w:p>
    <w:p w14:paraId="0CC5D741" w14:textId="77777777" w:rsidR="009E73F9" w:rsidRDefault="009E73F9">
      <w:pPr>
        <w:spacing w:after="80"/>
      </w:pPr>
    </w:p>
    <w:p w14:paraId="1CDF7FE1" w14:textId="77777777" w:rsidR="009E73F9" w:rsidRDefault="00000000">
      <w:pPr>
        <w:spacing w:after="120"/>
      </w:pPr>
      <w:r>
        <w:rPr>
          <w:b/>
          <w:bCs/>
        </w:rPr>
        <w:t>Acceptance Criteria:</w:t>
      </w:r>
    </w:p>
    <w:p w14:paraId="4539951C" w14:textId="77777777" w:rsidR="009E73F9" w:rsidRDefault="00000000">
      <w:pPr>
        <w:pStyle w:val="ListParagraph"/>
        <w:numPr>
          <w:ilvl w:val="0"/>
          <w:numId w:val="2"/>
        </w:numPr>
        <w:spacing w:after="60"/>
      </w:pPr>
      <w:r>
        <w:t>Check-in attempts before the window opens are rejected: "Check-in hasn't started yet. Starts at [time]."</w:t>
      </w:r>
    </w:p>
    <w:p w14:paraId="4D1A19C1" w14:textId="77777777" w:rsidR="009E73F9" w:rsidRDefault="00000000">
      <w:pPr>
        <w:pStyle w:val="ListParagraph"/>
        <w:numPr>
          <w:ilvl w:val="0"/>
          <w:numId w:val="2"/>
        </w:numPr>
        <w:spacing w:after="60"/>
      </w:pPr>
      <w:r>
        <w:t>Check-in attempts after the cutoff are rejected: "Check-in is closed for this Drop."</w:t>
      </w:r>
    </w:p>
    <w:p w14:paraId="7D5ADEFF" w14:textId="77777777" w:rsidR="009E73F9" w:rsidRDefault="00000000">
      <w:pPr>
        <w:pStyle w:val="ListParagraph"/>
        <w:numPr>
          <w:ilvl w:val="0"/>
          <w:numId w:val="2"/>
        </w:numPr>
        <w:spacing w:after="60"/>
      </w:pPr>
      <w:r>
        <w:t>The check-in window is displayed in the host's Liveview as a countdown.</w:t>
      </w:r>
    </w:p>
    <w:p w14:paraId="2229CD55" w14:textId="77777777" w:rsidR="009E73F9" w:rsidRDefault="009E73F9">
      <w:pPr>
        <w:spacing w:after="80"/>
      </w:pPr>
    </w:p>
    <w:p w14:paraId="38B6F08C" w14:textId="77777777" w:rsidR="009E73F9" w:rsidRDefault="00000000">
      <w:pPr>
        <w:pStyle w:val="Heading2"/>
      </w:pPr>
      <w:bookmarkStart w:id="107" w:name="_Toc228879440"/>
      <w:r>
        <w:t>6.2 QR-Based Check-In</w:t>
      </w:r>
      <w:bookmarkEnd w:id="107"/>
    </w:p>
    <w:p w14:paraId="5D370D50" w14:textId="77777777" w:rsidR="009E73F9" w:rsidRDefault="009E73F9">
      <w:pPr>
        <w:spacing w:after="80"/>
      </w:pPr>
    </w:p>
    <w:p w14:paraId="2406A9D4" w14:textId="77777777" w:rsidR="009E73F9" w:rsidRDefault="00000000">
      <w:pPr>
        <w:pStyle w:val="Heading3"/>
      </w:pPr>
      <w:bookmarkStart w:id="108" w:name="_Toc228879441"/>
      <w:r>
        <w:t>6.2.1 Mode A - Host Scans Consumer QR</w:t>
      </w:r>
      <w:bookmarkEnd w:id="108"/>
    </w:p>
    <w:p w14:paraId="2EADF5D8" w14:textId="77777777" w:rsidR="009E73F9" w:rsidRDefault="00000000">
      <w:pPr>
        <w:spacing w:after="120"/>
      </w:pPr>
      <w:r>
        <w:t>This is the primary check-in mode. The host uses the Host app camera to scan the consumer's QR code displayed in their Drops app wallet.</w:t>
      </w:r>
    </w:p>
    <w:p w14:paraId="62BD326A" w14:textId="77777777" w:rsidR="009E73F9" w:rsidRDefault="009E73F9">
      <w:pPr>
        <w:spacing w:after="80"/>
      </w:pPr>
    </w:p>
    <w:p w14:paraId="0F43E946" w14:textId="77777777" w:rsidR="009E73F9" w:rsidRDefault="00000000">
      <w:pPr>
        <w:spacing w:after="120"/>
      </w:pPr>
      <w:r>
        <w:rPr>
          <w:b/>
          <w:bCs/>
        </w:rPr>
        <w:t>Flow:</w:t>
      </w:r>
    </w:p>
    <w:p w14:paraId="3B58D0F6" w14:textId="77777777" w:rsidR="009E73F9" w:rsidRDefault="00000000">
      <w:pPr>
        <w:pStyle w:val="ListParagraph"/>
        <w:numPr>
          <w:ilvl w:val="0"/>
          <w:numId w:val="2"/>
        </w:numPr>
        <w:spacing w:after="60"/>
      </w:pPr>
      <w:r>
        <w:t>1. Host opens Host app → Liveview → Scan button (or camera auto-opens in check-in mode).</w:t>
      </w:r>
    </w:p>
    <w:p w14:paraId="59553F7D" w14:textId="77777777" w:rsidR="009E73F9" w:rsidRDefault="00000000">
      <w:pPr>
        <w:pStyle w:val="ListParagraph"/>
        <w:numPr>
          <w:ilvl w:val="0"/>
          <w:numId w:val="2"/>
        </w:numPr>
        <w:spacing w:after="60"/>
      </w:pPr>
      <w:r>
        <w:t>2. Host points camera at consumer's QR code.</w:t>
      </w:r>
    </w:p>
    <w:p w14:paraId="36717B3F" w14:textId="77777777" w:rsidR="009E73F9" w:rsidRDefault="00000000">
      <w:pPr>
        <w:pStyle w:val="ListParagraph"/>
        <w:numPr>
          <w:ilvl w:val="0"/>
          <w:numId w:val="2"/>
        </w:numPr>
        <w:spacing w:after="60"/>
      </w:pPr>
      <w:r>
        <w:t>3. System decodes QR payload → retrieves Ticket → validates: ticket exists, belongs to this Drop, status = Reserved, within check-in window.</w:t>
      </w:r>
    </w:p>
    <w:p w14:paraId="3A91FBC0" w14:textId="77777777" w:rsidR="009E73F9" w:rsidRDefault="00000000">
      <w:pPr>
        <w:pStyle w:val="ListParagraph"/>
        <w:numPr>
          <w:ilvl w:val="0"/>
          <w:numId w:val="2"/>
        </w:numPr>
        <w:spacing w:after="60"/>
      </w:pPr>
      <w:r>
        <w:t>4. Check-in confirmation screen appears on host device: consumer name, ticket status, quantity (if companion tickets), custom data fields collected at checkout.</w:t>
      </w:r>
    </w:p>
    <w:p w14:paraId="0D73C2C1" w14:textId="77777777" w:rsidR="009E73F9" w:rsidRDefault="00000000">
      <w:pPr>
        <w:pStyle w:val="ListParagraph"/>
        <w:numPr>
          <w:ilvl w:val="0"/>
          <w:numId w:val="2"/>
        </w:numPr>
        <w:spacing w:after="60"/>
      </w:pPr>
      <w:r>
        <w:t>5. Host taps "Check In" to confirm.</w:t>
      </w:r>
    </w:p>
    <w:p w14:paraId="2D031CF6" w14:textId="77777777" w:rsidR="009E73F9" w:rsidRDefault="00000000">
      <w:pPr>
        <w:pStyle w:val="ListParagraph"/>
        <w:numPr>
          <w:ilvl w:val="0"/>
          <w:numId w:val="2"/>
        </w:numPr>
        <w:spacing w:after="60"/>
      </w:pPr>
      <w:r>
        <w:lastRenderedPageBreak/>
        <w:t>6. Ticket status transitions to Checked In.</w:t>
      </w:r>
    </w:p>
    <w:p w14:paraId="6B7AE1B5" w14:textId="77777777" w:rsidR="009E73F9" w:rsidRDefault="00000000">
      <w:pPr>
        <w:pStyle w:val="ListParagraph"/>
        <w:numPr>
          <w:ilvl w:val="0"/>
          <w:numId w:val="2"/>
        </w:numPr>
        <w:spacing w:after="60"/>
      </w:pPr>
      <w:r>
        <w:t>7. Stripe capture is initiated immediately.</w:t>
      </w:r>
    </w:p>
    <w:p w14:paraId="6431BC83" w14:textId="77777777" w:rsidR="009E73F9" w:rsidRDefault="00000000">
      <w:pPr>
        <w:pStyle w:val="ListParagraph"/>
        <w:numPr>
          <w:ilvl w:val="0"/>
          <w:numId w:val="2"/>
        </w:numPr>
        <w:spacing w:after="60"/>
      </w:pPr>
      <w:r>
        <w:t>8. Consumer receives in-app confirmation: "You're checked in!"</w:t>
      </w:r>
    </w:p>
    <w:p w14:paraId="6319CCAC" w14:textId="77777777" w:rsidR="009E73F9" w:rsidRDefault="009E73F9">
      <w:pPr>
        <w:spacing w:after="80"/>
      </w:pPr>
    </w:p>
    <w:p w14:paraId="6FCDCF94" w14:textId="77777777" w:rsidR="009E73F9" w:rsidRDefault="00000000">
      <w:pPr>
        <w:spacing w:after="120"/>
      </w:pPr>
      <w:r>
        <w:rPr>
          <w:b/>
          <w:bCs/>
        </w:rPr>
        <w:t>Acceptance Criteria:</w:t>
      </w:r>
    </w:p>
    <w:p w14:paraId="45A14C96" w14:textId="77777777" w:rsidR="009E73F9" w:rsidRDefault="00000000">
      <w:pPr>
        <w:pStyle w:val="ListParagraph"/>
        <w:numPr>
          <w:ilvl w:val="0"/>
          <w:numId w:val="2"/>
        </w:numPr>
        <w:spacing w:after="60"/>
      </w:pPr>
      <w:r>
        <w:t>QR scan to ticket retrieval: &lt; 2 seconds.</w:t>
      </w:r>
    </w:p>
    <w:p w14:paraId="5803FF04" w14:textId="77777777" w:rsidR="009E73F9" w:rsidRDefault="00000000">
      <w:pPr>
        <w:pStyle w:val="ListParagraph"/>
        <w:numPr>
          <w:ilvl w:val="0"/>
          <w:numId w:val="2"/>
        </w:numPr>
        <w:spacing w:after="60"/>
      </w:pPr>
      <w:r>
        <w:t>Duplicate scan (same QR, already Checked In): returns "Already Checked In" error. Does not re-trigger capture.</w:t>
      </w:r>
    </w:p>
    <w:p w14:paraId="2C5B2534" w14:textId="77777777" w:rsidR="009E73F9" w:rsidRDefault="00000000">
      <w:pPr>
        <w:pStyle w:val="ListParagraph"/>
        <w:numPr>
          <w:ilvl w:val="0"/>
          <w:numId w:val="2"/>
        </w:numPr>
        <w:spacing w:after="60"/>
      </w:pPr>
      <w:r>
        <w:t>Invalid QR (wrong Drop, expired, non-existent ticket): returns specific error message.</w:t>
      </w:r>
    </w:p>
    <w:p w14:paraId="3FAF132F" w14:textId="77777777" w:rsidR="009E73F9" w:rsidRDefault="00000000">
      <w:pPr>
        <w:pStyle w:val="ListParagraph"/>
        <w:numPr>
          <w:ilvl w:val="0"/>
          <w:numId w:val="2"/>
        </w:numPr>
        <w:spacing w:after="60"/>
      </w:pPr>
      <w:r>
        <w:t>QR from a different Drop: "This ticket is for a different Drop."</w:t>
      </w:r>
    </w:p>
    <w:p w14:paraId="3A7FBD01" w14:textId="77777777" w:rsidR="009E73F9" w:rsidRDefault="009E73F9">
      <w:pPr>
        <w:spacing w:after="80"/>
      </w:pPr>
    </w:p>
    <w:p w14:paraId="51829B6A" w14:textId="77777777" w:rsidR="009E73F9" w:rsidRDefault="00000000">
      <w:pPr>
        <w:pStyle w:val="Heading3"/>
      </w:pPr>
      <w:bookmarkStart w:id="109" w:name="_Toc228879442"/>
      <w:r>
        <w:t>6.2.2 Mode B - Consumer Scans Venue QR</w:t>
      </w:r>
      <w:bookmarkEnd w:id="109"/>
    </w:p>
    <w:p w14:paraId="1A91195C" w14:textId="77777777" w:rsidR="009E73F9" w:rsidRDefault="00000000">
      <w:pPr>
        <w:spacing w:after="120"/>
      </w:pPr>
      <w:r>
        <w:t>The venue displays a static QR code (printed or on a screen). Consumers scan it with their Drops app to initiate check-in.</w:t>
      </w:r>
    </w:p>
    <w:p w14:paraId="4B86AED2" w14:textId="77777777" w:rsidR="009E73F9" w:rsidRDefault="009E73F9">
      <w:pPr>
        <w:spacing w:after="80"/>
      </w:pPr>
    </w:p>
    <w:p w14:paraId="08ED844F" w14:textId="77777777" w:rsidR="009E73F9" w:rsidRDefault="00000000">
      <w:pPr>
        <w:spacing w:after="120"/>
      </w:pPr>
      <w:r>
        <w:rPr>
          <w:b/>
          <w:bCs/>
        </w:rPr>
        <w:t>Flow:</w:t>
      </w:r>
    </w:p>
    <w:p w14:paraId="1AF99242" w14:textId="77777777" w:rsidR="009E73F9" w:rsidRDefault="00000000">
      <w:pPr>
        <w:pStyle w:val="ListParagraph"/>
        <w:numPr>
          <w:ilvl w:val="0"/>
          <w:numId w:val="2"/>
        </w:numPr>
        <w:spacing w:after="60"/>
      </w:pPr>
      <w:r>
        <w:t>1. Consumer opens Drops app → camera or scans venue QR from ticket detail.</w:t>
      </w:r>
    </w:p>
    <w:p w14:paraId="736CB35B" w14:textId="77777777" w:rsidR="009E73F9" w:rsidRDefault="00000000">
      <w:pPr>
        <w:pStyle w:val="ListParagraph"/>
        <w:numPr>
          <w:ilvl w:val="0"/>
          <w:numId w:val="2"/>
        </w:numPr>
        <w:spacing w:after="60"/>
      </w:pPr>
      <w:r>
        <w:t>2. Consumer scans the venue's static QR.</w:t>
      </w:r>
    </w:p>
    <w:p w14:paraId="2C29B1E8" w14:textId="77777777" w:rsidR="009E73F9" w:rsidRDefault="00000000">
      <w:pPr>
        <w:pStyle w:val="ListParagraph"/>
        <w:numPr>
          <w:ilvl w:val="0"/>
          <w:numId w:val="2"/>
        </w:numPr>
        <w:spacing w:after="60"/>
      </w:pPr>
      <w:r>
        <w:t>3. App validates: consumer has an active ticket (status = Reserved) for the Drop associated with this venue QR.</w:t>
      </w:r>
    </w:p>
    <w:p w14:paraId="569AD0E5" w14:textId="77777777" w:rsidR="009E73F9" w:rsidRDefault="00000000">
      <w:pPr>
        <w:pStyle w:val="ListParagraph"/>
        <w:numPr>
          <w:ilvl w:val="0"/>
          <w:numId w:val="2"/>
        </w:numPr>
        <w:spacing w:after="60"/>
      </w:pPr>
      <w:r>
        <w:t>4. If valid: confirmation is sent to the host's Liveview. Host sees the consumer's name and ticket details.</w:t>
      </w:r>
    </w:p>
    <w:p w14:paraId="0C4CC333" w14:textId="77777777" w:rsidR="009E73F9" w:rsidRDefault="00000000">
      <w:pPr>
        <w:pStyle w:val="ListParagraph"/>
        <w:numPr>
          <w:ilvl w:val="0"/>
          <w:numId w:val="2"/>
        </w:numPr>
        <w:spacing w:after="60"/>
      </w:pPr>
      <w:r>
        <w:t>5. Host taps "Confirm" on their device.</w:t>
      </w:r>
    </w:p>
    <w:p w14:paraId="77E9457A" w14:textId="77777777" w:rsidR="009E73F9" w:rsidRDefault="00000000">
      <w:pPr>
        <w:pStyle w:val="ListParagraph"/>
        <w:numPr>
          <w:ilvl w:val="0"/>
          <w:numId w:val="2"/>
        </w:numPr>
        <w:spacing w:after="60"/>
      </w:pPr>
      <w:r>
        <w:t>6. Ticket status transitions to Checked In. Capture initiated.</w:t>
      </w:r>
    </w:p>
    <w:p w14:paraId="4B1B643D" w14:textId="77777777" w:rsidR="009E73F9" w:rsidRDefault="009E73F9">
      <w:pPr>
        <w:spacing w:after="80"/>
      </w:pPr>
    </w:p>
    <w:p w14:paraId="74E148DB" w14:textId="77777777" w:rsidR="009E73F9" w:rsidRDefault="00000000">
      <w:pPr>
        <w:spacing w:after="120"/>
      </w:pPr>
      <w:r>
        <w:rPr>
          <w:b/>
          <w:bCs/>
        </w:rPr>
        <w:t>Acceptance Criteria:</w:t>
      </w:r>
    </w:p>
    <w:p w14:paraId="01B4EB74" w14:textId="77777777" w:rsidR="009E73F9" w:rsidRDefault="00000000">
      <w:pPr>
        <w:pStyle w:val="ListParagraph"/>
        <w:numPr>
          <w:ilvl w:val="0"/>
          <w:numId w:val="2"/>
        </w:numPr>
        <w:spacing w:after="60"/>
      </w:pPr>
      <w:r>
        <w:t>Consumer must have an active Ticket (status = Reserved) for this Drop.</w:t>
      </w:r>
    </w:p>
    <w:p w14:paraId="14B97837" w14:textId="77777777" w:rsidR="009E73F9" w:rsidRDefault="00000000">
      <w:pPr>
        <w:pStyle w:val="ListParagraph"/>
        <w:numPr>
          <w:ilvl w:val="0"/>
          <w:numId w:val="2"/>
        </w:numPr>
        <w:spacing w:after="60"/>
      </w:pPr>
      <w:r>
        <w:t>The venue QR maps to the correct Account and active Drop. If the Account has no active Drop, the scan returns an error.</w:t>
      </w:r>
    </w:p>
    <w:p w14:paraId="2A459CDE" w14:textId="77777777" w:rsidR="009E73F9" w:rsidRDefault="00000000">
      <w:pPr>
        <w:pStyle w:val="ListParagraph"/>
        <w:numPr>
          <w:ilvl w:val="0"/>
          <w:numId w:val="2"/>
        </w:numPr>
        <w:spacing w:after="60"/>
      </w:pPr>
      <w:r>
        <w:t>Check-in events from Mode B are logged identically to Mode A (same audit fields).</w:t>
      </w:r>
    </w:p>
    <w:p w14:paraId="4B9FB4AF" w14:textId="77777777" w:rsidR="009E73F9" w:rsidRDefault="00000000">
      <w:pPr>
        <w:pStyle w:val="ListParagraph"/>
        <w:numPr>
          <w:ilvl w:val="0"/>
          <w:numId w:val="2"/>
        </w:numPr>
        <w:spacing w:after="60"/>
      </w:pPr>
      <w:r>
        <w:t>If host does not confirm within 2 minutes, the check-in request expires and the consumer must re-scan.</w:t>
      </w:r>
    </w:p>
    <w:p w14:paraId="48E374B7" w14:textId="77777777" w:rsidR="009E73F9" w:rsidRDefault="009E73F9">
      <w:pPr>
        <w:spacing w:after="80"/>
      </w:pPr>
    </w:p>
    <w:p w14:paraId="590173D6" w14:textId="77777777" w:rsidR="009E73F9" w:rsidRDefault="00000000">
      <w:pPr>
        <w:pStyle w:val="Heading2"/>
      </w:pPr>
      <w:bookmarkStart w:id="110" w:name="_Toc228879443"/>
      <w:r>
        <w:t>6.3 Manual Lookup (Fallback)</w:t>
      </w:r>
      <w:bookmarkEnd w:id="110"/>
    </w:p>
    <w:p w14:paraId="27C5AD0A" w14:textId="77777777" w:rsidR="009E73F9" w:rsidRDefault="00000000">
      <w:pPr>
        <w:spacing w:after="120"/>
      </w:pPr>
      <w:r>
        <w:t>When QR scanning is not possible (phone dead, QR not loading, accessibility needs), the host can look up the guest manually.</w:t>
      </w:r>
    </w:p>
    <w:p w14:paraId="658C195E" w14:textId="77777777" w:rsidR="009E73F9" w:rsidRDefault="009E73F9">
      <w:pPr>
        <w:spacing w:after="80"/>
      </w:pPr>
    </w:p>
    <w:p w14:paraId="4AB628F4" w14:textId="77777777" w:rsidR="009E73F9" w:rsidRDefault="00000000">
      <w:pPr>
        <w:pStyle w:val="ListParagraph"/>
        <w:numPr>
          <w:ilvl w:val="0"/>
          <w:numId w:val="2"/>
        </w:numPr>
        <w:spacing w:after="60"/>
      </w:pPr>
      <w:r>
        <w:t>Primary lookup: phone number. The host types or searches by phone number.</w:t>
      </w:r>
    </w:p>
    <w:p w14:paraId="494DF181" w14:textId="77777777" w:rsidR="009E73F9" w:rsidRDefault="00000000">
      <w:pPr>
        <w:pStyle w:val="ListParagraph"/>
        <w:numPr>
          <w:ilvl w:val="0"/>
          <w:numId w:val="2"/>
        </w:numPr>
        <w:spacing w:after="60"/>
      </w:pPr>
      <w:r>
        <w:t>Secondary lookup: name. The host types or searches by consumer name.</w:t>
      </w:r>
    </w:p>
    <w:p w14:paraId="4E36CC09" w14:textId="77777777" w:rsidR="009E73F9" w:rsidRDefault="00000000">
      <w:pPr>
        <w:pStyle w:val="ListParagraph"/>
        <w:numPr>
          <w:ilvl w:val="0"/>
          <w:numId w:val="2"/>
        </w:numPr>
        <w:spacing w:after="60"/>
      </w:pPr>
      <w:r>
        <w:lastRenderedPageBreak/>
        <w:t>Results show all tickets for this Drop matching the search criteria.</w:t>
      </w:r>
    </w:p>
    <w:p w14:paraId="273E5DDF" w14:textId="77777777" w:rsidR="009E73F9" w:rsidRDefault="00000000">
      <w:pPr>
        <w:pStyle w:val="ListParagraph"/>
        <w:numPr>
          <w:ilvl w:val="0"/>
          <w:numId w:val="2"/>
        </w:numPr>
        <w:spacing w:after="60"/>
      </w:pPr>
      <w:r>
        <w:t>Same capture logic as QR-based check-in.</w:t>
      </w:r>
    </w:p>
    <w:p w14:paraId="1EA3FD5E" w14:textId="77777777" w:rsidR="009E73F9" w:rsidRDefault="009E73F9">
      <w:pPr>
        <w:spacing w:after="80"/>
      </w:pPr>
    </w:p>
    <w:p w14:paraId="143BD252" w14:textId="77777777" w:rsidR="009E73F9" w:rsidRDefault="00000000">
      <w:pPr>
        <w:spacing w:after="120"/>
      </w:pPr>
      <w:r>
        <w:rPr>
          <w:b/>
          <w:bCs/>
        </w:rPr>
        <w:t>Acceptance Criteria:</w:t>
      </w:r>
    </w:p>
    <w:p w14:paraId="56005F17" w14:textId="77777777" w:rsidR="009E73F9" w:rsidRDefault="00000000">
      <w:pPr>
        <w:pStyle w:val="ListParagraph"/>
        <w:numPr>
          <w:ilvl w:val="0"/>
          <w:numId w:val="2"/>
        </w:numPr>
        <w:spacing w:after="60"/>
      </w:pPr>
      <w:r>
        <w:t>Manual lookup is always available as a fallback, regardless of QR availability.</w:t>
      </w:r>
    </w:p>
    <w:p w14:paraId="674CE43F" w14:textId="77777777" w:rsidR="009E73F9" w:rsidRDefault="00000000">
      <w:pPr>
        <w:pStyle w:val="ListParagraph"/>
        <w:numPr>
          <w:ilvl w:val="0"/>
          <w:numId w:val="2"/>
        </w:numPr>
        <w:spacing w:after="60"/>
      </w:pPr>
      <w:r>
        <w:t>Guest records are indexed by phone number for fast lookup.</w:t>
      </w:r>
    </w:p>
    <w:p w14:paraId="0BDD3E80" w14:textId="77777777" w:rsidR="009E73F9" w:rsidRDefault="00000000">
      <w:pPr>
        <w:pStyle w:val="ListParagraph"/>
        <w:numPr>
          <w:ilvl w:val="0"/>
          <w:numId w:val="2"/>
        </w:numPr>
        <w:spacing w:after="60"/>
      </w:pPr>
      <w:r>
        <w:t>Every manual check-in is logged with: staff user ID who performed it, timestamp, device ID (optional), method = "manual".</w:t>
      </w:r>
    </w:p>
    <w:p w14:paraId="41B36069" w14:textId="77777777" w:rsidR="009E73F9" w:rsidRDefault="00000000">
      <w:pPr>
        <w:pStyle w:val="ListParagraph"/>
        <w:numPr>
          <w:ilvl w:val="0"/>
          <w:numId w:val="2"/>
        </w:numPr>
        <w:spacing w:after="60"/>
      </w:pPr>
      <w:r>
        <w:t>Manual check-in requires the same host confirmation tap as QR-based check-in.</w:t>
      </w:r>
    </w:p>
    <w:p w14:paraId="1986608F" w14:textId="77777777" w:rsidR="009E73F9" w:rsidRDefault="009E73F9">
      <w:pPr>
        <w:spacing w:after="80"/>
      </w:pPr>
    </w:p>
    <w:p w14:paraId="5332FB34" w14:textId="77777777" w:rsidR="009E73F9" w:rsidRDefault="00000000">
      <w:pPr>
        <w:pStyle w:val="Heading2"/>
      </w:pPr>
      <w:bookmarkStart w:id="111" w:name="_Toc228879444"/>
      <w:r>
        <w:t>6.4 Check-In Triggers Capture</w:t>
      </w:r>
      <w:bookmarkEnd w:id="111"/>
    </w:p>
    <w:p w14:paraId="65DBEF00" w14:textId="77777777" w:rsidR="009E73F9" w:rsidRDefault="00000000">
      <w:pPr>
        <w:spacing w:after="120"/>
      </w:pPr>
      <w:r>
        <w:t>For paid Drops, check-in confirmation immediately triggers a Stripe capture request. This is a per-ticket operation.</w:t>
      </w:r>
    </w:p>
    <w:p w14:paraId="416CCF88" w14:textId="77777777" w:rsidR="009E73F9" w:rsidRDefault="009E73F9">
      <w:pPr>
        <w:spacing w:after="80"/>
      </w:pPr>
    </w:p>
    <w:p w14:paraId="066269E7" w14:textId="77777777" w:rsidR="009E73F9" w:rsidRDefault="00000000">
      <w:pPr>
        <w:spacing w:after="120"/>
      </w:pPr>
      <w:r>
        <w:rPr>
          <w:b/>
          <w:bCs/>
        </w:rPr>
        <w:t>Acceptance Criteria:</w:t>
      </w:r>
    </w:p>
    <w:p w14:paraId="08858010" w14:textId="77777777" w:rsidR="009E73F9" w:rsidRDefault="00000000">
      <w:pPr>
        <w:pStyle w:val="ListParagraph"/>
        <w:numPr>
          <w:ilvl w:val="0"/>
          <w:numId w:val="2"/>
        </w:numPr>
        <w:spacing w:after="60"/>
      </w:pPr>
      <w:r>
        <w:t>Capture request is sent to Stripe immediately upon host confirmation of check-in. There is no batch processing or delay.</w:t>
      </w:r>
    </w:p>
    <w:p w14:paraId="048EA1AF" w14:textId="77777777" w:rsidR="009E73F9" w:rsidRDefault="00000000">
      <w:pPr>
        <w:pStyle w:val="ListParagraph"/>
        <w:numPr>
          <w:ilvl w:val="0"/>
          <w:numId w:val="2"/>
        </w:numPr>
        <w:spacing w:after="60"/>
      </w:pPr>
      <w:r>
        <w:t>Capture is per-ticket. In companion check-in, each ticket is captured independently.</w:t>
      </w:r>
    </w:p>
    <w:p w14:paraId="6EDD6F11" w14:textId="77777777" w:rsidR="009E73F9" w:rsidRDefault="00000000">
      <w:pPr>
        <w:pStyle w:val="ListParagraph"/>
        <w:numPr>
          <w:ilvl w:val="0"/>
          <w:numId w:val="2"/>
        </w:numPr>
        <w:spacing w:after="60"/>
      </w:pPr>
      <w:r>
        <w:t>If capture fails: check-in is reversed (Ticket returns to Reserved), host sees an error message with details.</w:t>
      </w:r>
    </w:p>
    <w:p w14:paraId="3FFADDBB" w14:textId="77777777" w:rsidR="009E73F9" w:rsidRDefault="00000000">
      <w:pPr>
        <w:pStyle w:val="ListParagraph"/>
        <w:numPr>
          <w:ilvl w:val="0"/>
          <w:numId w:val="2"/>
        </w:numPr>
        <w:spacing w:after="60"/>
      </w:pPr>
      <w:r>
        <w:t>Failed capture does not block the host from checking in other guests. It only affects the specific ticket.</w:t>
      </w:r>
    </w:p>
    <w:p w14:paraId="161920D5" w14:textId="77777777" w:rsidR="009E73F9" w:rsidRDefault="009E73F9">
      <w:pPr>
        <w:spacing w:after="80"/>
      </w:pPr>
    </w:p>
    <w:p w14:paraId="5D0D534F" w14:textId="77777777" w:rsidR="009E73F9" w:rsidRDefault="00000000">
      <w:pPr>
        <w:pStyle w:val="Heading2"/>
      </w:pPr>
      <w:bookmarkStart w:id="112" w:name="_Toc228879445"/>
      <w:r>
        <w:t>6.5 Companion Check-In</w:t>
      </w:r>
      <w:bookmarkEnd w:id="112"/>
    </w:p>
    <w:p w14:paraId="6341E5EC" w14:textId="77777777" w:rsidR="009E73F9" w:rsidRDefault="00000000">
      <w:pPr>
        <w:spacing w:after="120"/>
      </w:pPr>
      <w:r>
        <w:t>When a consumer holds multiple tickets for the same Drop (multi-ticket purchase, none transferred), scanning their QR reveals all their tickets.</w:t>
      </w:r>
    </w:p>
    <w:p w14:paraId="721E81F9" w14:textId="77777777" w:rsidR="009E73F9" w:rsidRDefault="009E73F9">
      <w:pPr>
        <w:spacing w:after="80"/>
      </w:pPr>
    </w:p>
    <w:p w14:paraId="176D153C" w14:textId="77777777" w:rsidR="009E73F9" w:rsidRDefault="00000000">
      <w:pPr>
        <w:spacing w:after="120"/>
      </w:pPr>
      <w:r>
        <w:rPr>
          <w:b/>
          <w:bCs/>
        </w:rPr>
        <w:t>Flow:</w:t>
      </w:r>
    </w:p>
    <w:p w14:paraId="4ED4684D" w14:textId="77777777" w:rsidR="009E73F9" w:rsidRDefault="00000000">
      <w:pPr>
        <w:pStyle w:val="ListParagraph"/>
        <w:numPr>
          <w:ilvl w:val="0"/>
          <w:numId w:val="2"/>
        </w:numPr>
        <w:spacing w:after="60"/>
      </w:pPr>
      <w:r>
        <w:t>1. Host scans QR of a consumer who purchased 4 tickets (none transferred).</w:t>
      </w:r>
    </w:p>
    <w:p w14:paraId="45B23314" w14:textId="77777777" w:rsidR="009E73F9" w:rsidRDefault="00000000">
      <w:pPr>
        <w:pStyle w:val="ListParagraph"/>
        <w:numPr>
          <w:ilvl w:val="0"/>
          <w:numId w:val="2"/>
        </w:numPr>
        <w:spacing w:after="60"/>
      </w:pPr>
      <w:r>
        <w:t>2. Confirmation screen shows: "[Consumer Name] - 4 tickets". Each ticket listed individually.</w:t>
      </w:r>
    </w:p>
    <w:p w14:paraId="605E6FB0" w14:textId="77777777" w:rsidR="009E73F9" w:rsidRDefault="00000000">
      <w:pPr>
        <w:pStyle w:val="ListParagraph"/>
        <w:numPr>
          <w:ilvl w:val="0"/>
          <w:numId w:val="2"/>
        </w:numPr>
        <w:spacing w:after="60"/>
      </w:pPr>
      <w:r>
        <w:t>3. Host can: "Check In All" (checks in all 4 at once) or select individual tickets to check in.</w:t>
      </w:r>
    </w:p>
    <w:p w14:paraId="21EFA295" w14:textId="77777777" w:rsidR="009E73F9" w:rsidRDefault="00000000">
      <w:pPr>
        <w:pStyle w:val="ListParagraph"/>
        <w:numPr>
          <w:ilvl w:val="0"/>
          <w:numId w:val="2"/>
        </w:numPr>
        <w:spacing w:after="60"/>
      </w:pPr>
      <w:r>
        <w:t>4. Capture is per-ticket. If "Check In All", 4 separate capture requests are sent.</w:t>
      </w:r>
    </w:p>
    <w:p w14:paraId="013CFA56" w14:textId="77777777" w:rsidR="009E73F9" w:rsidRDefault="009E73F9">
      <w:pPr>
        <w:spacing w:after="80"/>
      </w:pPr>
    </w:p>
    <w:p w14:paraId="1B5C5E4E" w14:textId="77777777" w:rsidR="009E73F9" w:rsidRDefault="00000000">
      <w:pPr>
        <w:spacing w:after="120"/>
      </w:pPr>
      <w:r>
        <w:rPr>
          <w:b/>
          <w:bCs/>
        </w:rPr>
        <w:t>Acceptance Criteria:</w:t>
      </w:r>
    </w:p>
    <w:p w14:paraId="419A9E7E" w14:textId="77777777" w:rsidR="009E73F9" w:rsidRDefault="00000000">
      <w:pPr>
        <w:pStyle w:val="ListParagraph"/>
        <w:numPr>
          <w:ilvl w:val="0"/>
          <w:numId w:val="2"/>
        </w:numPr>
        <w:spacing w:after="60"/>
      </w:pPr>
      <w:r>
        <w:t>Companion tickets are shown clearly on the check-in confirmation screen with individual status indicators.</w:t>
      </w:r>
    </w:p>
    <w:p w14:paraId="63BF2A0A" w14:textId="77777777" w:rsidR="009E73F9" w:rsidRDefault="00000000">
      <w:pPr>
        <w:pStyle w:val="ListParagraph"/>
        <w:numPr>
          <w:ilvl w:val="0"/>
          <w:numId w:val="2"/>
        </w:numPr>
        <w:spacing w:after="60"/>
      </w:pPr>
      <w:r>
        <w:t>Partial check-in is supported: check in 2 of 4 tickets, leave 2 for later.</w:t>
      </w:r>
    </w:p>
    <w:p w14:paraId="37BCB732" w14:textId="77777777" w:rsidR="009E73F9" w:rsidRDefault="00000000">
      <w:pPr>
        <w:pStyle w:val="ListParagraph"/>
        <w:numPr>
          <w:ilvl w:val="0"/>
          <w:numId w:val="2"/>
        </w:numPr>
        <w:spacing w:after="60"/>
      </w:pPr>
      <w:r>
        <w:lastRenderedPageBreak/>
        <w:t>Capture occurs per ticket, even with "Check In All" (4 tickets = 4 capture requests).</w:t>
      </w:r>
    </w:p>
    <w:p w14:paraId="5DCCD2C7" w14:textId="77777777" w:rsidR="009E73F9" w:rsidRDefault="00000000">
      <w:pPr>
        <w:pStyle w:val="ListParagraph"/>
        <w:numPr>
          <w:ilvl w:val="0"/>
          <w:numId w:val="2"/>
        </w:numPr>
        <w:spacing w:after="60"/>
      </w:pPr>
      <w:r>
        <w:t>If one capture fails in a "Check In All" operation, the other successful captures are not reversed. The failed ticket returns to Reserved.</w:t>
      </w:r>
    </w:p>
    <w:p w14:paraId="15BEFF6D" w14:textId="77777777" w:rsidR="009E73F9" w:rsidRDefault="009E73F9">
      <w:pPr>
        <w:spacing w:after="80"/>
      </w:pPr>
    </w:p>
    <w:p w14:paraId="5B59B7FC" w14:textId="77777777" w:rsidR="009E73F9" w:rsidRDefault="00000000">
      <w:pPr>
        <w:pStyle w:val="Heading2"/>
      </w:pPr>
      <w:bookmarkStart w:id="113" w:name="_Toc228879446"/>
      <w:r>
        <w:t>6.6 Undo Check-In</w:t>
      </w:r>
      <w:bookmarkEnd w:id="113"/>
    </w:p>
    <w:p w14:paraId="1BF43204" w14:textId="77777777" w:rsidR="009E73F9" w:rsidRDefault="00000000">
      <w:pPr>
        <w:spacing w:after="120"/>
      </w:pPr>
      <w:r>
        <w:t>Hosts can undo a check-in within a 15-minute window. After 15 minutes, only Nigh Support can reverse a check-in.</w:t>
      </w:r>
    </w:p>
    <w:p w14:paraId="022F7369" w14:textId="77777777" w:rsidR="009E73F9" w:rsidRDefault="009E73F9">
      <w:pPr>
        <w:spacing w:after="80"/>
      </w:pPr>
    </w:p>
    <w:p w14:paraId="716B4035" w14:textId="77777777" w:rsidR="009E73F9" w:rsidRDefault="00000000">
      <w:pPr>
        <w:spacing w:after="120"/>
      </w:pPr>
      <w:r>
        <w:rPr>
          <w:b/>
          <w:bCs/>
        </w:rPr>
        <w:t>Acceptance Criteria:</w:t>
      </w:r>
    </w:p>
    <w:p w14:paraId="3A8B32E2" w14:textId="77777777" w:rsidR="009E73F9" w:rsidRDefault="00000000">
      <w:pPr>
        <w:pStyle w:val="ListParagraph"/>
        <w:numPr>
          <w:ilvl w:val="0"/>
          <w:numId w:val="2"/>
        </w:numPr>
        <w:spacing w:after="60"/>
      </w:pPr>
      <w:r>
        <w:t>Undo is available for 15 minutes after check-in confirmation.</w:t>
      </w:r>
    </w:p>
    <w:p w14:paraId="092BDBA6" w14:textId="77777777" w:rsidR="009E73F9" w:rsidRDefault="00000000">
      <w:pPr>
        <w:pStyle w:val="ListParagraph"/>
        <w:numPr>
          <w:ilvl w:val="0"/>
          <w:numId w:val="2"/>
        </w:numPr>
        <w:spacing w:after="60"/>
      </w:pPr>
      <w:r>
        <w:t>Undo voids the capture if within Stripe's void window (typically same-day).</w:t>
      </w:r>
    </w:p>
    <w:p w14:paraId="72963715" w14:textId="77777777" w:rsidR="009E73F9" w:rsidRDefault="00000000">
      <w:pPr>
        <w:pStyle w:val="ListParagraph"/>
        <w:numPr>
          <w:ilvl w:val="0"/>
          <w:numId w:val="2"/>
        </w:numPr>
        <w:spacing w:after="60"/>
      </w:pPr>
      <w:r>
        <w:t>If the capture has already settled (beyond Stripe void window), undo processes a refund instead.</w:t>
      </w:r>
    </w:p>
    <w:p w14:paraId="07CC2149" w14:textId="77777777" w:rsidR="009E73F9" w:rsidRDefault="00000000">
      <w:pPr>
        <w:pStyle w:val="ListParagraph"/>
        <w:numPr>
          <w:ilvl w:val="0"/>
          <w:numId w:val="2"/>
        </w:numPr>
        <w:spacing w:after="60"/>
      </w:pPr>
      <w:r>
        <w:t>All undo actions are logged with timestamp, actor, and reason.</w:t>
      </w:r>
    </w:p>
    <w:p w14:paraId="3D259C5A" w14:textId="77777777" w:rsidR="009E73F9" w:rsidRDefault="00000000">
      <w:pPr>
        <w:pStyle w:val="ListParagraph"/>
        <w:numPr>
          <w:ilvl w:val="0"/>
          <w:numId w:val="2"/>
        </w:numPr>
        <w:spacing w:after="60"/>
      </w:pPr>
      <w:r>
        <w:t>Cannot undo check-in after the Drop has transitioned to Ended.</w:t>
      </w:r>
    </w:p>
    <w:p w14:paraId="66EBF053" w14:textId="77777777" w:rsidR="009E73F9" w:rsidRDefault="00000000">
      <w:pPr>
        <w:pStyle w:val="ListParagraph"/>
        <w:numPr>
          <w:ilvl w:val="0"/>
          <w:numId w:val="2"/>
        </w:numPr>
        <w:spacing w:after="60"/>
      </w:pPr>
      <w:r>
        <w:t>After 15 minutes: host sees "Contact Support to reverse this check-in."</w:t>
      </w:r>
    </w:p>
    <w:p w14:paraId="046F92DF" w14:textId="77777777" w:rsidR="009E73F9" w:rsidRDefault="009E73F9">
      <w:pPr>
        <w:spacing w:after="80"/>
      </w:pPr>
    </w:p>
    <w:p w14:paraId="47622C02" w14:textId="77777777" w:rsidR="009E73F9" w:rsidRDefault="00000000">
      <w:pPr>
        <w:pStyle w:val="Heading2"/>
      </w:pPr>
      <w:bookmarkStart w:id="114" w:name="_Toc228879447"/>
      <w:r>
        <w:t>6.7 Duplicate Scan Prevention</w:t>
      </w:r>
      <w:bookmarkEnd w:id="114"/>
    </w:p>
    <w:p w14:paraId="1C3F2F02" w14:textId="77777777" w:rsidR="009E73F9" w:rsidRDefault="00000000">
      <w:pPr>
        <w:spacing w:after="120"/>
      </w:pPr>
      <w:r>
        <w:t>The same QR code cannot be used to check in twice. This prevents ticket sharing via screenshots.</w:t>
      </w:r>
    </w:p>
    <w:p w14:paraId="3EFB10E1" w14:textId="77777777" w:rsidR="009E73F9" w:rsidRDefault="009E73F9">
      <w:pPr>
        <w:spacing w:after="80"/>
      </w:pPr>
    </w:p>
    <w:p w14:paraId="40C36792" w14:textId="77777777" w:rsidR="009E73F9" w:rsidRDefault="00000000">
      <w:pPr>
        <w:spacing w:after="120"/>
      </w:pPr>
      <w:r>
        <w:rPr>
          <w:b/>
          <w:bCs/>
        </w:rPr>
        <w:t>Acceptance Criteria:</w:t>
      </w:r>
    </w:p>
    <w:p w14:paraId="23693218" w14:textId="77777777" w:rsidR="009E73F9" w:rsidRDefault="00000000">
      <w:pPr>
        <w:pStyle w:val="ListParagraph"/>
        <w:numPr>
          <w:ilvl w:val="0"/>
          <w:numId w:val="2"/>
        </w:numPr>
        <w:spacing w:after="60"/>
      </w:pPr>
      <w:r>
        <w:t>A QR code that has been successfully used for check-in becomes invalid immediately.</w:t>
      </w:r>
    </w:p>
    <w:p w14:paraId="15B38555" w14:textId="77777777" w:rsidR="009E73F9" w:rsidRDefault="00000000">
      <w:pPr>
        <w:pStyle w:val="ListParagraph"/>
        <w:numPr>
          <w:ilvl w:val="0"/>
          <w:numId w:val="2"/>
        </w:numPr>
        <w:spacing w:after="60"/>
      </w:pPr>
      <w:r>
        <w:t>Scanning a used QR returns: "Already Checked In at [time]." No capture is re-triggered.</w:t>
      </w:r>
    </w:p>
    <w:p w14:paraId="230ED3B7" w14:textId="77777777" w:rsidR="009E73F9" w:rsidRDefault="00000000">
      <w:pPr>
        <w:pStyle w:val="ListParagraph"/>
        <w:numPr>
          <w:ilvl w:val="0"/>
          <w:numId w:val="2"/>
        </w:numPr>
        <w:spacing w:after="60"/>
      </w:pPr>
      <w:r>
        <w:t>Duplicate scan attempts are logged (for fraud detection) but do not change any ticket or payment state.</w:t>
      </w:r>
    </w:p>
    <w:p w14:paraId="0ADCD20D" w14:textId="77777777" w:rsidR="009E73F9" w:rsidRDefault="00000000">
      <w:pPr>
        <w:pStyle w:val="ListParagraph"/>
        <w:numPr>
          <w:ilvl w:val="0"/>
          <w:numId w:val="2"/>
        </w:numPr>
        <w:spacing w:after="60"/>
      </w:pPr>
      <w:r>
        <w:t>Screenshot-based duplication is mitigated by QR invalidation after first use.</w:t>
      </w:r>
    </w:p>
    <w:p w14:paraId="5472E389" w14:textId="77777777" w:rsidR="009E73F9" w:rsidRDefault="009E73F9">
      <w:pPr>
        <w:spacing w:after="80"/>
      </w:pPr>
    </w:p>
    <w:p w14:paraId="568FDC0E" w14:textId="77777777" w:rsidR="009E73F9" w:rsidRDefault="00000000">
      <w:pPr>
        <w:pStyle w:val="Heading2"/>
      </w:pPr>
      <w:bookmarkStart w:id="115" w:name="_Toc228879448"/>
      <w:r>
        <w:t>6.8 Offline Handling</w:t>
      </w:r>
      <w:bookmarkEnd w:id="115"/>
    </w:p>
    <w:p w14:paraId="67F9E465" w14:textId="77777777" w:rsidR="009E73F9" w:rsidRDefault="00000000">
      <w:pPr>
        <w:spacing w:after="120"/>
      </w:pPr>
      <w:r>
        <w:t>Network connectivity may be unreliable at venues. The check-in system must degrade gracefully.</w:t>
      </w:r>
    </w:p>
    <w:p w14:paraId="78BBD253" w14:textId="77777777" w:rsidR="009E73F9" w:rsidRDefault="009E73F9">
      <w:pPr>
        <w:spacing w:after="80"/>
      </w:pPr>
    </w:p>
    <w:p w14:paraId="5880BFF9" w14:textId="77777777" w:rsidR="009E73F9" w:rsidRDefault="00000000">
      <w:pPr>
        <w:spacing w:after="120"/>
      </w:pPr>
      <w:r>
        <w:rPr>
          <w:b/>
          <w:bCs/>
        </w:rPr>
        <w:t>Acceptance Criteria:</w:t>
      </w:r>
    </w:p>
    <w:p w14:paraId="5E519D08" w14:textId="77777777" w:rsidR="009E73F9" w:rsidRDefault="00000000">
      <w:pPr>
        <w:pStyle w:val="ListParagraph"/>
        <w:numPr>
          <w:ilvl w:val="0"/>
          <w:numId w:val="2"/>
        </w:numPr>
        <w:spacing w:after="60"/>
      </w:pPr>
      <w:r>
        <w:t>QR scan is cached locally on the host device.</w:t>
      </w:r>
    </w:p>
    <w:p w14:paraId="7C02131F" w14:textId="77777777" w:rsidR="009E73F9" w:rsidRDefault="00000000">
      <w:pPr>
        <w:pStyle w:val="ListParagraph"/>
        <w:numPr>
          <w:ilvl w:val="0"/>
          <w:numId w:val="2"/>
        </w:numPr>
        <w:spacing w:after="60"/>
      </w:pPr>
      <w:r>
        <w:t>Check-in is queued locally and synced when connectivity returns.</w:t>
      </w:r>
    </w:p>
    <w:p w14:paraId="76A47695" w14:textId="77777777" w:rsidR="009E73F9" w:rsidRDefault="00000000">
      <w:pPr>
        <w:pStyle w:val="ListParagraph"/>
        <w:numPr>
          <w:ilvl w:val="0"/>
          <w:numId w:val="2"/>
        </w:numPr>
        <w:spacing w:after="60"/>
      </w:pPr>
      <w:r>
        <w:t>Stripe capture is sent on reconnection.</w:t>
      </w:r>
    </w:p>
    <w:p w14:paraId="1E6628BE" w14:textId="77777777" w:rsidR="009E73F9" w:rsidRDefault="00000000">
      <w:pPr>
        <w:pStyle w:val="ListParagraph"/>
        <w:numPr>
          <w:ilvl w:val="0"/>
          <w:numId w:val="2"/>
        </w:numPr>
        <w:spacing w:after="60"/>
      </w:pPr>
      <w:r>
        <w:t>Temporary local validation prevents obvious double-check-ins (same QR scanned twice on same device).</w:t>
      </w:r>
    </w:p>
    <w:p w14:paraId="5035C92E" w14:textId="77777777" w:rsidR="009E73F9" w:rsidRDefault="00000000">
      <w:pPr>
        <w:pStyle w:val="ListParagraph"/>
        <w:numPr>
          <w:ilvl w:val="0"/>
          <w:numId w:val="2"/>
        </w:numPr>
        <w:spacing w:after="60"/>
      </w:pPr>
      <w:r>
        <w:lastRenderedPageBreak/>
        <w:t>Final server-side validation occurs on sync. If a conflict is detected (e.g., ticket was canceled while offline), the check-in is reversed and the host is notified.</w:t>
      </w:r>
    </w:p>
    <w:p w14:paraId="3A73C07B" w14:textId="77777777" w:rsidR="009E73F9" w:rsidRDefault="00000000">
      <w:pPr>
        <w:pStyle w:val="ListParagraph"/>
        <w:numPr>
          <w:ilvl w:val="0"/>
          <w:numId w:val="2"/>
        </w:numPr>
        <w:spacing w:after="60"/>
      </w:pPr>
      <w:r>
        <w:t>Duplicate prevention across devices is server-side only (offline mode on Device A cannot know about Device B).</w:t>
      </w:r>
    </w:p>
    <w:p w14:paraId="05ABEF33" w14:textId="77777777" w:rsidR="009E73F9" w:rsidRDefault="009E73F9">
      <w:pPr>
        <w:spacing w:after="80"/>
      </w:pPr>
    </w:p>
    <w:p w14:paraId="30043A11" w14:textId="77777777" w:rsidR="009E73F9" w:rsidRDefault="00000000">
      <w:pPr>
        <w:pStyle w:val="Heading2"/>
      </w:pPr>
      <w:bookmarkStart w:id="116" w:name="_Toc228879449"/>
      <w:r>
        <w:t>6.9 No-Show Timing</w:t>
      </w:r>
      <w:bookmarkEnd w:id="116"/>
    </w:p>
    <w:p w14:paraId="2D345D0B" w14:textId="77777777" w:rsidR="009E73F9" w:rsidRDefault="00000000">
      <w:pPr>
        <w:spacing w:after="120"/>
      </w:pPr>
      <w:r>
        <w:t>No-show processing is tied to the Check-In Cutoff time plus a configurable buffer period.</w:t>
      </w:r>
    </w:p>
    <w:p w14:paraId="4CE231AF" w14:textId="77777777" w:rsidR="009E73F9" w:rsidRDefault="009E73F9">
      <w:pPr>
        <w:spacing w:after="80"/>
      </w:pPr>
    </w:p>
    <w:p w14:paraId="1C98D361" w14:textId="77777777" w:rsidR="009E73F9" w:rsidRDefault="00000000">
      <w:pPr>
        <w:spacing w:after="120"/>
      </w:pPr>
      <w:r>
        <w:rPr>
          <w:b/>
          <w:bCs/>
        </w:rPr>
        <w:t>Timeline:</w:t>
      </w:r>
    </w:p>
    <w:p w14:paraId="2DF1EAAF" w14:textId="77777777" w:rsidR="009E73F9" w:rsidRDefault="00000000">
      <w:pPr>
        <w:spacing w:after="120"/>
      </w:pPr>
      <w:r>
        <w:t>Drop Start → Check-In Window Active → Check-In Cutoff → Buffer Period → No-Show Capture</w:t>
      </w:r>
    </w:p>
    <w:p w14:paraId="34C50920" w14:textId="77777777" w:rsidR="009E73F9" w:rsidRDefault="009E73F9">
      <w:pPr>
        <w:spacing w:after="80"/>
      </w:pPr>
    </w:p>
    <w:p w14:paraId="05FBEA65" w14:textId="77777777" w:rsidR="009E73F9" w:rsidRDefault="00000000">
      <w:pPr>
        <w:spacing w:after="120"/>
      </w:pPr>
      <w:r>
        <w:rPr>
          <w:b/>
          <w:bCs/>
        </w:rPr>
        <w:t>Acceptance Criteria:</w:t>
      </w:r>
    </w:p>
    <w:p w14:paraId="2C5BC908" w14:textId="77777777" w:rsidR="009E73F9" w:rsidRDefault="00000000">
      <w:pPr>
        <w:pStyle w:val="ListParagraph"/>
        <w:numPr>
          <w:ilvl w:val="0"/>
          <w:numId w:val="2"/>
        </w:numPr>
        <w:spacing w:after="60"/>
      </w:pPr>
      <w:r>
        <w:t>No-show logic begins at Check-In Cutoff, not at the Drop Start time.</w:t>
      </w:r>
    </w:p>
    <w:p w14:paraId="583C156A" w14:textId="77777777" w:rsidR="009E73F9" w:rsidRDefault="00000000">
      <w:pPr>
        <w:pStyle w:val="ListParagraph"/>
        <w:numPr>
          <w:ilvl w:val="0"/>
          <w:numId w:val="2"/>
        </w:numPr>
        <w:spacing w:after="60"/>
      </w:pPr>
      <w:r>
        <w:t>Default buffer period: 30 minutes after Check-In Cutoff.</w:t>
      </w:r>
    </w:p>
    <w:p w14:paraId="140E77B9" w14:textId="77777777" w:rsidR="009E73F9" w:rsidRDefault="00000000">
      <w:pPr>
        <w:pStyle w:val="ListParagraph"/>
        <w:numPr>
          <w:ilvl w:val="0"/>
          <w:numId w:val="2"/>
        </w:numPr>
        <w:spacing w:after="60"/>
      </w:pPr>
      <w:r>
        <w:t>Buffer is configurable per Account by Nigh Support (field: noShowBufferMinutes on Account record).</w:t>
      </w:r>
    </w:p>
    <w:p w14:paraId="0A13C37C" w14:textId="77777777" w:rsidR="009E73F9" w:rsidRDefault="00000000">
      <w:pPr>
        <w:pStyle w:val="ListParagraph"/>
        <w:numPr>
          <w:ilvl w:val="0"/>
          <w:numId w:val="2"/>
        </w:numPr>
        <w:spacing w:after="60"/>
      </w:pPr>
      <w:r>
        <w:t>During the buffer: host can still manually check in late arrivals (see 6.13).</w:t>
      </w:r>
    </w:p>
    <w:p w14:paraId="333F2644" w14:textId="77777777" w:rsidR="009E73F9" w:rsidRDefault="00000000">
      <w:pPr>
        <w:pStyle w:val="ListParagraph"/>
        <w:numPr>
          <w:ilvl w:val="0"/>
          <w:numId w:val="2"/>
        </w:numPr>
        <w:spacing w:after="60"/>
      </w:pPr>
      <w:r>
        <w:t>After the buffer: automatic no-show capture begins.</w:t>
      </w:r>
    </w:p>
    <w:p w14:paraId="18ABDDB7" w14:textId="77777777" w:rsidR="009E73F9" w:rsidRDefault="009E73F9">
      <w:pPr>
        <w:spacing w:after="80"/>
      </w:pPr>
    </w:p>
    <w:p w14:paraId="1465753F" w14:textId="77777777" w:rsidR="009E73F9" w:rsidRDefault="00000000">
      <w:pPr>
        <w:pStyle w:val="Heading2"/>
      </w:pPr>
      <w:bookmarkStart w:id="117" w:name="_Toc228879450"/>
      <w:r>
        <w:t>6.10 Automatic No-Show Capture</w:t>
      </w:r>
      <w:bookmarkEnd w:id="117"/>
    </w:p>
    <w:p w14:paraId="134FBB78" w14:textId="77777777" w:rsidR="009E73F9" w:rsidRDefault="00000000">
      <w:pPr>
        <w:spacing w:after="120"/>
      </w:pPr>
      <w:r>
        <w:t>After the buffer period expires, the system automatically processes no-shows for all unchecked tickets.</w:t>
      </w:r>
    </w:p>
    <w:p w14:paraId="74D7AC4E" w14:textId="77777777" w:rsidR="009E73F9" w:rsidRDefault="009E73F9">
      <w:pPr>
        <w:spacing w:after="80"/>
      </w:pPr>
    </w:p>
    <w:p w14:paraId="10FA11A4" w14:textId="77777777" w:rsidR="009E73F9" w:rsidRDefault="00000000">
      <w:pPr>
        <w:spacing w:after="120"/>
      </w:pPr>
      <w:r>
        <w:rPr>
          <w:b/>
          <w:bCs/>
        </w:rPr>
        <w:t>Process:</w:t>
      </w:r>
    </w:p>
    <w:p w14:paraId="64838A3B" w14:textId="77777777" w:rsidR="009E73F9" w:rsidRDefault="00000000">
      <w:pPr>
        <w:pStyle w:val="ListParagraph"/>
        <w:numPr>
          <w:ilvl w:val="0"/>
          <w:numId w:val="2"/>
        </w:numPr>
        <w:spacing w:after="60"/>
      </w:pPr>
      <w:r>
        <w:t>1. System queries all Tickets for this Drop with status = Reserved (not Checked In, not Canceled, not Transferred).</w:t>
      </w:r>
    </w:p>
    <w:p w14:paraId="255AE87B" w14:textId="77777777" w:rsidR="009E73F9" w:rsidRDefault="00000000">
      <w:pPr>
        <w:pStyle w:val="ListParagraph"/>
        <w:numPr>
          <w:ilvl w:val="0"/>
          <w:numId w:val="2"/>
        </w:numPr>
        <w:spacing w:after="60"/>
      </w:pPr>
      <w:r>
        <w:t>2. For each: Stripe capture request is sent for the full pre-auth amount (less credits applied).</w:t>
      </w:r>
    </w:p>
    <w:p w14:paraId="2B957181" w14:textId="77777777" w:rsidR="009E73F9" w:rsidRDefault="00000000">
      <w:pPr>
        <w:pStyle w:val="ListParagraph"/>
        <w:numPr>
          <w:ilvl w:val="0"/>
          <w:numId w:val="2"/>
        </w:numPr>
        <w:spacing w:after="60"/>
      </w:pPr>
      <w:r>
        <w:t>3. Ticket status transitions to No-Show. Payment status transitions to No-Show Captured.</w:t>
      </w:r>
    </w:p>
    <w:p w14:paraId="1F302BE5" w14:textId="77777777" w:rsidR="009E73F9" w:rsidRDefault="00000000">
      <w:pPr>
        <w:pStyle w:val="ListParagraph"/>
        <w:numPr>
          <w:ilvl w:val="0"/>
          <w:numId w:val="2"/>
        </w:numPr>
        <w:spacing w:after="60"/>
      </w:pPr>
      <w:r>
        <w:t>4. Consumer is NOT notified of no-show capture in v1. (Future: optional no-show notification.)</w:t>
      </w:r>
    </w:p>
    <w:p w14:paraId="1610B55A" w14:textId="77777777" w:rsidR="009E73F9" w:rsidRDefault="009E73F9">
      <w:pPr>
        <w:spacing w:after="80"/>
      </w:pPr>
    </w:p>
    <w:p w14:paraId="1A0A0A46" w14:textId="77777777" w:rsidR="009E73F9" w:rsidRDefault="00000000">
      <w:pPr>
        <w:spacing w:after="120"/>
      </w:pPr>
      <w:r>
        <w:rPr>
          <w:b/>
          <w:bCs/>
        </w:rPr>
        <w:t>Acceptance Criteria:</w:t>
      </w:r>
    </w:p>
    <w:p w14:paraId="0E38EB56" w14:textId="77777777" w:rsidR="009E73F9" w:rsidRDefault="00000000">
      <w:pPr>
        <w:pStyle w:val="ListParagraph"/>
        <w:numPr>
          <w:ilvl w:val="0"/>
          <w:numId w:val="2"/>
        </w:numPr>
        <w:spacing w:after="60"/>
      </w:pPr>
      <w:r>
        <w:t>No-show capture is fully automatic. No host action required.</w:t>
      </w:r>
    </w:p>
    <w:p w14:paraId="38A8F5CB" w14:textId="77777777" w:rsidR="009E73F9" w:rsidRDefault="00000000">
      <w:pPr>
        <w:pStyle w:val="ListParagraph"/>
        <w:numPr>
          <w:ilvl w:val="0"/>
          <w:numId w:val="2"/>
        </w:numPr>
        <w:spacing w:after="60"/>
      </w:pPr>
      <w:r>
        <w:t>Processing is per-ticket. Each ticket is independently captured.</w:t>
      </w:r>
    </w:p>
    <w:p w14:paraId="44EA4563" w14:textId="77777777" w:rsidR="009E73F9" w:rsidRDefault="00000000">
      <w:pPr>
        <w:pStyle w:val="ListParagraph"/>
        <w:numPr>
          <w:ilvl w:val="0"/>
          <w:numId w:val="2"/>
        </w:numPr>
        <w:spacing w:after="60"/>
      </w:pPr>
      <w:r>
        <w:t>Ticket status = No-Show. Payment status = No-Show Captured. These are distinct from Checked-In / Captured.</w:t>
      </w:r>
    </w:p>
    <w:p w14:paraId="6A74BC3B" w14:textId="77777777" w:rsidR="009E73F9" w:rsidRDefault="00000000">
      <w:pPr>
        <w:pStyle w:val="ListParagraph"/>
        <w:numPr>
          <w:ilvl w:val="0"/>
          <w:numId w:val="2"/>
        </w:numPr>
        <w:spacing w:after="60"/>
      </w:pPr>
      <w:r>
        <w:lastRenderedPageBreak/>
        <w:t>If capture fails for a no-show ticket (e.g., pre-auth expired), the failure is logged and flagged for Support review.</w:t>
      </w:r>
    </w:p>
    <w:p w14:paraId="1B661866" w14:textId="77777777" w:rsidR="009E73F9" w:rsidRDefault="009E73F9">
      <w:pPr>
        <w:spacing w:after="80"/>
      </w:pPr>
    </w:p>
    <w:p w14:paraId="36C2C949" w14:textId="77777777" w:rsidR="009E73F9" w:rsidRDefault="00000000">
      <w:pPr>
        <w:pStyle w:val="Heading2"/>
      </w:pPr>
      <w:bookmarkStart w:id="118" w:name="_Toc228879451"/>
      <w:r>
        <w:t>6.11 Free Drop No-Show</w:t>
      </w:r>
      <w:bookmarkEnd w:id="118"/>
    </w:p>
    <w:p w14:paraId="69B0D341" w14:textId="77777777" w:rsidR="009E73F9" w:rsidRDefault="00000000">
      <w:pPr>
        <w:spacing w:after="120"/>
      </w:pPr>
      <w:r>
        <w:t>For free Drops, no-show behavior is tracking-only. No payment is captured.</w:t>
      </w:r>
    </w:p>
    <w:p w14:paraId="3FA5475E" w14:textId="77777777" w:rsidR="009E73F9" w:rsidRDefault="009E73F9">
      <w:pPr>
        <w:spacing w:after="80"/>
      </w:pPr>
    </w:p>
    <w:p w14:paraId="42AFCA6C" w14:textId="77777777" w:rsidR="009E73F9" w:rsidRDefault="00000000">
      <w:pPr>
        <w:spacing w:after="120"/>
      </w:pPr>
      <w:r>
        <w:rPr>
          <w:b/>
          <w:bCs/>
        </w:rPr>
        <w:t>Acceptance Criteria:</w:t>
      </w:r>
    </w:p>
    <w:p w14:paraId="6CF572F0" w14:textId="77777777" w:rsidR="009E73F9" w:rsidRDefault="00000000">
      <w:pPr>
        <w:pStyle w:val="ListParagraph"/>
        <w:numPr>
          <w:ilvl w:val="0"/>
          <w:numId w:val="2"/>
        </w:numPr>
        <w:spacing w:after="60"/>
      </w:pPr>
      <w:r>
        <w:t>No payment capture attempt is made for free Drop no-shows.</w:t>
      </w:r>
    </w:p>
    <w:p w14:paraId="1F475BFF" w14:textId="77777777" w:rsidR="009E73F9" w:rsidRDefault="00000000">
      <w:pPr>
        <w:pStyle w:val="ListParagraph"/>
        <w:numPr>
          <w:ilvl w:val="0"/>
          <w:numId w:val="2"/>
        </w:numPr>
        <w:spacing w:after="60"/>
      </w:pPr>
      <w:r>
        <w:t>Ticket status transitions to No-Show (not No-Show Captured, since there is nothing to capture).</w:t>
      </w:r>
    </w:p>
    <w:p w14:paraId="0FA11464" w14:textId="77777777" w:rsidR="009E73F9" w:rsidRDefault="00000000">
      <w:pPr>
        <w:pStyle w:val="ListParagraph"/>
        <w:numPr>
          <w:ilvl w:val="0"/>
          <w:numId w:val="2"/>
        </w:numPr>
        <w:spacing w:after="60"/>
      </w:pPr>
      <w:r>
        <w:t>No-show is logged for analytics: the host's dashboard shows show rate, no-show count, and no-show percentage.</w:t>
      </w:r>
    </w:p>
    <w:p w14:paraId="3197F022" w14:textId="77777777" w:rsidR="009E73F9" w:rsidRDefault="00000000">
      <w:pPr>
        <w:pStyle w:val="ListParagraph"/>
        <w:numPr>
          <w:ilvl w:val="0"/>
          <w:numId w:val="2"/>
        </w:numPr>
        <w:spacing w:after="60"/>
      </w:pPr>
      <w:r>
        <w:t>No consumer notification for free no-shows.</w:t>
      </w:r>
    </w:p>
    <w:p w14:paraId="2CE41DD9" w14:textId="77777777" w:rsidR="009E73F9" w:rsidRDefault="009E73F9">
      <w:pPr>
        <w:spacing w:after="80"/>
      </w:pPr>
    </w:p>
    <w:p w14:paraId="4659CAF9" w14:textId="77777777" w:rsidR="009E73F9" w:rsidRDefault="00000000">
      <w:pPr>
        <w:pStyle w:val="Heading2"/>
      </w:pPr>
      <w:bookmarkStart w:id="119" w:name="_Toc228879452"/>
      <w:r>
        <w:t>6.12 Host Waive/Refund No-Show</w:t>
      </w:r>
      <w:bookmarkEnd w:id="119"/>
    </w:p>
    <w:p w14:paraId="7DCC94AF" w14:textId="77777777" w:rsidR="009E73F9" w:rsidRDefault="00000000">
      <w:pPr>
        <w:spacing w:after="120"/>
      </w:pPr>
      <w:r>
        <w:t>Hosts have flexibility to handle no-shows generously if they choose.</w:t>
      </w:r>
    </w:p>
    <w:p w14:paraId="2C7102CC" w14:textId="77777777" w:rsidR="009E73F9" w:rsidRDefault="009E73F9">
      <w:pPr>
        <w:spacing w:after="80"/>
      </w:pPr>
    </w:p>
    <w:p w14:paraId="0685244E" w14:textId="77777777" w:rsidR="009E73F9" w:rsidRDefault="00000000">
      <w:pPr>
        <w:spacing w:after="120"/>
      </w:pPr>
      <w:r>
        <w:rPr>
          <w:b/>
          <w:bCs/>
        </w:rPr>
        <w:t>Before buffer expires (late arrival):</w:t>
      </w:r>
    </w:p>
    <w:p w14:paraId="3CCE6FCB" w14:textId="77777777" w:rsidR="009E73F9" w:rsidRDefault="00000000">
      <w:pPr>
        <w:pStyle w:val="ListParagraph"/>
        <w:numPr>
          <w:ilvl w:val="0"/>
          <w:numId w:val="2"/>
        </w:numPr>
        <w:spacing w:after="60"/>
      </w:pPr>
      <w:r>
        <w:t>Host can still check in the consumer (see 6.13). Normal capture occurs.</w:t>
      </w:r>
    </w:p>
    <w:p w14:paraId="56A3A612" w14:textId="77777777" w:rsidR="009E73F9" w:rsidRDefault="009E73F9">
      <w:pPr>
        <w:spacing w:after="80"/>
      </w:pPr>
    </w:p>
    <w:p w14:paraId="5F26ECE2" w14:textId="77777777" w:rsidR="009E73F9" w:rsidRDefault="00000000">
      <w:pPr>
        <w:spacing w:after="120"/>
      </w:pPr>
      <w:r>
        <w:rPr>
          <w:b/>
          <w:bCs/>
        </w:rPr>
        <w:t>After no-show capture:</w:t>
      </w:r>
    </w:p>
    <w:p w14:paraId="735A8CF7" w14:textId="77777777" w:rsidR="009E73F9" w:rsidRDefault="00000000">
      <w:pPr>
        <w:pStyle w:val="ListParagraph"/>
        <w:numPr>
          <w:ilvl w:val="0"/>
          <w:numId w:val="2"/>
        </w:numPr>
        <w:spacing w:after="60"/>
      </w:pPr>
      <w:r>
        <w:t>Host may issue a refund (full or partial) from the Host app or Enterprise Web App.</w:t>
      </w:r>
    </w:p>
    <w:p w14:paraId="73DECB06" w14:textId="77777777" w:rsidR="009E73F9" w:rsidRDefault="00000000">
      <w:pPr>
        <w:pStyle w:val="ListParagraph"/>
        <w:numPr>
          <w:ilvl w:val="0"/>
          <w:numId w:val="2"/>
        </w:numPr>
        <w:spacing w:after="60"/>
      </w:pPr>
      <w:r>
        <w:t>Refund is processed via Stripe. Ticket status = Refunded. Payment status = Refunded.</w:t>
      </w:r>
    </w:p>
    <w:p w14:paraId="451FA994" w14:textId="77777777" w:rsidR="009E73F9" w:rsidRDefault="00000000">
      <w:pPr>
        <w:pStyle w:val="ListParagraph"/>
        <w:numPr>
          <w:ilvl w:val="0"/>
          <w:numId w:val="2"/>
        </w:numPr>
        <w:spacing w:after="60"/>
      </w:pPr>
      <w:r>
        <w:t>Refund reason is logged.</w:t>
      </w:r>
    </w:p>
    <w:p w14:paraId="6AB96B1B" w14:textId="77777777" w:rsidR="009E73F9" w:rsidRDefault="009E73F9">
      <w:pPr>
        <w:spacing w:after="80"/>
      </w:pPr>
    </w:p>
    <w:p w14:paraId="664ECA91" w14:textId="77777777" w:rsidR="009E73F9" w:rsidRDefault="00000000">
      <w:pPr>
        <w:spacing w:after="120"/>
      </w:pPr>
      <w:r>
        <w:rPr>
          <w:b/>
          <w:bCs/>
        </w:rPr>
        <w:t>Acceptance Criteria:</w:t>
      </w:r>
    </w:p>
    <w:p w14:paraId="77BDFBC2" w14:textId="77777777" w:rsidR="009E73F9" w:rsidRDefault="00000000">
      <w:pPr>
        <w:pStyle w:val="ListParagraph"/>
        <w:numPr>
          <w:ilvl w:val="0"/>
          <w:numId w:val="2"/>
        </w:numPr>
        <w:spacing w:after="60"/>
      </w:pPr>
      <w:r>
        <w:t>Host can refund a no-show captured ticket at any time after capture.</w:t>
      </w:r>
    </w:p>
    <w:p w14:paraId="4E702E92" w14:textId="77777777" w:rsidR="009E73F9" w:rsidRDefault="00000000">
      <w:pPr>
        <w:pStyle w:val="ListParagraph"/>
        <w:numPr>
          <w:ilvl w:val="0"/>
          <w:numId w:val="2"/>
        </w:numPr>
        <w:spacing w:after="60"/>
      </w:pPr>
      <w:r>
        <w:t>Refund can be full or partial (host selects amount).</w:t>
      </w:r>
    </w:p>
    <w:p w14:paraId="40B782DC" w14:textId="77777777" w:rsidR="009E73F9" w:rsidRDefault="00000000">
      <w:pPr>
        <w:pStyle w:val="ListParagraph"/>
        <w:numPr>
          <w:ilvl w:val="0"/>
          <w:numId w:val="2"/>
        </w:numPr>
        <w:spacing w:after="60"/>
      </w:pPr>
      <w:r>
        <w:t>All refund actions are logged with: amount, reason, actor (host user ID), timestamp.</w:t>
      </w:r>
    </w:p>
    <w:p w14:paraId="5B241A5F" w14:textId="77777777" w:rsidR="009E73F9" w:rsidRDefault="009E73F9">
      <w:pPr>
        <w:spacing w:after="80"/>
      </w:pPr>
    </w:p>
    <w:p w14:paraId="1314904C" w14:textId="77777777" w:rsidR="009E73F9" w:rsidRDefault="00000000">
      <w:pPr>
        <w:pStyle w:val="Heading2"/>
      </w:pPr>
      <w:bookmarkStart w:id="120" w:name="_Toc228879453"/>
      <w:r>
        <w:t>6.13 Manual Check-In During Buffer</w:t>
      </w:r>
      <w:bookmarkEnd w:id="120"/>
    </w:p>
    <w:p w14:paraId="16F068A9" w14:textId="77777777" w:rsidR="009E73F9" w:rsidRDefault="00000000">
      <w:pPr>
        <w:spacing w:after="120"/>
      </w:pPr>
      <w:r>
        <w:t>During the no-show buffer period (between Check-In Cutoff and no-show capture), the host may still check in late arrivals.</w:t>
      </w:r>
    </w:p>
    <w:p w14:paraId="1FEBE5F3" w14:textId="77777777" w:rsidR="009E73F9" w:rsidRDefault="009E73F9">
      <w:pPr>
        <w:spacing w:after="80"/>
      </w:pPr>
    </w:p>
    <w:p w14:paraId="37E16ADA" w14:textId="77777777" w:rsidR="009E73F9" w:rsidRDefault="00000000">
      <w:pPr>
        <w:spacing w:after="120"/>
      </w:pPr>
      <w:r>
        <w:rPr>
          <w:b/>
          <w:bCs/>
        </w:rPr>
        <w:t>Acceptance Criteria:</w:t>
      </w:r>
    </w:p>
    <w:p w14:paraId="5DCD0349" w14:textId="77777777" w:rsidR="009E73F9" w:rsidRDefault="00000000">
      <w:pPr>
        <w:pStyle w:val="ListParagraph"/>
        <w:numPr>
          <w:ilvl w:val="0"/>
          <w:numId w:val="2"/>
        </w:numPr>
        <w:spacing w:after="60"/>
      </w:pPr>
      <w:r>
        <w:t>Check-in is allowed during the buffer period via all three modes (Host Scan, Consumer Scan, Manual Lookup).</w:t>
      </w:r>
    </w:p>
    <w:p w14:paraId="1D03FC69" w14:textId="77777777" w:rsidR="009E73F9" w:rsidRDefault="00000000">
      <w:pPr>
        <w:pStyle w:val="ListParagraph"/>
        <w:numPr>
          <w:ilvl w:val="0"/>
          <w:numId w:val="2"/>
        </w:numPr>
        <w:spacing w:after="60"/>
      </w:pPr>
      <w:r>
        <w:lastRenderedPageBreak/>
        <w:t>Normal capture logic applies (same as standard check-in).</w:t>
      </w:r>
    </w:p>
    <w:p w14:paraId="3CF70968" w14:textId="77777777" w:rsidR="009E73F9" w:rsidRDefault="00000000">
      <w:pPr>
        <w:pStyle w:val="ListParagraph"/>
        <w:numPr>
          <w:ilvl w:val="0"/>
          <w:numId w:val="2"/>
        </w:numPr>
        <w:spacing w:after="60"/>
      </w:pPr>
      <w:r>
        <w:t>A ticket checked in during the buffer period is NOT processed as a no-show.</w:t>
      </w:r>
    </w:p>
    <w:p w14:paraId="6C30BCA3" w14:textId="77777777" w:rsidR="009E73F9" w:rsidRDefault="00000000">
      <w:pPr>
        <w:pStyle w:val="ListParagraph"/>
        <w:numPr>
          <w:ilvl w:val="0"/>
          <w:numId w:val="2"/>
        </w:numPr>
        <w:spacing w:after="60"/>
      </w:pPr>
      <w:r>
        <w:t>This is the last opportunity for check-in before automatic no-show capture.</w:t>
      </w:r>
    </w:p>
    <w:p w14:paraId="24C19B99" w14:textId="77777777" w:rsidR="009E73F9" w:rsidRDefault="009E73F9">
      <w:pPr>
        <w:spacing w:after="80"/>
      </w:pPr>
    </w:p>
    <w:p w14:paraId="327B0317" w14:textId="77777777" w:rsidR="009E73F9" w:rsidRDefault="00000000">
      <w:pPr>
        <w:pStyle w:val="Heading2"/>
      </w:pPr>
      <w:bookmarkStart w:id="121" w:name="_Toc228879454"/>
      <w:r>
        <w:t>6.14 Partial Multi-Ticket No-Show</w:t>
      </w:r>
      <w:bookmarkEnd w:id="121"/>
    </w:p>
    <w:p w14:paraId="34326046" w14:textId="77777777" w:rsidR="009E73F9" w:rsidRDefault="00000000">
      <w:pPr>
        <w:spacing w:after="120"/>
      </w:pPr>
      <w:r>
        <w:t>In multi-ticket reservations, some tickets may be checked in while others are no-shows. Processing is per-ticket.</w:t>
      </w:r>
    </w:p>
    <w:p w14:paraId="0BA42BE2" w14:textId="77777777" w:rsidR="009E73F9" w:rsidRDefault="009E73F9">
      <w:pPr>
        <w:spacing w:after="80"/>
      </w:pPr>
    </w:p>
    <w:p w14:paraId="34343766" w14:textId="77777777" w:rsidR="009E73F9" w:rsidRDefault="00000000">
      <w:pPr>
        <w:spacing w:after="120"/>
      </w:pPr>
      <w:r>
        <w:rPr>
          <w:i/>
          <w:iCs/>
        </w:rPr>
        <w:t>Example: Josh buys 4 tickets. Josh and Sarah check in (tickets #1 and #2 = Checked In, Captured). Mike and Emily do not show (tickets #3 and #4).</w:t>
      </w:r>
    </w:p>
    <w:p w14:paraId="523E03AB" w14:textId="77777777" w:rsidR="009E73F9" w:rsidRDefault="00000000">
      <w:pPr>
        <w:pStyle w:val="ListParagraph"/>
        <w:numPr>
          <w:ilvl w:val="0"/>
          <w:numId w:val="2"/>
        </w:numPr>
        <w:spacing w:after="60"/>
      </w:pPr>
      <w:r>
        <w:t>After buffer: tickets #3 and #4 are captured as no-shows. Tickets #1 and #2 are unaffected.</w:t>
      </w:r>
    </w:p>
    <w:p w14:paraId="301F9921" w14:textId="77777777" w:rsidR="009E73F9" w:rsidRDefault="00000000">
      <w:pPr>
        <w:pStyle w:val="ListParagraph"/>
        <w:numPr>
          <w:ilvl w:val="0"/>
          <w:numId w:val="2"/>
        </w:numPr>
        <w:spacing w:after="60"/>
      </w:pPr>
      <w:r>
        <w:t>Josh's wallet shows: #1 Checked In, #2 Checked In (or Transferred), #3 No-Show, #4 No-Show.</w:t>
      </w:r>
    </w:p>
    <w:p w14:paraId="474250F1" w14:textId="77777777" w:rsidR="009E73F9" w:rsidRDefault="009E73F9">
      <w:pPr>
        <w:spacing w:after="80"/>
      </w:pPr>
    </w:p>
    <w:p w14:paraId="5628121B" w14:textId="77777777" w:rsidR="009E73F9" w:rsidRDefault="00000000">
      <w:pPr>
        <w:spacing w:after="120"/>
      </w:pPr>
      <w:r>
        <w:rPr>
          <w:b/>
          <w:bCs/>
        </w:rPr>
        <w:t>Acceptance Criteria:</w:t>
      </w:r>
    </w:p>
    <w:p w14:paraId="5A4B6681" w14:textId="77777777" w:rsidR="009E73F9" w:rsidRDefault="00000000">
      <w:pPr>
        <w:pStyle w:val="ListParagraph"/>
        <w:numPr>
          <w:ilvl w:val="0"/>
          <w:numId w:val="2"/>
        </w:numPr>
        <w:spacing w:after="60"/>
      </w:pPr>
      <w:r>
        <w:t>Per-ticket processing. Checked-in tickets are captured at check-in. No-show tickets are captured after buffer.</w:t>
      </w:r>
    </w:p>
    <w:p w14:paraId="19A854C2" w14:textId="77777777" w:rsidR="009E73F9" w:rsidRDefault="00000000">
      <w:pPr>
        <w:pStyle w:val="ListParagraph"/>
        <w:numPr>
          <w:ilvl w:val="0"/>
          <w:numId w:val="2"/>
        </w:numPr>
        <w:spacing w:after="60"/>
      </w:pPr>
      <w:r>
        <w:t>Partial capture is fully supported. The Stripe Payment Intent handles multiple partial captures.</w:t>
      </w:r>
    </w:p>
    <w:p w14:paraId="69C84D8C" w14:textId="77777777" w:rsidR="009E73F9" w:rsidRDefault="00000000">
      <w:pPr>
        <w:pStyle w:val="ListParagraph"/>
        <w:numPr>
          <w:ilvl w:val="0"/>
          <w:numId w:val="2"/>
        </w:numPr>
        <w:spacing w:after="60"/>
      </w:pPr>
      <w:r>
        <w:t>Each ticket's status and payment status are independent.</w:t>
      </w:r>
    </w:p>
    <w:p w14:paraId="4453E11B" w14:textId="77777777" w:rsidR="009E73F9" w:rsidRDefault="009E73F9">
      <w:pPr>
        <w:spacing w:after="80"/>
      </w:pPr>
    </w:p>
    <w:p w14:paraId="60EF9C34" w14:textId="77777777" w:rsidR="009E73F9" w:rsidRDefault="00000000">
      <w:pPr>
        <w:pStyle w:val="Heading2"/>
      </w:pPr>
      <w:bookmarkStart w:id="122" w:name="_Toc228879455"/>
      <w:r>
        <w:t>6.15 Staff Roles &amp; Audit</w:t>
      </w:r>
      <w:bookmarkEnd w:id="122"/>
    </w:p>
    <w:p w14:paraId="63485719" w14:textId="77777777" w:rsidR="009E73F9" w:rsidRDefault="00000000">
      <w:pPr>
        <w:spacing w:after="120"/>
      </w:pPr>
      <w:r>
        <w:t>Check-in can be performed by any team member with the appropriate role. Every check-in event is fully auditable.</w:t>
      </w:r>
    </w:p>
    <w:p w14:paraId="69423C9C" w14:textId="77777777" w:rsidR="009E73F9" w:rsidRDefault="009E73F9">
      <w:pPr>
        <w:spacing w:after="80"/>
      </w:pPr>
    </w:p>
    <w:p w14:paraId="2D1C2768" w14:textId="77777777" w:rsidR="009E73F9" w:rsidRDefault="00000000">
      <w:pPr>
        <w:spacing w:after="120"/>
      </w:pPr>
      <w:r>
        <w:rPr>
          <w:b/>
          <w:bCs/>
        </w:rPr>
        <w:t>Roles authorized to check in:</w:t>
      </w:r>
    </w:p>
    <w:p w14:paraId="2C20887D" w14:textId="77777777" w:rsidR="009E73F9" w:rsidRDefault="00000000">
      <w:pPr>
        <w:pStyle w:val="ListParagraph"/>
        <w:numPr>
          <w:ilvl w:val="0"/>
          <w:numId w:val="2"/>
        </w:numPr>
        <w:spacing w:after="60"/>
      </w:pPr>
      <w:r>
        <w:t>Owner (Super Admin): full access</w:t>
      </w:r>
    </w:p>
    <w:p w14:paraId="7720F6BA" w14:textId="77777777" w:rsidR="009E73F9" w:rsidRDefault="00000000">
      <w:pPr>
        <w:pStyle w:val="ListParagraph"/>
        <w:numPr>
          <w:ilvl w:val="0"/>
          <w:numId w:val="2"/>
        </w:numPr>
        <w:spacing w:after="60"/>
      </w:pPr>
      <w:r>
        <w:t>Admin: full access</w:t>
      </w:r>
    </w:p>
    <w:p w14:paraId="46A63D2C" w14:textId="77777777" w:rsidR="009E73F9" w:rsidRDefault="00000000">
      <w:pPr>
        <w:pStyle w:val="ListParagraph"/>
        <w:numPr>
          <w:ilvl w:val="0"/>
          <w:numId w:val="2"/>
        </w:numPr>
        <w:spacing w:after="60"/>
      </w:pPr>
      <w:r>
        <w:t>Manager: can check in, cannot undo after 15 minutes</w:t>
      </w:r>
    </w:p>
    <w:p w14:paraId="7285A7B5" w14:textId="77777777" w:rsidR="009E73F9" w:rsidRDefault="00000000">
      <w:pPr>
        <w:pStyle w:val="ListParagraph"/>
        <w:numPr>
          <w:ilvl w:val="0"/>
          <w:numId w:val="2"/>
        </w:numPr>
        <w:spacing w:after="60"/>
      </w:pPr>
      <w:r>
        <w:t>Team Member: can check in, cannot undo or refund</w:t>
      </w:r>
    </w:p>
    <w:p w14:paraId="0C7FCC15" w14:textId="77777777" w:rsidR="009E73F9" w:rsidRDefault="009E73F9">
      <w:pPr>
        <w:spacing w:after="80"/>
      </w:pPr>
    </w:p>
    <w:p w14:paraId="1DC508BD" w14:textId="77777777" w:rsidR="009E73F9" w:rsidRDefault="00000000">
      <w:pPr>
        <w:spacing w:after="120"/>
      </w:pPr>
      <w:r>
        <w:rPr>
          <w:b/>
          <w:bCs/>
        </w:rPr>
        <w:t>Every check-in event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E73F9" w14:paraId="73DE32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AECFC99" w14:textId="77777777" w:rsidR="009E73F9" w:rsidRDefault="00000000">
            <w:r>
              <w:rPr>
                <w:b/>
                <w:bCs/>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A34D6D" w14:textId="77777777" w:rsidR="009E73F9" w:rsidRDefault="00000000">
            <w:r>
              <w:rPr>
                <w:b/>
                <w:bCs/>
                <w:sz w:val="20"/>
                <w:szCs w:val="20"/>
              </w:rPr>
              <w:t>Description</w:t>
            </w:r>
          </w:p>
        </w:tc>
      </w:tr>
      <w:tr w:rsidR="009E73F9" w14:paraId="6D7B7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AB16B" w14:textId="77777777" w:rsidR="009E73F9" w:rsidRDefault="00000000">
            <w:r>
              <w:rPr>
                <w:sz w:val="20"/>
                <w:szCs w:val="20"/>
              </w:rPr>
              <w:t>staffUserId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52C91" w14:textId="77777777" w:rsidR="009E73F9" w:rsidRDefault="00000000">
            <w:r>
              <w:rPr>
                <w:sz w:val="20"/>
                <w:szCs w:val="20"/>
              </w:rPr>
              <w:t>The team member who performed or confirmed the check-in.</w:t>
            </w:r>
          </w:p>
        </w:tc>
      </w:tr>
      <w:tr w:rsidR="009E73F9" w14:paraId="41D206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D015E" w14:textId="77777777" w:rsidR="009E73F9" w:rsidRDefault="00000000">
            <w:r>
              <w:rPr>
                <w:sz w:val="20"/>
                <w:szCs w:val="20"/>
              </w:rPr>
              <w:t>timestamp</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A31B7" w14:textId="77777777" w:rsidR="009E73F9" w:rsidRDefault="00000000">
            <w:r>
              <w:rPr>
                <w:sz w:val="20"/>
                <w:szCs w:val="20"/>
              </w:rPr>
              <w:t>Exact time of check-in confirmation.</w:t>
            </w:r>
          </w:p>
        </w:tc>
      </w:tr>
      <w:tr w:rsidR="009E73F9" w14:paraId="5594B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63851" w14:textId="77777777" w:rsidR="009E73F9" w:rsidRDefault="00000000">
            <w:r>
              <w:rPr>
                <w:sz w:val="20"/>
                <w:szCs w:val="20"/>
              </w:rPr>
              <w:t>deviceId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5ABC" w14:textId="77777777" w:rsidR="009E73F9" w:rsidRDefault="00000000">
            <w:r>
              <w:rPr>
                <w:sz w:val="20"/>
                <w:szCs w:val="20"/>
              </w:rPr>
              <w:t>Device identifier (optional, for multi-device environments).</w:t>
            </w:r>
          </w:p>
        </w:tc>
      </w:tr>
      <w:tr w:rsidR="009E73F9" w14:paraId="69F0B1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DE548" w14:textId="77777777" w:rsidR="009E73F9" w:rsidRDefault="00000000">
            <w:r>
              <w:rPr>
                <w:sz w:val="20"/>
                <w:szCs w:val="20"/>
              </w:rPr>
              <w:t>mode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1E4BB" w14:textId="77777777" w:rsidR="009E73F9" w:rsidRDefault="00000000">
            <w:r>
              <w:rPr>
                <w:sz w:val="20"/>
                <w:szCs w:val="20"/>
              </w:rPr>
              <w:t>Host-Scan | Consumer-Scan | Manual</w:t>
            </w:r>
          </w:p>
        </w:tc>
      </w:tr>
      <w:tr w:rsidR="009E73F9" w14:paraId="75167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8E921" w14:textId="77777777" w:rsidR="009E73F9" w:rsidRDefault="00000000">
            <w:r>
              <w:rPr>
                <w:sz w:val="20"/>
                <w:szCs w:val="20"/>
              </w:rPr>
              <w:lastRenderedPageBreak/>
              <w:t>ticketId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4672A" w14:textId="77777777" w:rsidR="009E73F9" w:rsidRDefault="00000000">
            <w:r>
              <w:rPr>
                <w:sz w:val="20"/>
                <w:szCs w:val="20"/>
              </w:rPr>
              <w:t>The specific ticket checked in.</w:t>
            </w:r>
          </w:p>
        </w:tc>
      </w:tr>
      <w:tr w:rsidR="009E73F9" w14:paraId="706D31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E4B6E" w14:textId="77777777" w:rsidR="009E73F9" w:rsidRDefault="00000000">
            <w:r>
              <w:rPr>
                <w:sz w:val="20"/>
                <w:szCs w:val="20"/>
              </w:rPr>
              <w:t>dropId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0A595" w14:textId="77777777" w:rsidR="009E73F9" w:rsidRDefault="00000000">
            <w:r>
              <w:rPr>
                <w:sz w:val="20"/>
                <w:szCs w:val="20"/>
              </w:rPr>
              <w:t>The Drop this check-in belongs to.</w:t>
            </w:r>
          </w:p>
        </w:tc>
      </w:tr>
      <w:tr w:rsidR="009E73F9" w14:paraId="13A50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74236" w14:textId="77777777" w:rsidR="009E73F9" w:rsidRDefault="00000000">
            <w:r>
              <w:rPr>
                <w:sz w:val="20"/>
                <w:szCs w:val="20"/>
              </w:rPr>
              <w:t>previousStatus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3E2EA" w14:textId="77777777" w:rsidR="009E73F9" w:rsidRDefault="00000000">
            <w:r>
              <w:rPr>
                <w:sz w:val="20"/>
                <w:szCs w:val="20"/>
              </w:rPr>
              <w:t>Ticket status before check-in (should always be Reserved).</w:t>
            </w:r>
          </w:p>
        </w:tc>
      </w:tr>
      <w:tr w:rsidR="009E73F9" w14:paraId="5643B4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DA534" w14:textId="77777777" w:rsidR="009E73F9" w:rsidRDefault="00000000">
            <w:r>
              <w:rPr>
                <w:sz w:val="20"/>
                <w:szCs w:val="20"/>
              </w:rPr>
              <w:t>newStatus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785C6" w14:textId="77777777" w:rsidR="009E73F9" w:rsidRDefault="00000000">
            <w:r>
              <w:rPr>
                <w:sz w:val="20"/>
                <w:szCs w:val="20"/>
              </w:rPr>
              <w:t>Ticket status after check-in (Checked In).</w:t>
            </w:r>
          </w:p>
        </w:tc>
      </w:tr>
    </w:tbl>
    <w:p w14:paraId="7E6310FC" w14:textId="77777777" w:rsidR="009E73F9" w:rsidRDefault="009E73F9">
      <w:pPr>
        <w:spacing w:after="80"/>
      </w:pPr>
    </w:p>
    <w:p w14:paraId="398F8510" w14:textId="77777777" w:rsidR="009E73F9" w:rsidRDefault="00000000">
      <w:pPr>
        <w:spacing w:after="120"/>
      </w:pPr>
      <w:r>
        <w:rPr>
          <w:b/>
          <w:bCs/>
        </w:rPr>
        <w:t>Acceptance Criteria:</w:t>
      </w:r>
    </w:p>
    <w:p w14:paraId="51F097D8" w14:textId="77777777" w:rsidR="009E73F9" w:rsidRDefault="00000000">
      <w:pPr>
        <w:pStyle w:val="ListParagraph"/>
        <w:numPr>
          <w:ilvl w:val="0"/>
          <w:numId w:val="2"/>
        </w:numPr>
        <w:spacing w:after="60"/>
      </w:pPr>
      <w:r>
        <w:t>Every check-in has an audit record. No check-in can occur without logging the staff user ID and mode.</w:t>
      </w:r>
    </w:p>
    <w:p w14:paraId="15FE1BED" w14:textId="77777777" w:rsidR="009E73F9" w:rsidRDefault="00000000">
      <w:pPr>
        <w:pStyle w:val="ListParagraph"/>
        <w:numPr>
          <w:ilvl w:val="0"/>
          <w:numId w:val="2"/>
        </w:numPr>
        <w:spacing w:after="60"/>
      </w:pPr>
      <w:r>
        <w:t>Audit records are immutable. They cannot be edited or deleted.</w:t>
      </w:r>
    </w:p>
    <w:p w14:paraId="5082207F" w14:textId="77777777" w:rsidR="009E73F9" w:rsidRDefault="00000000">
      <w:pPr>
        <w:pStyle w:val="ListParagraph"/>
        <w:numPr>
          <w:ilvl w:val="0"/>
          <w:numId w:val="2"/>
        </w:numPr>
        <w:spacing w:after="60"/>
      </w:pPr>
      <w:r>
        <w:t>Audit log is visible in the host's Host app (Activity Log) and the Support tool.</w:t>
      </w:r>
    </w:p>
    <w:p w14:paraId="2B259A54" w14:textId="77777777" w:rsidR="009E73F9" w:rsidRDefault="00000000">
      <w:pPr>
        <w:pStyle w:val="ListParagraph"/>
        <w:numPr>
          <w:ilvl w:val="0"/>
          <w:numId w:val="2"/>
        </w:numPr>
        <w:spacing w:after="60"/>
      </w:pPr>
      <w:r>
        <w:t>Role-based access is enforced at the API level. A Team Member attempting an undo beyond 15 minutes receives an authorization error.</w:t>
      </w:r>
    </w:p>
    <w:p w14:paraId="5C9E5B76" w14:textId="77777777" w:rsidR="009E73F9" w:rsidRDefault="009E73F9">
      <w:pPr>
        <w:spacing w:after="80"/>
      </w:pPr>
    </w:p>
    <w:p w14:paraId="42279AA1" w14:textId="77777777" w:rsidR="009E73F9" w:rsidRDefault="00000000">
      <w:r>
        <w:br w:type="page"/>
      </w:r>
    </w:p>
    <w:p w14:paraId="0463E763" w14:textId="77777777" w:rsidR="009E73F9" w:rsidRDefault="00000000">
      <w:r>
        <w:lastRenderedPageBreak/>
        <w:br w:type="page"/>
      </w:r>
    </w:p>
    <w:p w14:paraId="07B06CBA" w14:textId="77777777" w:rsidR="009E73F9" w:rsidRDefault="00000000">
      <w:pPr>
        <w:pStyle w:val="Heading1"/>
      </w:pPr>
      <w:bookmarkStart w:id="123" w:name="_Toc228879456"/>
      <w:r>
        <w:lastRenderedPageBreak/>
        <w:t>7. Consumer App (Nigh Drops)</w:t>
      </w:r>
      <w:bookmarkEnd w:id="123"/>
    </w:p>
    <w:p w14:paraId="1647D20C" w14:textId="77777777" w:rsidR="009E73F9" w:rsidRDefault="00000000">
      <w:pPr>
        <w:spacing w:after="120"/>
      </w:pPr>
      <w:r>
        <w:t>The Nigh Drops app is the consumer-facing mobile application. It is the primary interface through which consumers discover Drops from followed Accounts, reserve tickets/spots, manage their ticket wallet, interact with friends, and engage with the Nigh social local commerce ecosystem. The app is native on iOS and Android.</w:t>
      </w:r>
    </w:p>
    <w:p w14:paraId="5C51CBDB" w14:textId="77777777" w:rsidR="009E73F9" w:rsidRDefault="009E73F9">
      <w:pPr>
        <w:spacing w:after="80"/>
      </w:pPr>
    </w:p>
    <w:p w14:paraId="490684EC" w14:textId="77777777" w:rsidR="009E73F9" w:rsidRDefault="00000000">
      <w:pPr>
        <w:pStyle w:val="Heading2"/>
      </w:pPr>
      <w:bookmarkStart w:id="124" w:name="_Toc228879457"/>
      <w:r>
        <w:t>7.1 First-Run / Account Creation</w:t>
      </w:r>
      <w:bookmarkEnd w:id="124"/>
    </w:p>
    <w:p w14:paraId="1A262EF3" w14:textId="77777777" w:rsidR="009E73F9" w:rsidRDefault="00000000">
      <w:pPr>
        <w:spacing w:after="120"/>
      </w:pPr>
      <w:r>
        <w:t>Every new consumer enters the platform through a streamlined, password-free onboarding flow. Phone number is the primary identity. The flow is designed to minimize friction while capturing essential information and preserving any deep-link context that brought the user to the app.</w:t>
      </w:r>
    </w:p>
    <w:p w14:paraId="45E3D241" w14:textId="77777777" w:rsidR="009E73F9" w:rsidRDefault="009E73F9">
      <w:pPr>
        <w:spacing w:after="80"/>
      </w:pPr>
    </w:p>
    <w:p w14:paraId="5005E75F" w14:textId="77777777" w:rsidR="009E73F9" w:rsidRDefault="00000000">
      <w:pPr>
        <w:spacing w:after="120"/>
      </w:pPr>
      <w:r>
        <w:rPr>
          <w:b/>
          <w:bCs/>
        </w:rPr>
        <w:t>Onboarding Flow (Sequential Steps):</w:t>
      </w:r>
    </w:p>
    <w:p w14:paraId="0D8A0699" w14:textId="77777777" w:rsidR="009E73F9" w:rsidRDefault="00000000">
      <w:pPr>
        <w:pStyle w:val="ListParagraph"/>
        <w:numPr>
          <w:ilvl w:val="0"/>
          <w:numId w:val="2"/>
        </w:numPr>
        <w:spacing w:after="60"/>
      </w:pPr>
      <w:r>
        <w:rPr>
          <w:b/>
          <w:bCs/>
        </w:rPr>
        <w:t xml:space="preserve">Step 1 - Phone OTP: </w:t>
      </w:r>
      <w:r>
        <w:t>Consumer enters phone number. System sends a one-time password via SMS. Consumer enters OTP to verify. Phone number becomes primary account identifier. No passwords are ever created or stored for consumer accounts.</w:t>
      </w:r>
    </w:p>
    <w:p w14:paraId="208C42AE" w14:textId="77777777" w:rsidR="00AA0001" w:rsidRDefault="00000000">
      <w:pPr>
        <w:spacing w:after="120"/>
      </w:pPr>
      <w:r>
        <w:t xml:space="preserve">OTP Resend and Error Handling: If the consumer does not receive the OTP, a “Resend Code” button becomes available after a configurable cooldown period (default: 30 seconds). The resend button shows a countdown timer during the cooldown. If OTP verification fails (wrong code), the consumer receives a clear error message and can retry. After 5 consecutive failed attempts, the consumer is temporarily locked out with a message explaining the lockout duration.</w:t>
      </w:r>
    </w:p>
    <w:p w14:paraId="032BE252" w14:textId="77777777" w:rsidR="009E73F9" w:rsidRDefault="00000000">
      <w:pPr>
        <w:pStyle w:val="ListParagraph"/>
        <w:numPr>
          <w:ilvl w:val="0"/>
          <w:numId w:val="2"/>
        </w:numPr>
        <w:spacing w:after="60"/>
      </w:pPr>
      <w:r>
        <w:rPr>
          <w:b/>
          <w:bCs/>
        </w:rPr>
        <w:t xml:space="preserve">Step 2 - Name Entry: </w:t>
      </w:r>
      <w:r>
        <w:t>First name and last name are both required fields. Cannot proceed without both. Display name derived from these fields throughout the platform.</w:t>
      </w:r>
    </w:p>
    <w:p w14:paraId="459602E2" w14:textId="77777777" w:rsidR="009E73F9" w:rsidRDefault="00000000">
      <w:pPr>
        <w:pStyle w:val="ListParagraph"/>
        <w:numPr>
          <w:ilvl w:val="0"/>
          <w:numId w:val="2"/>
        </w:numPr>
        <w:spacing w:after="60"/>
      </w:pPr>
      <w:r>
        <w:rPr>
          <w:b/>
          <w:bCs/>
        </w:rPr>
        <w:t xml:space="preserve">Step 3 - Email (Optional): </w:t>
      </w:r>
      <w:r>
        <w:t>Email field is presented but explicitly marked as optional with a visible 'Skip' button. If skipped, email can be added or edited later from account settings. Email is used for reservation confirmations and account recovery but is never the primary identifier.</w:t>
      </w:r>
    </w:p>
    <w:p w14:paraId="26F9808E" w14:textId="77777777" w:rsidR="009E73F9" w:rsidRDefault="00000000">
      <w:pPr>
        <w:pStyle w:val="ListParagraph"/>
        <w:numPr>
          <w:ilvl w:val="0"/>
          <w:numId w:val="2"/>
        </w:numPr>
        <w:spacing w:after="60"/>
      </w:pPr>
      <w:r>
        <w:rPr>
          <w:b/>
          <w:bCs/>
        </w:rPr>
        <w:t xml:space="preserve">Step 4 - Push Notification Opt-In: </w:t>
      </w:r>
      <w:r>
        <w:t>System push notification permission prompt is presented. Consumer may allow or deny. Denial does not block account creation. Preference is stored and can be changed later via device settings.</w:t>
      </w:r>
    </w:p>
    <w:p w14:paraId="4CC59A02" w14:textId="77777777" w:rsidR="009E73F9" w:rsidRDefault="00000000">
      <w:pPr>
        <w:pStyle w:val="ListParagraph"/>
        <w:numPr>
          <w:ilvl w:val="0"/>
          <w:numId w:val="2"/>
        </w:numPr>
        <w:spacing w:after="60"/>
      </w:pPr>
      <w:r>
        <w:rPr>
          <w:b/>
          <w:bCs/>
        </w:rPr>
        <w:t xml:space="preserve">Step 5 - Routing: </w:t>
      </w:r>
      <w:r>
        <w:t>After completing onboarding, routing depends on entry context. If consumer arrived via a Drop link (deep link), they are redirected to that specific Drop detail view. If no deep link context exists, consumer is routed to the main Feed screen which displays the Empty Feed state (no followed Accounts yet).</w:t>
      </w:r>
    </w:p>
    <w:p w14:paraId="53B21112" w14:textId="77777777" w:rsidR="009E73F9" w:rsidRDefault="009E73F9">
      <w:pPr>
        <w:spacing w:after="80"/>
      </w:pPr>
    </w:p>
    <w:p w14:paraId="7145D147" w14:textId="77777777" w:rsidR="009E73F9" w:rsidRDefault="00000000">
      <w:pPr>
        <w:spacing w:after="120"/>
      </w:pPr>
      <w:r>
        <w:rPr>
          <w:b/>
          <w:bCs/>
        </w:rPr>
        <w:t>Key Design Decisions:</w:t>
      </w:r>
    </w:p>
    <w:p w14:paraId="1E7A86A8" w14:textId="77777777" w:rsidR="009E73F9" w:rsidRDefault="00000000">
      <w:pPr>
        <w:pStyle w:val="ListParagraph"/>
        <w:numPr>
          <w:ilvl w:val="0"/>
          <w:numId w:val="2"/>
        </w:numPr>
        <w:spacing w:after="60"/>
      </w:pPr>
      <w:r>
        <w:t>No passwords. Phone number = primary identity. This eliminates password management, reset flows, and associated support burden.</w:t>
      </w:r>
    </w:p>
    <w:p w14:paraId="5D8CAA3B" w14:textId="77777777" w:rsidR="009E73F9" w:rsidRDefault="00000000">
      <w:pPr>
        <w:pStyle w:val="ListParagraph"/>
        <w:numPr>
          <w:ilvl w:val="0"/>
          <w:numId w:val="2"/>
        </w:numPr>
        <w:spacing w:after="60"/>
      </w:pPr>
      <w:r>
        <w:t>Email is optional and skippable. This reduces onboarding friction. Email can be added later in settings.</w:t>
      </w:r>
    </w:p>
    <w:p w14:paraId="786B730B" w14:textId="77777777" w:rsidR="009E73F9" w:rsidRDefault="00000000">
      <w:pPr>
        <w:pStyle w:val="ListParagraph"/>
        <w:numPr>
          <w:ilvl w:val="0"/>
          <w:numId w:val="2"/>
        </w:numPr>
        <w:spacing w:after="60"/>
      </w:pPr>
      <w:r>
        <w:t>Push notification prompt is presented during onboarding but is not required. Denial does not block access.</w:t>
      </w:r>
    </w:p>
    <w:p w14:paraId="4D29767D" w14:textId="77777777" w:rsidR="009E73F9" w:rsidRDefault="00000000">
      <w:pPr>
        <w:pStyle w:val="ListParagraph"/>
        <w:numPr>
          <w:ilvl w:val="0"/>
          <w:numId w:val="2"/>
        </w:numPr>
        <w:spacing w:after="60"/>
      </w:pPr>
      <w:r>
        <w:t>Deep link context (e.g., a specific Drop URL) must be preserved through the entire onboarding flow and honored at completion.</w:t>
      </w:r>
    </w:p>
    <w:p w14:paraId="4AB37F3D" w14:textId="77777777" w:rsidR="009E73F9" w:rsidRDefault="009E73F9">
      <w:pPr>
        <w:spacing w:after="80"/>
      </w:pPr>
    </w:p>
    <w:p w14:paraId="63251B3A" w14:textId="77777777" w:rsidR="009E73F9" w:rsidRDefault="00000000">
      <w:pPr>
        <w:spacing w:after="120"/>
      </w:pPr>
      <w:r>
        <w:rPr>
          <w:b/>
          <w:bCs/>
        </w:rPr>
        <w:t>Acceptance Criteria:</w:t>
      </w:r>
    </w:p>
    <w:p w14:paraId="219278A2" w14:textId="77777777" w:rsidR="009E73F9" w:rsidRDefault="00000000">
      <w:pPr>
        <w:pStyle w:val="ListParagraph"/>
        <w:numPr>
          <w:ilvl w:val="0"/>
          <w:numId w:val="2"/>
        </w:numPr>
        <w:spacing w:after="60"/>
      </w:pPr>
      <w:r>
        <w:t>AC-7.1.1: OTP verification is required before account creation completes. No account can be created without a verified phone number.</w:t>
      </w:r>
    </w:p>
    <w:p w14:paraId="0B2A9C4C" w14:textId="77777777" w:rsidR="009E73F9" w:rsidRDefault="00000000">
      <w:pPr>
        <w:pStyle w:val="ListParagraph"/>
        <w:numPr>
          <w:ilvl w:val="0"/>
          <w:numId w:val="2"/>
        </w:numPr>
        <w:spacing w:after="60"/>
      </w:pPr>
      <w:r>
        <w:lastRenderedPageBreak/>
        <w:t>AC-7.1.2: First name and last name are both required. The 'Continue' button is disabled until both fields contain at least 1 character each.</w:t>
      </w:r>
    </w:p>
    <w:p w14:paraId="7CBAC0FC" w14:textId="77777777" w:rsidR="009E73F9" w:rsidRDefault="00000000">
      <w:pPr>
        <w:pStyle w:val="ListParagraph"/>
        <w:numPr>
          <w:ilvl w:val="0"/>
          <w:numId w:val="2"/>
        </w:numPr>
        <w:spacing w:after="60"/>
      </w:pPr>
      <w:r>
        <w:t>AC-7.1.3: Email field displays a visible 'Skip' button. Tapping Skip proceeds to the next step without entering an email.</w:t>
      </w:r>
    </w:p>
    <w:p w14:paraId="238A784A" w14:textId="77777777" w:rsidR="009E73F9" w:rsidRDefault="00000000">
      <w:pPr>
        <w:pStyle w:val="ListParagraph"/>
        <w:numPr>
          <w:ilvl w:val="0"/>
          <w:numId w:val="2"/>
        </w:numPr>
        <w:spacing w:after="60"/>
      </w:pPr>
      <w:r>
        <w:t>AC-7.1.4: Push notification OS prompt is shown. Consumer's choice (allow/deny) is recorded. Denial does not prevent account creation.</w:t>
      </w:r>
    </w:p>
    <w:p w14:paraId="12356236" w14:textId="77777777" w:rsidR="009E73F9" w:rsidRDefault="00000000">
      <w:pPr>
        <w:pStyle w:val="ListParagraph"/>
        <w:numPr>
          <w:ilvl w:val="0"/>
          <w:numId w:val="2"/>
        </w:numPr>
        <w:spacing w:after="60"/>
      </w:pPr>
      <w:r>
        <w:t>AC-7.1.5: If the consumer arrived via a Drop deep link (e.g., nigh.com/d/ABC123), the deep link target is preserved through all onboarding steps and the consumer is redirected to that Drop detail view upon completion.</w:t>
      </w:r>
    </w:p>
    <w:p w14:paraId="2505755B" w14:textId="77777777" w:rsidR="009E73F9" w:rsidRDefault="00000000">
      <w:pPr>
        <w:pStyle w:val="ListParagraph"/>
        <w:numPr>
          <w:ilvl w:val="0"/>
          <w:numId w:val="2"/>
        </w:numPr>
        <w:spacing w:after="60"/>
      </w:pPr>
      <w:r>
        <w:t>AC-7.1.6: If no deep link context exists, the consumer is routed to the main Feed screen showing the Empty Feed state.</w:t>
      </w:r>
    </w:p>
    <w:p w14:paraId="5D73DF53" w14:textId="77777777" w:rsidR="009E73F9" w:rsidRDefault="00000000">
      <w:pPr>
        <w:pStyle w:val="ListParagraph"/>
        <w:numPr>
          <w:ilvl w:val="0"/>
          <w:numId w:val="2"/>
        </w:numPr>
        <w:spacing w:after="60"/>
      </w:pPr>
      <w:r>
        <w:t>AC-7.1.7: The @handle is assigned during first account creation per the Handle System (Section 16). The handle is locked to the phone number.</w:t>
      </w:r>
    </w:p>
    <w:p w14:paraId="414B66FE" w14:textId="77777777" w:rsidR="009E73F9" w:rsidRDefault="009E73F9">
      <w:pPr>
        <w:spacing w:after="80"/>
      </w:pPr>
    </w:p>
    <w:p w14:paraId="04BAF113" w14:textId="77777777" w:rsidR="009E73F9" w:rsidRDefault="00000000">
      <w:pPr>
        <w:pStyle w:val="Heading2"/>
      </w:pPr>
      <w:bookmarkStart w:id="125" w:name="_Toc228879458"/>
      <w:r>
        <w:t>7.2 Drop Feed (Followed Accounts Only)</w:t>
      </w:r>
      <w:bookmarkEnd w:id="125"/>
    </w:p>
    <w:p w14:paraId="12BF0E5E" w14:textId="77777777" w:rsidR="009E73F9" w:rsidRDefault="00000000">
      <w:pPr>
        <w:spacing w:after="120"/>
      </w:pPr>
      <w:r>
        <w:t>The Drop Feed is the main screen of the Nigh Drops app. It displays Drops exclusively from Accounts the consumer has followed. There is no public directory, no category browse, and no algorithmic discovery feed. This is a deliberate SaaS-first design: consumers see only what they have opted into by following specific Accounts.</w:t>
      </w:r>
    </w:p>
    <w:p w14:paraId="4696E2EC" w14:textId="77777777" w:rsidR="009E73F9" w:rsidRDefault="009E73F9">
      <w:pPr>
        <w:spacing w:after="80"/>
      </w:pPr>
    </w:p>
    <w:p w14:paraId="258C491C" w14:textId="77777777" w:rsidR="009E73F9" w:rsidRDefault="00000000">
      <w:pPr>
        <w:spacing w:after="120"/>
      </w:pPr>
      <w:r>
        <w:rPr>
          <w:b/>
          <w:bCs/>
        </w:rPr>
        <w:t>Feed Content Rules:</w:t>
      </w:r>
    </w:p>
    <w:p w14:paraId="11DD74B1" w14:textId="77777777" w:rsidR="009E73F9" w:rsidRDefault="00000000">
      <w:pPr>
        <w:pStyle w:val="ListParagraph"/>
        <w:numPr>
          <w:ilvl w:val="0"/>
          <w:numId w:val="2"/>
        </w:numPr>
        <w:spacing w:after="60"/>
      </w:pPr>
      <w:r>
        <w:t>Only Drops from Accounts the consumer actively follows are displayed.</w:t>
      </w:r>
    </w:p>
    <w:p w14:paraId="77D262A5" w14:textId="77777777" w:rsidR="009E73F9" w:rsidRDefault="00000000">
      <w:pPr>
        <w:pStyle w:val="ListParagraph"/>
        <w:numPr>
          <w:ilvl w:val="0"/>
          <w:numId w:val="2"/>
        </w:numPr>
        <w:spacing w:after="60"/>
      </w:pPr>
      <w:r>
        <w:t>Feed is sorted in reverse chronological order (newest first) based on Drop publish timestamp.</w:t>
      </w:r>
    </w:p>
    <w:p w14:paraId="5D1F448F" w14:textId="77777777" w:rsidR="009E73F9" w:rsidRDefault="00000000">
      <w:pPr>
        <w:pStyle w:val="ListParagraph"/>
        <w:numPr>
          <w:ilvl w:val="0"/>
          <w:numId w:val="2"/>
        </w:numPr>
        <w:spacing w:after="60"/>
      </w:pPr>
      <w:r>
        <w:t>Real-time updates: new Drops from followed Accounts appear in the feed within 5 seconds of being published, without requiring a manual refresh.</w:t>
      </w:r>
    </w:p>
    <w:p w14:paraId="1395FC17" w14:textId="77777777" w:rsidR="009E73F9" w:rsidRDefault="00000000">
      <w:pPr>
        <w:pStyle w:val="ListParagraph"/>
        <w:numPr>
          <w:ilvl w:val="0"/>
          <w:numId w:val="2"/>
        </w:numPr>
        <w:spacing w:after="60"/>
      </w:pPr>
      <w:r>
        <w:t>Only Drops in the following lifecycle states are shown: Scheduled, Live, Live-Sold Out.</w:t>
      </w:r>
    </w:p>
    <w:p w14:paraId="7BF4C589" w14:textId="77777777" w:rsidR="009E73F9" w:rsidRDefault="00000000">
      <w:pPr>
        <w:pStyle w:val="ListParagraph"/>
        <w:numPr>
          <w:ilvl w:val="0"/>
          <w:numId w:val="2"/>
        </w:numPr>
        <w:spacing w:after="60"/>
      </w:pPr>
      <w:r>
        <w:t>Sold Out Drops may remain visible during the Broadcast Window to generate FOMO and social proof.</w:t>
      </w:r>
    </w:p>
    <w:p w14:paraId="784B0809" w14:textId="77777777" w:rsidR="009E73F9" w:rsidRDefault="00000000">
      <w:pPr>
        <w:pStyle w:val="ListParagraph"/>
        <w:numPr>
          <w:ilvl w:val="0"/>
          <w:numId w:val="2"/>
        </w:numPr>
        <w:spacing w:after="60"/>
      </w:pPr>
      <w:r>
        <w:t>Drops in these states are NOT shown in the feed: Purchase Closed, Ended, Canceled, Draft, Paused.</w:t>
      </w:r>
    </w:p>
    <w:p w14:paraId="7180376E" w14:textId="77777777" w:rsidR="009E73F9" w:rsidRDefault="009E73F9">
      <w:pPr>
        <w:spacing w:after="80"/>
      </w:pPr>
    </w:p>
    <w:p w14:paraId="5EDB6208" w14:textId="77777777" w:rsidR="009E73F9" w:rsidRDefault="00000000">
      <w:pPr>
        <w:spacing w:after="120"/>
      </w:pPr>
      <w:r>
        <w:rPr>
          <w:b/>
          <w:bCs/>
        </w:rPr>
        <w:t>Drop Card Elements (Each Feed Item):</w:t>
      </w:r>
    </w:p>
    <w:p w14:paraId="214CBC7A" w14:textId="77777777" w:rsidR="009E73F9" w:rsidRDefault="00000000">
      <w:pPr>
        <w:pStyle w:val="ListParagraph"/>
        <w:numPr>
          <w:ilvl w:val="0"/>
          <w:numId w:val="2"/>
        </w:numPr>
        <w:spacing w:after="60"/>
      </w:pPr>
      <w:r>
        <w:t>Primary image (hero image from Drop media gallery)</w:t>
      </w:r>
    </w:p>
    <w:p w14:paraId="17E7598F" w14:textId="77777777" w:rsidR="009E73F9" w:rsidRDefault="00000000">
      <w:pPr>
        <w:pStyle w:val="ListParagraph"/>
        <w:numPr>
          <w:ilvl w:val="0"/>
          <w:numId w:val="2"/>
        </w:numPr>
        <w:spacing w:after="60"/>
      </w:pPr>
      <w:r>
        <w:t>Drop title</w:t>
      </w:r>
    </w:p>
    <w:p w14:paraId="21637022" w14:textId="77777777" w:rsidR="009E73F9" w:rsidRDefault="00000000">
      <w:pPr>
        <w:pStyle w:val="ListParagraph"/>
        <w:numPr>
          <w:ilvl w:val="0"/>
          <w:numId w:val="2"/>
        </w:numPr>
        <w:spacing w:after="60"/>
      </w:pPr>
      <w:r>
        <w:t>Date and time (formatted for consumer's local timezone)</w:t>
      </w:r>
    </w:p>
    <w:p w14:paraId="7ED19021" w14:textId="77777777" w:rsidR="009E73F9" w:rsidRDefault="00000000">
      <w:pPr>
        <w:pStyle w:val="ListParagraph"/>
        <w:numPr>
          <w:ilvl w:val="0"/>
          <w:numId w:val="2"/>
        </w:numPr>
        <w:spacing w:after="60"/>
      </w:pPr>
      <w:r>
        <w:t>Price (or 'Free' for zero-price Drops)</w:t>
      </w:r>
    </w:p>
    <w:p w14:paraId="489342A4" w14:textId="77777777" w:rsidR="009E73F9" w:rsidRDefault="00000000">
      <w:pPr>
        <w:pStyle w:val="ListParagraph"/>
        <w:numPr>
          <w:ilvl w:val="0"/>
          <w:numId w:val="2"/>
        </w:numPr>
        <w:spacing w:after="60"/>
      </w:pPr>
      <w:r>
        <w:t>Remaining capacity indicator (e.g., '5 spots left' or '12 tickets remaining')</w:t>
      </w:r>
    </w:p>
    <w:p w14:paraId="547062C5" w14:textId="77777777" w:rsidR="009E73F9" w:rsidRDefault="00000000">
      <w:pPr>
        <w:pStyle w:val="ListParagraph"/>
        <w:numPr>
          <w:ilvl w:val="0"/>
          <w:numId w:val="2"/>
        </w:numPr>
        <w:spacing w:after="60"/>
      </w:pPr>
      <w:r>
        <w:t>Social signal: '2 friends have tickets' (displayed when &gt;= 1 mutual friend has a Reserved ticket for this Drop)</w:t>
      </w:r>
    </w:p>
    <w:p w14:paraId="768A0D8F" w14:textId="77777777" w:rsidR="009E73F9" w:rsidRDefault="00000000">
      <w:pPr>
        <w:pStyle w:val="ListParagraph"/>
        <w:numPr>
          <w:ilvl w:val="0"/>
          <w:numId w:val="2"/>
        </w:numPr>
        <w:spacing w:after="60"/>
      </w:pPr>
      <w:r>
        <w:t>Host Account name and avatar</w:t>
      </w:r>
    </w:p>
    <w:p w14:paraId="293719AB" w14:textId="77777777" w:rsidR="009E73F9" w:rsidRDefault="009E73F9">
      <w:pPr>
        <w:spacing w:after="80"/>
      </w:pPr>
    </w:p>
    <w:p w14:paraId="41E06C32" w14:textId="77777777" w:rsidR="009E73F9" w:rsidRDefault="00000000">
      <w:pPr>
        <w:spacing w:after="120"/>
      </w:pPr>
      <w:r>
        <w:rPr>
          <w:b/>
          <w:bCs/>
        </w:rPr>
        <w:lastRenderedPageBreak/>
        <w:t>Feed Does NOT Include:</w:t>
      </w:r>
    </w:p>
    <w:p w14:paraId="59A3810C" w14:textId="77777777" w:rsidR="009E73F9" w:rsidRDefault="00000000">
      <w:pPr>
        <w:pStyle w:val="ListParagraph"/>
        <w:numPr>
          <w:ilvl w:val="0"/>
          <w:numId w:val="2"/>
        </w:numPr>
        <w:spacing w:after="60"/>
      </w:pPr>
      <w:r>
        <w:t>Public directory or browse-all functionality</w:t>
      </w:r>
    </w:p>
    <w:p w14:paraId="709A7CC0" w14:textId="77777777" w:rsidR="009E73F9" w:rsidRDefault="00000000">
      <w:pPr>
        <w:pStyle w:val="ListParagraph"/>
        <w:numPr>
          <w:ilvl w:val="0"/>
          <w:numId w:val="2"/>
        </w:numPr>
        <w:spacing w:after="60"/>
      </w:pPr>
      <w:r>
        <w:t>Category-based browsing or filtering</w:t>
      </w:r>
    </w:p>
    <w:p w14:paraId="71B0D852" w14:textId="77777777" w:rsidR="009E73F9" w:rsidRDefault="00000000">
      <w:pPr>
        <w:pStyle w:val="ListParagraph"/>
        <w:numPr>
          <w:ilvl w:val="0"/>
          <w:numId w:val="2"/>
        </w:numPr>
        <w:spacing w:after="60"/>
      </w:pPr>
      <w:r>
        <w:t>Drops from Accounts the consumer does not follow</w:t>
      </w:r>
    </w:p>
    <w:p w14:paraId="2867A452" w14:textId="77777777" w:rsidR="009E73F9" w:rsidRDefault="00000000">
      <w:pPr>
        <w:pStyle w:val="ListParagraph"/>
        <w:numPr>
          <w:ilvl w:val="0"/>
          <w:numId w:val="2"/>
        </w:numPr>
        <w:spacing w:after="60"/>
      </w:pPr>
      <w:r>
        <w:t>Algorithmic recommendations (Niya may suggest Drops separately, but not in the main feed)</w:t>
      </w:r>
    </w:p>
    <w:p w14:paraId="2B17B23C" w14:textId="77777777" w:rsidR="009E73F9" w:rsidRDefault="009E73F9">
      <w:pPr>
        <w:spacing w:after="80"/>
      </w:pPr>
    </w:p>
    <w:p w14:paraId="471D7679" w14:textId="77777777" w:rsidR="009E73F9" w:rsidRDefault="00000000">
      <w:pPr>
        <w:spacing w:after="120"/>
      </w:pPr>
      <w:r>
        <w:rPr>
          <w:b/>
          <w:bCs/>
        </w:rPr>
        <w:t>Empty Feed State:</w:t>
      </w:r>
    </w:p>
    <w:p w14:paraId="5056CF28" w14:textId="77777777" w:rsidR="009E73F9" w:rsidRDefault="00000000">
      <w:pPr>
        <w:spacing w:after="120"/>
      </w:pPr>
      <w:r>
        <w:t>When a consumer has not yet followed any Accounts, the feed displays an empty state with guidance on how to discover and follow Accounts. Niya may suggest nearby live Drops as the only system-initiated discovery mechanism in v1.</w:t>
      </w:r>
    </w:p>
    <w:p w14:paraId="2D560B26" w14:textId="77777777" w:rsidR="009E73F9" w:rsidRDefault="009E73F9">
      <w:pPr>
        <w:spacing w:after="80"/>
      </w:pPr>
    </w:p>
    <w:p w14:paraId="58F66D92" w14:textId="77777777" w:rsidR="009E73F9" w:rsidRDefault="00000000">
      <w:pPr>
        <w:spacing w:after="120"/>
      </w:pPr>
      <w:r>
        <w:rPr>
          <w:b/>
          <w:bCs/>
        </w:rPr>
        <w:t>Acceptance Criteria:</w:t>
      </w:r>
    </w:p>
    <w:p w14:paraId="00D65FCC" w14:textId="77777777" w:rsidR="009E73F9" w:rsidRDefault="00000000">
      <w:pPr>
        <w:pStyle w:val="ListParagraph"/>
        <w:numPr>
          <w:ilvl w:val="0"/>
          <w:numId w:val="2"/>
        </w:numPr>
        <w:spacing w:after="60"/>
      </w:pPr>
      <w:r>
        <w:t>AC-7.2.1: Feed displays only Drops from followed Accounts. A Drop from an unfollowed Account never appears in the feed regardless of its state.</w:t>
      </w:r>
    </w:p>
    <w:p w14:paraId="3B25BBD9" w14:textId="77777777" w:rsidR="009E73F9" w:rsidRDefault="00000000">
      <w:pPr>
        <w:pStyle w:val="ListParagraph"/>
        <w:numPr>
          <w:ilvl w:val="0"/>
          <w:numId w:val="2"/>
        </w:numPr>
        <w:spacing w:after="60"/>
      </w:pPr>
      <w:r>
        <w:t>AC-7.2.2: New Drops appear in the feed within 5 seconds of being published by a followed Account, without requiring manual refresh.</w:t>
      </w:r>
    </w:p>
    <w:p w14:paraId="31A44A27" w14:textId="77777777" w:rsidR="009E73F9" w:rsidRDefault="00000000">
      <w:pPr>
        <w:pStyle w:val="ListParagraph"/>
        <w:numPr>
          <w:ilvl w:val="0"/>
          <w:numId w:val="2"/>
        </w:numPr>
        <w:spacing w:after="60"/>
      </w:pPr>
      <w:r>
        <w:t>AC-7.2.3: Only Drops in Scheduled, Live, or Live-Sold Out states are displayed. Drops in Purchase Closed, Ended, Canceled, Draft, or Paused states are excluded.</w:t>
      </w:r>
    </w:p>
    <w:p w14:paraId="06BD82B4" w14:textId="77777777" w:rsidR="009E73F9" w:rsidRDefault="00000000">
      <w:pPr>
        <w:pStyle w:val="ListParagraph"/>
        <w:numPr>
          <w:ilvl w:val="0"/>
          <w:numId w:val="2"/>
        </w:numPr>
        <w:spacing w:after="60"/>
      </w:pPr>
      <w:r>
        <w:t>AC-7.2.4: Each Drop card displays: image, title, date/time, price, remaining capacity, and social signal (if applicable).</w:t>
      </w:r>
    </w:p>
    <w:p w14:paraId="2F4BE046" w14:textId="77777777" w:rsidR="009E73F9" w:rsidRDefault="00000000">
      <w:pPr>
        <w:pStyle w:val="ListParagraph"/>
        <w:numPr>
          <w:ilvl w:val="0"/>
          <w:numId w:val="2"/>
        </w:numPr>
        <w:spacing w:after="60"/>
      </w:pPr>
      <w:r>
        <w:t>AC-7.2.5: Social signal ('N friends have tickets') is shown when at least 1 mutual friend has a Reserved ticket for the Drop.</w:t>
      </w:r>
    </w:p>
    <w:p w14:paraId="0CE7AFB4" w14:textId="77777777" w:rsidR="009E73F9" w:rsidRDefault="00000000">
      <w:pPr>
        <w:pStyle w:val="ListParagraph"/>
        <w:numPr>
          <w:ilvl w:val="0"/>
          <w:numId w:val="2"/>
        </w:numPr>
        <w:spacing w:after="60"/>
      </w:pPr>
      <w:r>
        <w:t>AC-7.2.6: Feed is sorted reverse chronologically by publish timestamp.</w:t>
      </w:r>
    </w:p>
    <w:p w14:paraId="2F4C50CD" w14:textId="77777777" w:rsidR="009E73F9" w:rsidRDefault="00000000">
      <w:pPr>
        <w:pStyle w:val="ListParagraph"/>
        <w:numPr>
          <w:ilvl w:val="0"/>
          <w:numId w:val="2"/>
        </w:numPr>
        <w:spacing w:after="60"/>
      </w:pPr>
      <w:r>
        <w:t>AC-7.2.7: Empty Feed state is shown when consumer follows zero Accounts. Niya may offer suggestions.</w:t>
      </w:r>
    </w:p>
    <w:p w14:paraId="1DC49C18" w14:textId="77777777" w:rsidR="009E73F9" w:rsidRDefault="009E73F9">
      <w:pPr>
        <w:spacing w:after="80"/>
      </w:pPr>
    </w:p>
    <w:p w14:paraId="1AA51379" w14:textId="77777777" w:rsidR="009E73F9" w:rsidRDefault="00000000">
      <w:pPr>
        <w:pStyle w:val="Heading2"/>
      </w:pPr>
      <w:bookmarkStart w:id="126" w:name="_Toc228879459"/>
      <w:r>
        <w:t>7.3 Drop Detail View</w:t>
      </w:r>
      <w:bookmarkEnd w:id="126"/>
    </w:p>
    <w:p w14:paraId="49E8B8C3" w14:textId="77777777" w:rsidR="009E73F9" w:rsidRDefault="00000000">
      <w:pPr>
        <w:spacing w:after="120"/>
      </w:pPr>
      <w:r>
        <w:t>The Drop Detail View is the full-screen view of a single Drop. It presents all information a consumer needs to make a reservation decision and provides the primary entry point to the Reserve/Checkout flow.</w:t>
      </w:r>
    </w:p>
    <w:p w14:paraId="0004E656" w14:textId="77777777" w:rsidR="009E73F9" w:rsidRDefault="009E73F9">
      <w:pPr>
        <w:spacing w:after="80"/>
      </w:pPr>
    </w:p>
    <w:p w14:paraId="57052E62" w14:textId="77777777" w:rsidR="009E73F9" w:rsidRDefault="00000000">
      <w:pPr>
        <w:spacing w:after="120"/>
      </w:pPr>
      <w:r>
        <w:rPr>
          <w:b/>
          <w:bCs/>
        </w:rPr>
        <w:t>Content Elements:</w:t>
      </w:r>
    </w:p>
    <w:p w14:paraId="7CD147D5" w14:textId="77777777" w:rsidR="009E73F9" w:rsidRDefault="00000000">
      <w:pPr>
        <w:pStyle w:val="ListParagraph"/>
        <w:numPr>
          <w:ilvl w:val="0"/>
          <w:numId w:val="2"/>
        </w:numPr>
        <w:spacing w:after="60"/>
      </w:pPr>
      <w:r>
        <w:t>Full description text</w:t>
      </w:r>
    </w:p>
    <w:p w14:paraId="03BDA31B" w14:textId="77777777" w:rsidR="009E73F9" w:rsidRDefault="00000000">
      <w:pPr>
        <w:pStyle w:val="ListParagraph"/>
        <w:numPr>
          <w:ilvl w:val="0"/>
          <w:numId w:val="2"/>
        </w:numPr>
        <w:spacing w:after="60"/>
      </w:pPr>
      <w:r>
        <w:t>Media gallery (images and/or video, swipeable)</w:t>
      </w:r>
    </w:p>
    <w:p w14:paraId="1D26E581" w14:textId="77777777" w:rsidR="009E73F9" w:rsidRDefault="00000000">
      <w:pPr>
        <w:pStyle w:val="ListParagraph"/>
        <w:numPr>
          <w:ilvl w:val="0"/>
          <w:numId w:val="2"/>
        </w:numPr>
        <w:spacing w:after="60"/>
      </w:pPr>
      <w:r>
        <w:t>Venue name and address</w:t>
      </w:r>
    </w:p>
    <w:p w14:paraId="783F3D28" w14:textId="77777777" w:rsidR="009E73F9" w:rsidRDefault="00000000">
      <w:pPr>
        <w:pStyle w:val="ListParagraph"/>
        <w:numPr>
          <w:ilvl w:val="0"/>
          <w:numId w:val="2"/>
        </w:numPr>
        <w:spacing w:after="60"/>
      </w:pPr>
      <w:r>
        <w:t>Map preview (static map with pin, tappable to open native maps)</w:t>
      </w:r>
    </w:p>
    <w:p w14:paraId="2D1A29AF" w14:textId="77777777" w:rsidR="009E73F9" w:rsidRDefault="00000000">
      <w:pPr>
        <w:pStyle w:val="ListParagraph"/>
        <w:numPr>
          <w:ilvl w:val="0"/>
          <w:numId w:val="2"/>
        </w:numPr>
        <w:spacing w:after="60"/>
      </w:pPr>
      <w:r>
        <w:t>Timing information: Start Time, Arrival Window, Purchase Cutoff</w:t>
      </w:r>
    </w:p>
    <w:p w14:paraId="5FBDE5AE" w14:textId="77777777" w:rsidR="009E73F9" w:rsidRDefault="00000000">
      <w:pPr>
        <w:pStyle w:val="ListParagraph"/>
        <w:numPr>
          <w:ilvl w:val="0"/>
          <w:numId w:val="2"/>
        </w:numPr>
        <w:spacing w:after="60"/>
      </w:pPr>
      <w:r>
        <w:t>Price per ticket/spot (or 'Free')</w:t>
      </w:r>
    </w:p>
    <w:p w14:paraId="13212C84" w14:textId="77777777" w:rsidR="009E73F9" w:rsidRDefault="00000000">
      <w:pPr>
        <w:pStyle w:val="ListParagraph"/>
        <w:numPr>
          <w:ilvl w:val="0"/>
          <w:numId w:val="2"/>
        </w:numPr>
        <w:spacing w:after="60"/>
      </w:pPr>
      <w:r>
        <w:t>Spots/tickets remaining (real-time count)</w:t>
      </w:r>
    </w:p>
    <w:p w14:paraId="7AB5716E" w14:textId="77777777" w:rsidR="009E73F9" w:rsidRDefault="00000000">
      <w:pPr>
        <w:pStyle w:val="ListParagraph"/>
        <w:numPr>
          <w:ilvl w:val="0"/>
          <w:numId w:val="2"/>
        </w:numPr>
        <w:spacing w:after="60"/>
      </w:pPr>
      <w:r>
        <w:t>Reserve button (primary CTA)</w:t>
      </w:r>
    </w:p>
    <w:p w14:paraId="1DCD92FB" w14:textId="77777777" w:rsidR="009E73F9" w:rsidRDefault="00000000">
      <w:pPr>
        <w:pStyle w:val="ListParagraph"/>
        <w:numPr>
          <w:ilvl w:val="0"/>
          <w:numId w:val="2"/>
        </w:numPr>
        <w:spacing w:after="60"/>
      </w:pPr>
      <w:r>
        <w:lastRenderedPageBreak/>
        <w:t>Share button (generates attribution link for the consumer)</w:t>
      </w:r>
    </w:p>
    <w:p w14:paraId="728C70FC" w14:textId="77777777" w:rsidR="009E73F9" w:rsidRDefault="00000000">
      <w:pPr>
        <w:pStyle w:val="ListParagraph"/>
        <w:numPr>
          <w:ilvl w:val="0"/>
          <w:numId w:val="2"/>
        </w:numPr>
        <w:spacing w:after="60"/>
      </w:pPr>
      <w:r>
        <w:t>Watch/Save button (future feature, placeholder in v1)</w:t>
      </w:r>
    </w:p>
    <w:p w14:paraId="10D77088" w14:textId="77777777" w:rsidR="009E73F9" w:rsidRDefault="009E73F9">
      <w:pPr>
        <w:spacing w:after="80"/>
      </w:pPr>
    </w:p>
    <w:p w14:paraId="3404C3FC" w14:textId="77777777" w:rsidR="009E73F9" w:rsidRDefault="00000000">
      <w:pPr>
        <w:spacing w:after="120"/>
      </w:pPr>
      <w:r>
        <w:rPr>
          <w:b/>
          <w:bCs/>
        </w:rPr>
        <w:t>State-Based Display:</w:t>
      </w:r>
    </w:p>
    <w:p w14:paraId="35DF6554" w14:textId="77777777" w:rsidR="009E73F9" w:rsidRDefault="00000000">
      <w:pPr>
        <w:spacing w:after="120"/>
      </w:pPr>
      <w:r>
        <w:t>The Drop Detail View adapts its display based on the Drop's current lifecycle state: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5000"/>
      </w:tblGrid>
      <w:tr w:rsidR="009E73F9" w14:paraId="552D0F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63F05A1" w14:textId="77777777" w:rsidR="009E73F9" w:rsidRDefault="00000000">
            <w:r>
              <w:rPr>
                <w:b/>
                <w:bCs/>
                <w:sz w:val="20"/>
                <w:szCs w:val="20"/>
              </w:rPr>
              <w:t>Drop State</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AC7E195" w14:textId="77777777" w:rsidR="009E73F9" w:rsidRDefault="00000000">
            <w:r>
              <w:rPr>
                <w:b/>
                <w:bCs/>
                <w:sz w:val="20"/>
                <w:szCs w:val="20"/>
              </w:rPr>
              <w:t>Reserve Button</w:t>
            </w:r>
          </w:p>
        </w:tc>
        <w:tc>
          <w:tcPr>
            <w:tcW w:w="5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125E0C6" w14:textId="77777777" w:rsidR="009E73F9" w:rsidRDefault="00000000">
            <w:r>
              <w:rPr>
                <w:b/>
                <w:bCs/>
                <w:sz w:val="20"/>
                <w:szCs w:val="20"/>
              </w:rPr>
              <w:t>Display Behavior</w:t>
            </w:r>
          </w:p>
        </w:tc>
      </w:tr>
      <w:tr w:rsidR="009E73F9" w14:paraId="2C4111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2E077" w14:textId="77777777" w:rsidR="009E73F9" w:rsidRDefault="00000000">
            <w:r>
              <w:rPr>
                <w:sz w:val="20"/>
                <w:szCs w:val="20"/>
              </w:rPr>
              <w:t>Live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59F6DE" w14:textId="77777777" w:rsidR="009E73F9" w:rsidRDefault="00000000">
            <w:r>
              <w:rPr>
                <w:sz w:val="20"/>
                <w:szCs w:val="20"/>
              </w:rPr>
              <w:t>Active (tappable)</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080FB" w14:textId="77777777" w:rsidR="009E73F9" w:rsidRDefault="00000000">
            <w:r>
              <w:rPr>
                <w:sz w:val="20"/>
                <w:szCs w:val="20"/>
              </w:rPr>
              <w:t>Full detail view. Reserve button enabled. Capacity shown in real-time.</w:t>
            </w:r>
          </w:p>
        </w:tc>
      </w:tr>
      <w:tr w:rsidR="009E73F9" w14:paraId="6F08AF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426575" w14:textId="77777777" w:rsidR="009E73F9" w:rsidRDefault="00000000">
            <w:r>
              <w:rPr>
                <w:sz w:val="20"/>
                <w:szCs w:val="20"/>
              </w:rPr>
              <w:t>Scheduled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3B1E36" w14:textId="77777777" w:rsidR="009E73F9" w:rsidRDefault="00000000">
            <w:r>
              <w:rPr>
                <w:sz w:val="20"/>
                <w:szCs w:val="20"/>
              </w:rPr>
              <w:t>Active (tappable)</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2B5E3" w14:textId="77777777" w:rsidR="009E73F9" w:rsidRDefault="00000000">
            <w:r>
              <w:rPr>
                <w:sz w:val="20"/>
                <w:szCs w:val="20"/>
              </w:rPr>
              <w:t>Full detail view. Reserve enabled if advance scheduling allows it.</w:t>
            </w:r>
          </w:p>
        </w:tc>
      </w:tr>
      <w:tr w:rsidR="009E73F9" w14:paraId="040EAC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32C9B8" w14:textId="77777777" w:rsidR="009E73F9" w:rsidRDefault="00000000">
            <w:r>
              <w:rPr>
                <w:sz w:val="20"/>
                <w:szCs w:val="20"/>
              </w:rPr>
              <w:t>Sold Out (Live-Sold Out)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717E1F" w14:textId="77777777" w:rsidR="009E73F9" w:rsidRDefault="00000000">
            <w:r>
              <w:rPr>
                <w:sz w:val="20"/>
                <w:szCs w:val="20"/>
              </w:rPr>
              <w:t>Disabled ('Sold Out')</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0042C7" w14:textId="77777777" w:rsidR="009E73F9" w:rsidRDefault="00000000">
            <w:r>
              <w:rPr>
                <w:sz w:val="20"/>
                <w:szCs w:val="20"/>
              </w:rPr>
              <w:t>Full detail visible. Button disabled with 'Sold Out' label. Capacity shows '0 remaining'.</w:t>
            </w:r>
          </w:p>
        </w:tc>
      </w:tr>
      <w:tr w:rsidR="009E73F9" w14:paraId="6FF13C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EE2DC1" w14:textId="77777777" w:rsidR="009E73F9" w:rsidRDefault="00000000">
            <w:r>
              <w:rPr>
                <w:sz w:val="20"/>
                <w:szCs w:val="20"/>
              </w:rPr>
              <w:t>Purchase Closed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E0EB1" w14:textId="77777777" w:rsidR="009E73F9" w:rsidRDefault="00000000">
            <w:r>
              <w:rPr>
                <w:sz w:val="20"/>
                <w:szCs w:val="20"/>
              </w:rPr>
              <w:t>Hidden or 'Closed'</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668460" w14:textId="77777777" w:rsidR="009E73F9" w:rsidRDefault="00000000">
            <w:r>
              <w:rPr>
                <w:sz w:val="20"/>
                <w:szCs w:val="20"/>
              </w:rPr>
              <w:t>View-only. No reservation possible. Information still visible for reference.</w:t>
            </w:r>
          </w:p>
        </w:tc>
      </w:tr>
      <w:tr w:rsidR="009E73F9" w14:paraId="0D9DD6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9E7A5E" w14:textId="77777777" w:rsidR="009E73F9" w:rsidRDefault="00000000">
            <w:r>
              <w:rPr>
                <w:sz w:val="20"/>
                <w:szCs w:val="20"/>
              </w:rPr>
              <w:t>Paused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930E8" w14:textId="77777777" w:rsidR="009E73F9" w:rsidRDefault="00000000">
            <w:r>
              <w:rPr>
                <w:sz w:val="20"/>
                <w:szCs w:val="20"/>
              </w:rPr>
              <w:t>'Temporarily Unavailable'</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65F612" w14:textId="77777777" w:rsidR="009E73F9" w:rsidRDefault="00000000">
            <w:r>
              <w:rPr>
                <w:sz w:val="20"/>
                <w:szCs w:val="20"/>
              </w:rPr>
              <w:t>Full detail visible. Reserve button shows 'Temporarily Unavailable'. Cannot reserve.</w:t>
            </w:r>
          </w:p>
        </w:tc>
      </w:tr>
      <w:tr w:rsidR="009E73F9" w14:paraId="7910C6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38BF4F" w14:textId="77777777" w:rsidR="009E73F9" w:rsidRDefault="00000000">
            <w:r>
              <w:rPr>
                <w:sz w:val="20"/>
                <w:szCs w:val="20"/>
              </w:rPr>
              <w:t>Canceled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10291E" w14:textId="77777777" w:rsidR="009E73F9" w:rsidRDefault="00000000">
            <w:r>
              <w:rPr>
                <w:sz w:val="20"/>
                <w:szCs w:val="20"/>
              </w:rPr>
              <w:t>'Drop Canceled'</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0641A2" w14:textId="77777777" w:rsidR="009E73F9" w:rsidRDefault="00000000">
            <w:r>
              <w:rPr>
                <w:sz w:val="20"/>
                <w:szCs w:val="20"/>
              </w:rPr>
              <w:t>Full detail visible but marked as canceled. No actions available.</w:t>
            </w:r>
          </w:p>
        </w:tc>
      </w:tr>
      <w:tr w:rsidR="009E73F9" w14:paraId="5CFBEA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A01196" w14:textId="77777777" w:rsidR="009E73F9" w:rsidRDefault="00000000">
            <w:r>
              <w:rPr>
                <w:sz w:val="20"/>
                <w:szCs w:val="20"/>
              </w:rPr>
              <w:t>Ended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CF62E8" w14:textId="77777777" w:rsidR="009E73F9" w:rsidRDefault="00000000">
            <w:r>
              <w:rPr>
                <w:sz w:val="20"/>
                <w:szCs w:val="20"/>
              </w:rPr>
              <w:t>'Drop Ended'</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2600E" w14:textId="77777777" w:rsidR="009E73F9" w:rsidRDefault="00000000">
            <w:r>
              <w:rPr>
                <w:sz w:val="20"/>
                <w:szCs w:val="20"/>
              </w:rPr>
              <w:t>View-only. Historical information. No actions available.</w:t>
            </w:r>
          </w:p>
          <w:p w14:paraId="5191646F" w14:textId="77777777" w:rsidR="00AA0001" w:rsidRDefault="00000000">
            <w:pPr>
              <w:spacing w:after="120"/>
            </w:pPr>
            <w:r>
              <w:t xml:space="preserve">Drop Not Available State: When a consumer navigates to a Drop via a deep link or saved URL and the Drop no longer exists, has been deleted, or is otherwise unavailable, the app displays a generic “Drop not available” state. This state shows a centered icon, the message “This drop is no longer available,” and a button to return to the Feed. No specific reason for unavailability is disclosed to prevent information leakage.</w:t>
            </w:r>
          </w:p>
          <w:p w14:paraId="2EE2CEF8" w14:textId="77777777" w:rsidR="00AA0001" w:rsidRDefault="00000000">
            <w:pPr>
              <w:spacing w:after="120"/>
            </w:pPr>
            <w:r>
              <w:t xml:space="preserve">Get Directions: The Drop Detail View includes a “Get Directions” link below the venue address. Tapping this link opens the device’s native maps application with turn-by-turn directions to the venue. The same Get Directions link appears on the Ticket view in the Wallet for easy access on the day of the event.</w:t>
            </w:r>
          </w:p>
        </w:tc>
      </w:tr>
    </w:tbl>
    <w:p w14:paraId="474CF803" w14:textId="77777777" w:rsidR="009E73F9" w:rsidRDefault="009E73F9">
      <w:pPr>
        <w:spacing w:after="80"/>
      </w:pPr>
    </w:p>
    <w:p w14:paraId="6ED36826" w14:textId="77777777" w:rsidR="009E73F9" w:rsidRDefault="00000000">
      <w:pPr>
        <w:spacing w:after="120"/>
      </w:pPr>
      <w:r>
        <w:rPr>
          <w:b/>
          <w:bCs/>
        </w:rPr>
        <w:t>Partner Display:</w:t>
      </w:r>
    </w:p>
    <w:p w14:paraId="3F4F6A92" w14:textId="77777777" w:rsidR="009E73F9" w:rsidRDefault="00000000">
      <w:pPr>
        <w:spacing w:after="120"/>
      </w:pPr>
      <w:r>
        <w:t>If the Drop has one or more accepted Partners, the detail view displays:</w:t>
      </w:r>
    </w:p>
    <w:p w14:paraId="64B84B1D" w14:textId="77777777" w:rsidR="009E73F9" w:rsidRDefault="00000000">
      <w:pPr>
        <w:pStyle w:val="ListParagraph"/>
        <w:numPr>
          <w:ilvl w:val="0"/>
          <w:numId w:val="2"/>
        </w:numPr>
        <w:spacing w:after="60"/>
      </w:pPr>
      <w:r>
        <w:t>'Partnering with [Partner Name]' text label</w:t>
      </w:r>
    </w:p>
    <w:p w14:paraId="0D267CD7" w14:textId="77777777" w:rsidR="009E73F9" w:rsidRDefault="00000000">
      <w:pPr>
        <w:pStyle w:val="ListParagraph"/>
        <w:numPr>
          <w:ilvl w:val="0"/>
          <w:numId w:val="2"/>
        </w:numPr>
        <w:spacing w:after="60"/>
      </w:pPr>
      <w:r>
        <w:t>Partner logos displayed in a horizontal row beneath the host Account info</w:t>
      </w:r>
    </w:p>
    <w:p w14:paraId="18900DC3" w14:textId="77777777" w:rsidR="009E73F9" w:rsidRDefault="00000000">
      <w:pPr>
        <w:pStyle w:val="ListParagraph"/>
        <w:numPr>
          <w:ilvl w:val="0"/>
          <w:numId w:val="2"/>
        </w:numPr>
        <w:spacing w:after="60"/>
      </w:pPr>
      <w:r>
        <w:t>Each partner logo/name is tappable and opens the Partner's profile</w:t>
      </w:r>
    </w:p>
    <w:p w14:paraId="696CBA85" w14:textId="77777777" w:rsidR="009E73F9" w:rsidRDefault="00000000">
      <w:pPr>
        <w:pStyle w:val="ListParagraph"/>
        <w:numPr>
          <w:ilvl w:val="0"/>
          <w:numId w:val="2"/>
        </w:numPr>
        <w:spacing w:after="60"/>
      </w:pPr>
      <w:r>
        <w:t>No priority ordering of partners in v1</w:t>
      </w:r>
    </w:p>
    <w:p w14:paraId="0B3C6180" w14:textId="77777777" w:rsidR="009E73F9" w:rsidRDefault="009E73F9">
      <w:pPr>
        <w:spacing w:after="80"/>
      </w:pPr>
    </w:p>
    <w:p w14:paraId="26753588" w14:textId="77777777" w:rsidR="009E73F9" w:rsidRDefault="00000000">
      <w:pPr>
        <w:spacing w:after="120"/>
      </w:pPr>
      <w:r>
        <w:rPr>
          <w:b/>
          <w:bCs/>
        </w:rPr>
        <w:t>Acceptance Criteria:</w:t>
      </w:r>
    </w:p>
    <w:p w14:paraId="79936790" w14:textId="77777777" w:rsidR="009E73F9" w:rsidRDefault="00000000">
      <w:pPr>
        <w:pStyle w:val="ListParagraph"/>
        <w:numPr>
          <w:ilvl w:val="0"/>
          <w:numId w:val="2"/>
        </w:numPr>
        <w:spacing w:after="60"/>
      </w:pPr>
      <w:r>
        <w:t>AC-7.3.1: Reserve button state matches the Drop's current lifecycle state as defined in the state table above.</w:t>
      </w:r>
    </w:p>
    <w:p w14:paraId="26F8F241" w14:textId="77777777" w:rsidR="009E73F9" w:rsidRDefault="00000000">
      <w:pPr>
        <w:pStyle w:val="ListParagraph"/>
        <w:numPr>
          <w:ilvl w:val="0"/>
          <w:numId w:val="2"/>
        </w:numPr>
        <w:spacing w:after="60"/>
      </w:pPr>
      <w:r>
        <w:t>AC-7.3.2: All required content fields (title, description, venue, timing, price) are visible on the detail view.</w:t>
      </w:r>
    </w:p>
    <w:p w14:paraId="37727384" w14:textId="77777777" w:rsidR="009E73F9" w:rsidRDefault="00000000">
      <w:pPr>
        <w:pStyle w:val="ListParagraph"/>
        <w:numPr>
          <w:ilvl w:val="0"/>
          <w:numId w:val="2"/>
        </w:numPr>
        <w:spacing w:after="60"/>
      </w:pPr>
      <w:r>
        <w:t>AC-7.3.3: Share button is available and generates a unique attribution link for the consumer (format: drop.nigh.com/[userHandle]/[shareToken]).</w:t>
      </w:r>
    </w:p>
    <w:p w14:paraId="3CC668DE" w14:textId="77777777" w:rsidR="009E73F9" w:rsidRDefault="00000000">
      <w:pPr>
        <w:pStyle w:val="ListParagraph"/>
        <w:numPr>
          <w:ilvl w:val="0"/>
          <w:numId w:val="2"/>
        </w:numPr>
        <w:spacing w:after="60"/>
      </w:pPr>
      <w:r>
        <w:t>AC-7.3.4: Partner display ('Partnering with [Name]') is visible when at least 1 accepted Partner exists. Partner logos appear in horizontal row.</w:t>
      </w:r>
    </w:p>
    <w:p w14:paraId="22B1E54A" w14:textId="77777777" w:rsidR="009E73F9" w:rsidRDefault="00000000">
      <w:pPr>
        <w:pStyle w:val="ListParagraph"/>
        <w:numPr>
          <w:ilvl w:val="0"/>
          <w:numId w:val="2"/>
        </w:numPr>
        <w:spacing w:after="60"/>
      </w:pPr>
      <w:r>
        <w:t>AC-7.3.5: Map preview is tappable and opens the venue location in the device's native maps application.</w:t>
      </w:r>
    </w:p>
    <w:p w14:paraId="1DB61D27" w14:textId="77777777" w:rsidR="009E73F9" w:rsidRDefault="00000000">
      <w:pPr>
        <w:pStyle w:val="ListParagraph"/>
        <w:numPr>
          <w:ilvl w:val="0"/>
          <w:numId w:val="2"/>
        </w:numPr>
        <w:spacing w:after="60"/>
      </w:pPr>
      <w:r>
        <w:t>AC-7.3.6: Spots/tickets remaining count updates in real-time (within 5 seconds of a capacity change).</w:t>
      </w:r>
    </w:p>
    <w:p w14:paraId="6E892FC4" w14:textId="77777777" w:rsidR="009E73F9" w:rsidRDefault="009E73F9">
      <w:pPr>
        <w:spacing w:after="80"/>
      </w:pPr>
    </w:p>
    <w:p w14:paraId="1FFA60CD" w14:textId="77777777" w:rsidR="009E73F9" w:rsidRDefault="00000000">
      <w:pPr>
        <w:pStyle w:val="Heading2"/>
      </w:pPr>
      <w:bookmarkStart w:id="127" w:name="_Toc228879460"/>
      <w:r>
        <w:lastRenderedPageBreak/>
        <w:t>7.4 Reserve / Checkout Flow</w:t>
      </w:r>
      <w:bookmarkEnd w:id="127"/>
    </w:p>
    <w:p w14:paraId="63604FD8" w14:textId="77777777" w:rsidR="009E73F9" w:rsidRDefault="00000000">
      <w:pPr>
        <w:spacing w:after="120"/>
      </w:pPr>
      <w:r>
        <w:t>The Reserve/Checkout flow is the critical path from intent to confirmed reservation. It must be fast, clear, and handle edge cases gracefully. Real-time validation ensures consumers are not surprised by capacity changes mid-checkout.</w:t>
      </w:r>
    </w:p>
    <w:p w14:paraId="00E3F43A" w14:textId="77777777" w:rsidR="009E73F9" w:rsidRDefault="009E73F9">
      <w:pPr>
        <w:spacing w:after="80"/>
      </w:pPr>
    </w:p>
    <w:p w14:paraId="441D17FB" w14:textId="77777777" w:rsidR="009E73F9" w:rsidRDefault="00000000">
      <w:pPr>
        <w:spacing w:after="120"/>
      </w:pPr>
      <w:r>
        <w:rPr>
          <w:b/>
          <w:bCs/>
        </w:rPr>
        <w:t>Checkout Flow (Sequential Steps):</w:t>
      </w:r>
    </w:p>
    <w:p w14:paraId="2B2DD9E5" w14:textId="77777777" w:rsidR="009E73F9" w:rsidRDefault="00000000">
      <w:pPr>
        <w:pStyle w:val="ListParagraph"/>
        <w:numPr>
          <w:ilvl w:val="0"/>
          <w:numId w:val="2"/>
        </w:numPr>
        <w:spacing w:after="60"/>
      </w:pPr>
      <w:r>
        <w:rPr>
          <w:b/>
          <w:bCs/>
        </w:rPr>
        <w:t xml:space="preserve">Step 1 - Tap Reserve: </w:t>
      </w:r>
      <w:r>
        <w:t>Consumer taps the Reserve button on the Drop Detail View. System begins capacity hold attempt.</w:t>
      </w:r>
    </w:p>
    <w:p w14:paraId="190CDFBD" w14:textId="77777777" w:rsidR="009E73F9" w:rsidRDefault="00000000">
      <w:pPr>
        <w:pStyle w:val="ListParagraph"/>
        <w:numPr>
          <w:ilvl w:val="0"/>
          <w:numId w:val="2"/>
        </w:numPr>
        <w:spacing w:after="60"/>
      </w:pPr>
      <w:r>
        <w:rPr>
          <w:b/>
          <w:bCs/>
        </w:rPr>
        <w:t xml:space="preserve">Step 2 - Quantity Selection: </w:t>
      </w:r>
      <w:r>
        <w:t>Consumer selects ticket/spot quantity. Default is 1. Maximum is constrained by Drop's max-per-order setting and remaining capacity.</w:t>
      </w:r>
    </w:p>
    <w:p w14:paraId="1DF01C52" w14:textId="77777777" w:rsidR="009E73F9" w:rsidRDefault="00000000">
      <w:pPr>
        <w:pStyle w:val="ListParagraph"/>
        <w:numPr>
          <w:ilvl w:val="0"/>
          <w:numId w:val="2"/>
        </w:numPr>
        <w:spacing w:after="60"/>
      </w:pPr>
      <w:r>
        <w:rPr>
          <w:b/>
          <w:bCs/>
        </w:rPr>
        <w:t xml:space="preserve">Step 3 - Required Fields: </w:t>
      </w:r>
      <w:r>
        <w:t>Any host-defined required fields are presented (e.g., dietary restrictions, T-shirt size). These are configured by the host during Drop creation.</w:t>
      </w:r>
    </w:p>
    <w:p w14:paraId="1F7B3448" w14:textId="77777777" w:rsidR="009E73F9" w:rsidRDefault="00000000">
      <w:pPr>
        <w:pStyle w:val="ListParagraph"/>
        <w:numPr>
          <w:ilvl w:val="0"/>
          <w:numId w:val="2"/>
        </w:numPr>
        <w:spacing w:after="60"/>
      </w:pPr>
      <w:r>
        <w:rPr>
          <w:b/>
          <w:bCs/>
        </w:rPr>
        <w:t xml:space="preserve">Step 4 - Consent Disclosure: </w:t>
      </w:r>
      <w:r>
        <w:t>Platform terms, refund policy, and any Drop-specific disclosures are presented. Consumer must acknowledge before proceeding.</w:t>
      </w:r>
    </w:p>
    <w:p w14:paraId="5491745D" w14:textId="77777777" w:rsidR="009E73F9" w:rsidRDefault="00000000">
      <w:pPr>
        <w:pStyle w:val="ListParagraph"/>
        <w:numPr>
          <w:ilvl w:val="0"/>
          <w:numId w:val="2"/>
        </w:numPr>
        <w:spacing w:after="60"/>
      </w:pPr>
      <w:r>
        <w:rPr>
          <w:b/>
          <w:bCs/>
        </w:rPr>
        <w:t xml:space="preserve">Step 5 - N Credits Application: </w:t>
      </w:r>
      <w:r>
        <w:t>If consumer has available N Credits, they can apply credits to reduce the total. Credit application is optional. Applied credits are deducted from the total before payment processing.</w:t>
      </w:r>
    </w:p>
    <w:p w14:paraId="6B29F531" w14:textId="77777777" w:rsidR="009E73F9" w:rsidRDefault="00000000">
      <w:pPr>
        <w:pStyle w:val="ListParagraph"/>
        <w:numPr>
          <w:ilvl w:val="0"/>
          <w:numId w:val="2"/>
        </w:numPr>
        <w:spacing w:after="60"/>
      </w:pPr>
      <w:r>
        <w:rPr>
          <w:b/>
          <w:bCs/>
        </w:rPr>
        <w:t xml:space="preserve">Step 6 - Payment Method: </w:t>
      </w:r>
      <w:r>
        <w:t>Consumer selects or adds a payment method. For free Drops, this step is skipped entirely. Supported methods: credit/debit card via Stripe. Apple Pay and Google Pay via Stripe integration.</w:t>
      </w:r>
    </w:p>
    <w:p w14:paraId="43B037BC" w14:textId="77777777" w:rsidR="009E73F9" w:rsidRDefault="00000000">
      <w:pPr>
        <w:pStyle w:val="ListParagraph"/>
        <w:numPr>
          <w:ilvl w:val="0"/>
          <w:numId w:val="2"/>
        </w:numPr>
        <w:spacing w:after="60"/>
      </w:pPr>
      <w:r>
        <w:rPr>
          <w:b/>
          <w:bCs/>
        </w:rPr>
        <w:t xml:space="preserve">Step 7 - Confirm: </w:t>
      </w:r>
      <w:r>
        <w:t>Consumer taps 'Confirm Reservation'. System performs real-time capacity validation at this moment. If capacity is still available, the reservation is created and payment is authorized (pre-auth hold for paid Drops).</w:t>
      </w:r>
    </w:p>
    <w:p w14:paraId="5A570688" w14:textId="77777777" w:rsidR="009E73F9" w:rsidRDefault="009E73F9">
      <w:pPr>
        <w:spacing w:after="80"/>
      </w:pPr>
    </w:p>
    <w:p w14:paraId="57A26413" w14:textId="77777777" w:rsidR="009E73F9" w:rsidRDefault="00000000">
      <w:pPr>
        <w:spacing w:after="120"/>
      </w:pPr>
      <w:r>
        <w:rPr>
          <w:b/>
          <w:bCs/>
        </w:rPr>
        <w:t>Real-Time Capacity Validation:</w:t>
      </w:r>
    </w:p>
    <w:p w14:paraId="0BE6107C" w14:textId="77777777" w:rsidR="009E73F9" w:rsidRDefault="00000000">
      <w:pPr>
        <w:spacing w:after="120"/>
      </w:pPr>
      <w:r>
        <w:t>At the moment of confirmation (Step 7), the system re-validates capacity. This prevents overselling when multiple consumers are checking out simultaneously. If capacity has changed between Step 1 and Step 7, the consumer receives an immediate, clear error message.</w:t>
      </w:r>
    </w:p>
    <w:p w14:paraId="141327E3" w14:textId="77777777" w:rsidR="009E73F9" w:rsidRDefault="009E73F9">
      <w:pPr>
        <w:spacing w:after="80"/>
      </w:pPr>
    </w:p>
    <w:p w14:paraId="3DEDE3D7" w14:textId="77777777" w:rsidR="009E73F9" w:rsidRDefault="00000000">
      <w:pPr>
        <w:spacing w:after="120"/>
      </w:pPr>
      <w:r>
        <w:rPr>
          <w:b/>
          <w:bCs/>
        </w:rPr>
        <w:t>Error Scenarios and Messages: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403A4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A4A87AB" w14:textId="77777777" w:rsidR="009E73F9" w:rsidRDefault="00000000">
            <w:r>
              <w:rPr>
                <w:b/>
                <w:bCs/>
                <w:sz w:val="20"/>
                <w:szCs w:val="20"/>
              </w:rPr>
              <w:t>Scenario</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439FC9" w14:textId="77777777" w:rsidR="009E73F9" w:rsidRDefault="00000000">
            <w:r>
              <w:rPr>
                <w:b/>
                <w:bCs/>
                <w:sz w:val="20"/>
                <w:szCs w:val="20"/>
              </w:rPr>
              <w:t>Error Message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55B4BD" w14:textId="77777777" w:rsidR="009E73F9" w:rsidRDefault="00000000">
            <w:r>
              <w:rPr>
                <w:b/>
                <w:bCs/>
                <w:sz w:val="20"/>
                <w:szCs w:val="20"/>
              </w:rPr>
              <w:t>Consumer Action</w:t>
            </w:r>
          </w:p>
        </w:tc>
      </w:tr>
      <w:tr w:rsidR="009E73F9" w14:paraId="51459B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2CFF" w14:textId="77777777" w:rsidR="009E73F9" w:rsidRDefault="00000000">
            <w:r>
              <w:rPr>
                <w:sz w:val="20"/>
                <w:szCs w:val="20"/>
              </w:rPr>
              <w:t>Capacity changed (fewer spots)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003A3" w14:textId="77777777" w:rsidR="009E73F9" w:rsidRDefault="00000000">
            <w:r>
              <w:rPr>
                <w:sz w:val="20"/>
                <w:szCs w:val="20"/>
              </w:rPr>
              <w:t>'Only X spots remain. Please adjust your quantity.'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84540" w14:textId="77777777" w:rsidR="009E73F9" w:rsidRDefault="00000000">
            <w:r>
              <w:rPr>
                <w:sz w:val="20"/>
                <w:szCs w:val="20"/>
              </w:rPr>
              <w:t>Reduce quantity or cancel</w:t>
            </w:r>
          </w:p>
        </w:tc>
      </w:tr>
      <w:tr w:rsidR="009E73F9" w14:paraId="38B51E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DD221" w14:textId="77777777" w:rsidR="009E73F9" w:rsidRDefault="00000000">
            <w:r>
              <w:rPr>
                <w:sz w:val="20"/>
                <w:szCs w:val="20"/>
              </w:rPr>
              <w:t>Capacity exhausted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32EA0" w14:textId="77777777" w:rsidR="009E73F9" w:rsidRDefault="00000000">
            <w:r>
              <w:rPr>
                <w:sz w:val="20"/>
                <w:szCs w:val="20"/>
              </w:rPr>
              <w:t>'This Drop is now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0ACE1" w14:textId="77777777" w:rsidR="009E73F9" w:rsidRDefault="00000000">
            <w:r>
              <w:rPr>
                <w:sz w:val="20"/>
                <w:szCs w:val="20"/>
              </w:rPr>
              <w:t>Return to feed</w:t>
            </w:r>
          </w:p>
        </w:tc>
      </w:tr>
      <w:tr w:rsidR="009E73F9" w14:paraId="6095B4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4DBBB" w14:textId="77777777" w:rsidR="009E73F9" w:rsidRDefault="00000000">
            <w:r>
              <w:rPr>
                <w:sz w:val="20"/>
                <w:szCs w:val="20"/>
              </w:rPr>
              <w:t>Payment failed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E4DCE" w14:textId="77777777" w:rsidR="009E73F9" w:rsidRDefault="00000000">
            <w:r>
              <w:rPr>
                <w:sz w:val="20"/>
                <w:szCs w:val="20"/>
              </w:rPr>
              <w:t>'Payment could not be processed. Please try a different method.'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BAC81" w14:textId="77777777" w:rsidR="009E73F9" w:rsidRDefault="00000000">
            <w:r>
              <w:rPr>
                <w:sz w:val="20"/>
                <w:szCs w:val="20"/>
              </w:rPr>
              <w:t>Retry with different payment</w:t>
            </w:r>
          </w:p>
        </w:tc>
      </w:tr>
      <w:tr w:rsidR="009E73F9" w14:paraId="206075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83C3F" w14:textId="77777777" w:rsidR="009E73F9" w:rsidRDefault="00000000">
            <w:r>
              <w:rPr>
                <w:sz w:val="20"/>
                <w:szCs w:val="20"/>
              </w:rPr>
              <w:t>Geo-fence violation (future)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C3DFE" w14:textId="77777777" w:rsidR="009E73F9" w:rsidRDefault="00000000">
            <w:r>
              <w:rPr>
                <w:sz w:val="20"/>
                <w:szCs w:val="20"/>
              </w:rPr>
              <w:t>'You must be within the required area to reserve.'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2EB79" w14:textId="77777777" w:rsidR="009E73F9" w:rsidRDefault="00000000">
            <w:r>
              <w:rPr>
                <w:sz w:val="20"/>
                <w:szCs w:val="20"/>
              </w:rPr>
              <w:t>Move to eligible area</w:t>
            </w:r>
          </w:p>
        </w:tc>
      </w:tr>
      <w:tr w:rsidR="009E73F9" w14:paraId="7B4001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D278F" w14:textId="77777777" w:rsidR="009E73F9" w:rsidRDefault="00000000">
            <w:r>
              <w:rPr>
                <w:sz w:val="20"/>
                <w:szCs w:val="20"/>
              </w:rPr>
              <w:t>Purchase Cutoff reached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367C6" w14:textId="77777777" w:rsidR="009E73F9" w:rsidRDefault="00000000">
            <w:r>
              <w:rPr>
                <w:sz w:val="20"/>
                <w:szCs w:val="20"/>
              </w:rPr>
              <w:t>'Reservations for this Drop have closed.'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0F411" w14:textId="77777777" w:rsidR="009E73F9" w:rsidRDefault="00000000">
            <w:r>
              <w:rPr>
                <w:sz w:val="20"/>
                <w:szCs w:val="20"/>
              </w:rPr>
              <w:t>Cannot proceed</w:t>
            </w:r>
          </w:p>
        </w:tc>
      </w:tr>
      <w:tr w:rsidR="009E73F9" w14:paraId="276B71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83BBD" w14:textId="77777777" w:rsidR="009E73F9" w:rsidRDefault="00000000">
            <w:r>
              <w:rPr>
                <w:sz w:val="20"/>
                <w:szCs w:val="20"/>
              </w:rPr>
              <w:t>Drop Paused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8A072" w14:textId="77777777" w:rsidR="009E73F9" w:rsidRDefault="00000000">
            <w:r>
              <w:rPr>
                <w:sz w:val="20"/>
                <w:szCs w:val="20"/>
              </w:rPr>
              <w:t>'This Drop is temporarily unavailable. Please try again later.'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006A3" w14:textId="77777777" w:rsidR="009E73F9" w:rsidRDefault="00000000">
            <w:r>
              <w:rPr>
                <w:sz w:val="20"/>
                <w:szCs w:val="20"/>
              </w:rPr>
              <w:t>Wait and retry</w:t>
            </w:r>
          </w:p>
        </w:tc>
      </w:tr>
      <w:tr w:rsidR="009E73F9" w14:paraId="2B3BC1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0F27B" w14:textId="77777777" w:rsidR="009E73F9" w:rsidRDefault="00000000">
            <w:r>
              <w:rPr>
                <w:sz w:val="20"/>
                <w:szCs w:val="20"/>
              </w:rPr>
              <w:lastRenderedPageBreak/>
              <w:t>Drop Canceled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3488D" w14:textId="77777777" w:rsidR="009E73F9" w:rsidRDefault="00000000">
            <w:r>
              <w:rPr>
                <w:sz w:val="20"/>
                <w:szCs w:val="20"/>
              </w:rPr>
              <w:t>'This Drop has been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2A55" w14:textId="77777777" w:rsidR="009E73F9" w:rsidRDefault="00000000">
            <w:r>
              <w:rPr>
                <w:sz w:val="20"/>
                <w:szCs w:val="20"/>
              </w:rPr>
              <w:t>Return to feed</w:t>
            </w:r>
          </w:p>
        </w:tc>
      </w:tr>
    </w:tbl>
    <w:p w14:paraId="2E8C03D5" w14:textId="77777777" w:rsidR="009E73F9" w:rsidRDefault="009E73F9">
      <w:pPr>
        <w:spacing w:after="80"/>
      </w:pPr>
    </w:p>
    <w:p w14:paraId="4C7BCE95" w14:textId="77777777" w:rsidR="009E73F9" w:rsidRDefault="00000000">
      <w:pPr>
        <w:spacing w:after="120"/>
      </w:pPr>
      <w:r>
        <w:rPr>
          <w:b/>
          <w:bCs/>
        </w:rPr>
        <w:t>Success Screen:</w:t>
      </w:r>
    </w:p>
    <w:p w14:paraId="44B0F98E" w14:textId="77777777" w:rsidR="009E73F9" w:rsidRDefault="00000000">
      <w:pPr>
        <w:spacing w:after="120"/>
      </w:pPr>
      <w:r>
        <w:t>Upon successful reservation, the consumer sees a confirmation screen with:</w:t>
      </w:r>
    </w:p>
    <w:p w14:paraId="546284BE" w14:textId="77777777" w:rsidR="009E73F9" w:rsidRDefault="00000000">
      <w:pPr>
        <w:pStyle w:val="ListParagraph"/>
        <w:numPr>
          <w:ilvl w:val="0"/>
          <w:numId w:val="2"/>
        </w:numPr>
        <w:spacing w:after="60"/>
      </w:pPr>
      <w:r>
        <w:t>Drop title</w:t>
      </w:r>
    </w:p>
    <w:p w14:paraId="628B43CA" w14:textId="77777777" w:rsidR="009E73F9" w:rsidRDefault="00000000">
      <w:pPr>
        <w:pStyle w:val="ListParagraph"/>
        <w:numPr>
          <w:ilvl w:val="0"/>
          <w:numId w:val="2"/>
        </w:numPr>
        <w:spacing w:after="60"/>
      </w:pPr>
      <w:r>
        <w:t>Date and time</w:t>
      </w:r>
    </w:p>
    <w:p w14:paraId="13B48343" w14:textId="77777777" w:rsidR="009E73F9" w:rsidRDefault="00000000">
      <w:pPr>
        <w:pStyle w:val="ListParagraph"/>
        <w:numPr>
          <w:ilvl w:val="0"/>
          <w:numId w:val="2"/>
        </w:numPr>
        <w:spacing w:after="60"/>
      </w:pPr>
      <w:r>
        <w:t>Venue name and address</w:t>
      </w:r>
    </w:p>
    <w:p w14:paraId="0F1C63E1" w14:textId="77777777" w:rsidR="009E73F9" w:rsidRDefault="00000000">
      <w:pPr>
        <w:pStyle w:val="ListParagraph"/>
        <w:numPr>
          <w:ilvl w:val="0"/>
          <w:numId w:val="2"/>
        </w:numPr>
        <w:spacing w:after="60"/>
      </w:pPr>
      <w:r>
        <w:t>Quantity reserved</w:t>
      </w:r>
    </w:p>
    <w:p w14:paraId="4F306D9A" w14:textId="77777777" w:rsidR="009E73F9" w:rsidRDefault="00000000">
      <w:pPr>
        <w:pStyle w:val="ListParagraph"/>
        <w:numPr>
          <w:ilvl w:val="0"/>
          <w:numId w:val="2"/>
        </w:numPr>
        <w:spacing w:after="60"/>
      </w:pPr>
      <w:r>
        <w:t>Total amount charged (or 'Free')</w:t>
      </w:r>
    </w:p>
    <w:p w14:paraId="0FE995FF" w14:textId="77777777" w:rsidR="009E73F9" w:rsidRDefault="00000000">
      <w:pPr>
        <w:pStyle w:val="ListParagraph"/>
        <w:numPr>
          <w:ilvl w:val="0"/>
          <w:numId w:val="2"/>
        </w:numPr>
        <w:spacing w:after="60"/>
      </w:pPr>
      <w:r>
        <w:t>QR code(s) for each ticket (displayed immediately, no delay)</w:t>
      </w:r>
    </w:p>
    <w:p w14:paraId="0F2C2471" w14:textId="77777777" w:rsidR="009E73F9" w:rsidRDefault="00000000">
      <w:pPr>
        <w:pStyle w:val="ListParagraph"/>
        <w:numPr>
          <w:ilvl w:val="0"/>
          <w:numId w:val="2"/>
        </w:numPr>
        <w:spacing w:after="60"/>
      </w:pPr>
      <w:r>
        <w:t>'View Wallet' CTA button (navigates to Ticket Wallet)</w:t>
      </w:r>
    </w:p>
    <w:p w14:paraId="2B7EBD7F" w14:textId="77777777" w:rsidR="009E73F9" w:rsidRDefault="00000000">
      <w:pPr>
        <w:pStyle w:val="ListParagraph"/>
        <w:numPr>
          <w:ilvl w:val="0"/>
          <w:numId w:val="2"/>
        </w:numPr>
        <w:spacing w:after="60"/>
      </w:pPr>
      <w:r>
        <w:t>'Share with Friends' CTA button</w:t>
      </w:r>
    </w:p>
    <w:p w14:paraId="1AC1EB1F" w14:textId="77777777" w:rsidR="00AA0001" w:rsidRDefault="00000000">
      <w:pPr>
        <w:spacing w:after="120"/>
      </w:pPr>
      <w:r>
        <w:t xml:space="preserve">Order Confirmation Screen: After successful checkout, the consumer sees a dedicated order confirmation screen with confetti animation, order number, and a summary of all tickets purchased. This screen serves as both a receipt and the entry point into the ticket wallet.</w:t>
      </w:r>
    </w:p>
    <w:p w14:paraId="54A8AD24" w14:textId="77777777" w:rsidR="00AA0001" w:rsidRDefault="00000000">
      <w:pPr>
        <w:spacing w:after="120"/>
      </w:pPr>
      <w:r>
        <w:t xml:space="preserve">Ticket Cancellation: Consumers can cancel individual tickets from their wallet. The cancellation flow shows the refund amount, refund method (original payment method or N Credits), and estimated processing time. A confirmation dialog prevents accidental cancellations. Partial cancellations are supported for multi-ticket orders (e.g., cancel 1 of 3 tickets).</w:t>
      </w:r>
    </w:p>
    <w:p w14:paraId="531D9CCD" w14:textId="77777777" w:rsidR="00AA0001" w:rsidRDefault="00000000">
      <w:pPr>
        <w:spacing w:after="120"/>
      </w:pPr>
      <w:r>
        <w:t xml:space="preserve">Sold Out — Notify Me: When a Drop reaches capacity and transitions to Live-Sold Out, the Reserve button is replaced with a “Notify Me” button. Tapping Notify Me registers the consumer’s interest. If capacity opens up (due to cancellations or host capacity increase), registered consumers receive a push notification. This is not a waitlist — there is no queue or guaranteed access. It is a one-way notification mechanism.</w:t>
      </w:r>
    </w:p>
    <w:p w14:paraId="38387EB0" w14:textId="77777777" w:rsidR="009E73F9" w:rsidRDefault="009E73F9">
      <w:pPr>
        <w:spacing w:after="80"/>
      </w:pPr>
    </w:p>
    <w:p w14:paraId="6A60FFB3" w14:textId="77777777" w:rsidR="009E73F9" w:rsidRDefault="00000000">
      <w:pPr>
        <w:spacing w:after="120"/>
      </w:pPr>
      <w:r>
        <w:rPr>
          <w:b/>
          <w:bCs/>
        </w:rPr>
        <w:t>Acceptance Criteria:</w:t>
      </w:r>
    </w:p>
    <w:p w14:paraId="263E6719" w14:textId="77777777" w:rsidR="009E73F9" w:rsidRDefault="00000000">
      <w:pPr>
        <w:pStyle w:val="ListParagraph"/>
        <w:numPr>
          <w:ilvl w:val="0"/>
          <w:numId w:val="2"/>
        </w:numPr>
        <w:spacing w:after="60"/>
      </w:pPr>
      <w:r>
        <w:t>AC-7.4.1: Real-time capacity validation occurs at the moment of confirmation. If capacity has changed, the consumer receives an immediate error with the specific scenario message.</w:t>
      </w:r>
    </w:p>
    <w:p w14:paraId="4305E13B" w14:textId="77777777" w:rsidR="009E73F9" w:rsidRDefault="00000000">
      <w:pPr>
        <w:pStyle w:val="ListParagraph"/>
        <w:numPr>
          <w:ilvl w:val="0"/>
          <w:numId w:val="2"/>
        </w:numPr>
        <w:spacing w:after="60"/>
      </w:pPr>
      <w:r>
        <w:t>AC-7.4.2: Error messages are clear, specific, and actionable as defined in the error scenarios table.</w:t>
      </w:r>
    </w:p>
    <w:p w14:paraId="539E6249" w14:textId="77777777" w:rsidR="009E73F9" w:rsidRDefault="00000000">
      <w:pPr>
        <w:pStyle w:val="ListParagraph"/>
        <w:numPr>
          <w:ilvl w:val="0"/>
          <w:numId w:val="2"/>
        </w:numPr>
        <w:spacing w:after="60"/>
      </w:pPr>
      <w:r>
        <w:t>AC-7.4.3: QR code(s) are displayed immediately on the success screen without any loading delay.</w:t>
      </w:r>
    </w:p>
    <w:p w14:paraId="7E2D59CA" w14:textId="77777777" w:rsidR="009E73F9" w:rsidRDefault="00000000">
      <w:pPr>
        <w:pStyle w:val="ListParagraph"/>
        <w:numPr>
          <w:ilvl w:val="0"/>
          <w:numId w:val="2"/>
        </w:numPr>
        <w:spacing w:after="60"/>
      </w:pPr>
      <w:r>
        <w:t>AC-7.4.4: N Credits can be applied to reduce the total. Credits are deducted before payment processing.</w:t>
      </w:r>
    </w:p>
    <w:p w14:paraId="2CDAA155" w14:textId="77777777" w:rsidR="009E73F9" w:rsidRDefault="00000000">
      <w:pPr>
        <w:pStyle w:val="ListParagraph"/>
        <w:numPr>
          <w:ilvl w:val="0"/>
          <w:numId w:val="2"/>
        </w:numPr>
        <w:spacing w:after="60"/>
      </w:pPr>
      <w:r>
        <w:t>AC-7.4.5: For free Drops, the payment method step is skipped entirely.</w:t>
      </w:r>
    </w:p>
    <w:p w14:paraId="5A6BF299" w14:textId="77777777" w:rsidR="009E73F9" w:rsidRDefault="00000000">
      <w:pPr>
        <w:pStyle w:val="ListParagraph"/>
        <w:numPr>
          <w:ilvl w:val="0"/>
          <w:numId w:val="2"/>
        </w:numPr>
        <w:spacing w:after="60"/>
      </w:pPr>
      <w:r>
        <w:t>AC-7.4.6: Success screen displays all required fields: title, date/time, venue, quantity, total, QR code(s), and CTA buttons.</w:t>
      </w:r>
    </w:p>
    <w:p w14:paraId="7A46C4AD" w14:textId="77777777" w:rsidR="009E73F9" w:rsidRDefault="00000000">
      <w:pPr>
        <w:pStyle w:val="ListParagraph"/>
        <w:numPr>
          <w:ilvl w:val="0"/>
          <w:numId w:val="2"/>
        </w:numPr>
        <w:spacing w:after="60"/>
      </w:pPr>
      <w:r>
        <w:t>AC-7.4.7: Checkout completes in under 5 seconds from confirmation tap to success screen display (excluding network latency beyond platform control).</w:t>
      </w:r>
    </w:p>
    <w:p w14:paraId="07F40CAC" w14:textId="77777777" w:rsidR="009E73F9" w:rsidRDefault="009E73F9">
      <w:pPr>
        <w:spacing w:after="80"/>
      </w:pPr>
    </w:p>
    <w:p w14:paraId="3896E4A6" w14:textId="77777777" w:rsidR="009E73F9" w:rsidRDefault="00000000">
      <w:pPr>
        <w:pStyle w:val="Heading2"/>
      </w:pPr>
      <w:bookmarkStart w:id="128" w:name="_Toc228879461"/>
      <w:r>
        <w:t>7.5 Ticket Wallet</w:t>
      </w:r>
      <w:bookmarkEnd w:id="128"/>
    </w:p>
    <w:p w14:paraId="0FCE76B2" w14:textId="77777777" w:rsidR="009E73F9" w:rsidRDefault="00000000">
      <w:pPr>
        <w:spacing w:after="120"/>
      </w:pPr>
      <w:r>
        <w:t>The Ticket Wallet is a dedicated tab in the Nigh Drops app that serves as the consumer's central repository for all tickets and reservations. It provides quick access to QR codes for check-in and maintains a historical record of all Drop attendance.</w:t>
      </w:r>
    </w:p>
    <w:p w14:paraId="7EAC3B97" w14:textId="77777777" w:rsidR="009E73F9" w:rsidRDefault="009E73F9">
      <w:pPr>
        <w:spacing w:after="80"/>
      </w:pPr>
    </w:p>
    <w:p w14:paraId="30770126" w14:textId="77777777" w:rsidR="009E73F9" w:rsidRDefault="00000000">
      <w:pPr>
        <w:spacing w:after="120"/>
      </w:pPr>
      <w:r>
        <w:rPr>
          <w:b/>
          <w:bCs/>
        </w:rPr>
        <w:t>Wallet Sections:</w:t>
      </w:r>
    </w:p>
    <w:p w14:paraId="6073DADB" w14:textId="77777777" w:rsidR="009E73F9" w:rsidRDefault="00000000">
      <w:pPr>
        <w:pStyle w:val="ListParagraph"/>
        <w:numPr>
          <w:ilvl w:val="0"/>
          <w:numId w:val="2"/>
        </w:numPr>
        <w:spacing w:after="60"/>
      </w:pPr>
      <w:r>
        <w:rPr>
          <w:b/>
          <w:bCs/>
        </w:rPr>
        <w:t xml:space="preserve">Upcoming: </w:t>
      </w:r>
      <w:r>
        <w:t>Tickets for Drops that have not yet ended. Sorted by Drop start time (nearest first). Includes tickets for Drops in Scheduled, Live, Live-Sold Out, Paused, and Purchase Closed states.</w:t>
      </w:r>
    </w:p>
    <w:p w14:paraId="579FEB68" w14:textId="77777777" w:rsidR="009E73F9" w:rsidRDefault="00000000">
      <w:pPr>
        <w:pStyle w:val="ListParagraph"/>
        <w:numPr>
          <w:ilvl w:val="0"/>
          <w:numId w:val="2"/>
        </w:numPr>
        <w:spacing w:after="60"/>
      </w:pPr>
      <w:r>
        <w:rPr>
          <w:b/>
          <w:bCs/>
        </w:rPr>
        <w:t xml:space="preserve">Past: </w:t>
      </w:r>
      <w:r>
        <w:t>Tickets for Drops that have ended. Sorted by Drop end time (most recent first). Includes Checked In, No-Show, and Ended statuses.</w:t>
      </w:r>
    </w:p>
    <w:p w14:paraId="2D16EB8B" w14:textId="77777777" w:rsidR="009E73F9" w:rsidRDefault="00000000">
      <w:pPr>
        <w:pStyle w:val="ListParagraph"/>
        <w:numPr>
          <w:ilvl w:val="0"/>
          <w:numId w:val="2"/>
        </w:numPr>
        <w:spacing w:after="60"/>
      </w:pPr>
      <w:r>
        <w:rPr>
          <w:b/>
          <w:bCs/>
        </w:rPr>
        <w:lastRenderedPageBreak/>
        <w:t xml:space="preserve">Pending Transfers: </w:t>
      </w:r>
      <w:r>
        <w:t>Tickets that have been sent to another consumer but not yet accepted. Shows recipient name and transfer expiration countdown.</w:t>
      </w:r>
    </w:p>
    <w:p w14:paraId="63570983" w14:textId="77777777" w:rsidR="009E73F9" w:rsidRDefault="009E73F9">
      <w:pPr>
        <w:spacing w:after="80"/>
      </w:pPr>
    </w:p>
    <w:p w14:paraId="1D14D483" w14:textId="77777777" w:rsidR="009E73F9" w:rsidRDefault="00000000">
      <w:pPr>
        <w:spacing w:after="120"/>
      </w:pPr>
      <w:r>
        <w:rPr>
          <w:b/>
          <w:bCs/>
        </w:rPr>
        <w:t>Ticket Card Elements:</w:t>
      </w:r>
    </w:p>
    <w:p w14:paraId="43296AF9" w14:textId="77777777" w:rsidR="009E73F9" w:rsidRDefault="00000000">
      <w:pPr>
        <w:pStyle w:val="ListParagraph"/>
        <w:numPr>
          <w:ilvl w:val="0"/>
          <w:numId w:val="2"/>
        </w:numPr>
        <w:spacing w:after="60"/>
      </w:pPr>
      <w:r>
        <w:t>Drop name</w:t>
      </w:r>
    </w:p>
    <w:p w14:paraId="26F9B3F1" w14:textId="77777777" w:rsidR="009E73F9" w:rsidRDefault="00000000">
      <w:pPr>
        <w:pStyle w:val="ListParagraph"/>
        <w:numPr>
          <w:ilvl w:val="0"/>
          <w:numId w:val="2"/>
        </w:numPr>
        <w:spacing w:after="60"/>
      </w:pPr>
      <w:r>
        <w:t>Date and time</w:t>
      </w:r>
    </w:p>
    <w:p w14:paraId="5478E417" w14:textId="77777777" w:rsidR="009E73F9" w:rsidRDefault="00000000">
      <w:pPr>
        <w:pStyle w:val="ListParagraph"/>
        <w:numPr>
          <w:ilvl w:val="0"/>
          <w:numId w:val="2"/>
        </w:numPr>
        <w:spacing w:after="60"/>
      </w:pPr>
      <w:r>
        <w:t>Venue name</w:t>
      </w:r>
    </w:p>
    <w:p w14:paraId="3CD32165" w14:textId="77777777" w:rsidR="009E73F9" w:rsidRDefault="00000000">
      <w:pPr>
        <w:pStyle w:val="ListParagraph"/>
        <w:numPr>
          <w:ilvl w:val="0"/>
          <w:numId w:val="2"/>
        </w:numPr>
        <w:spacing w:after="60"/>
      </w:pPr>
      <w:r>
        <w:t>Ticket status: Reserved, Checked In, No-Show, Transferred, Canceled</w:t>
      </w:r>
    </w:p>
    <w:p w14:paraId="0AB4EDC5" w14:textId="77777777" w:rsidR="009E73F9" w:rsidRDefault="00000000">
      <w:pPr>
        <w:pStyle w:val="ListParagraph"/>
        <w:numPr>
          <w:ilvl w:val="0"/>
          <w:numId w:val="2"/>
        </w:numPr>
        <w:spacing w:after="60"/>
      </w:pPr>
      <w:r>
        <w:t>Ticket number (e.g., 'Ticket 1 of 3')</w:t>
      </w:r>
    </w:p>
    <w:p w14:paraId="5A125C62" w14:textId="77777777" w:rsidR="009E73F9" w:rsidRDefault="009E73F9">
      <w:pPr>
        <w:spacing w:after="80"/>
      </w:pPr>
    </w:p>
    <w:p w14:paraId="0D6EEFD3" w14:textId="77777777" w:rsidR="009E73F9" w:rsidRDefault="00000000">
      <w:pPr>
        <w:spacing w:after="120"/>
      </w:pPr>
      <w:r>
        <w:rPr>
          <w:b/>
          <w:bCs/>
        </w:rPr>
        <w:t>Ticket Visibility Rules:</w:t>
      </w:r>
    </w:p>
    <w:p w14:paraId="73F32B6B" w14:textId="77777777" w:rsidR="009E73F9" w:rsidRDefault="00000000">
      <w:pPr>
        <w:spacing w:after="120"/>
      </w:pPr>
      <w:r>
        <w:t>Tickets remain visible in the wallet even after the following Drop state changes:</w:t>
      </w:r>
    </w:p>
    <w:p w14:paraId="52D5A9CC" w14:textId="77777777" w:rsidR="009E73F9" w:rsidRDefault="00000000">
      <w:pPr>
        <w:pStyle w:val="ListParagraph"/>
        <w:numPr>
          <w:ilvl w:val="0"/>
          <w:numId w:val="2"/>
        </w:numPr>
        <w:spacing w:after="60"/>
      </w:pPr>
      <w:r>
        <w:t>Purchase Cutoff has passed (tickets still valid for check-in)</w:t>
      </w:r>
    </w:p>
    <w:p w14:paraId="69DFCF99" w14:textId="77777777" w:rsidR="009E73F9" w:rsidRDefault="00000000">
      <w:pPr>
        <w:pStyle w:val="ListParagraph"/>
        <w:numPr>
          <w:ilvl w:val="0"/>
          <w:numId w:val="2"/>
        </w:numPr>
        <w:spacing w:after="60"/>
      </w:pPr>
      <w:r>
        <w:t>Drop is Paused (tickets still held, status unchanged)</w:t>
      </w:r>
    </w:p>
    <w:p w14:paraId="4A2C0E47" w14:textId="77777777" w:rsidR="009E73F9" w:rsidRDefault="00000000">
      <w:pPr>
        <w:pStyle w:val="ListParagraph"/>
        <w:numPr>
          <w:ilvl w:val="0"/>
          <w:numId w:val="2"/>
        </w:numPr>
        <w:spacing w:after="60"/>
      </w:pPr>
      <w:r>
        <w:t>Drop has Ended (tickets move to Past section)</w:t>
      </w:r>
    </w:p>
    <w:p w14:paraId="172C90A3" w14:textId="77777777" w:rsidR="009E73F9" w:rsidRDefault="00000000">
      <w:pPr>
        <w:pStyle w:val="ListParagraph"/>
        <w:numPr>
          <w:ilvl w:val="0"/>
          <w:numId w:val="2"/>
        </w:numPr>
        <w:spacing w:after="60"/>
      </w:pPr>
      <w:r>
        <w:t>Tickets are only removed from the active wallet if the reservation is canceled/refunded.</w:t>
      </w:r>
    </w:p>
    <w:p w14:paraId="23B584B3" w14:textId="77777777" w:rsidR="009E73F9" w:rsidRDefault="009E73F9">
      <w:pPr>
        <w:spacing w:after="80"/>
      </w:pPr>
    </w:p>
    <w:p w14:paraId="05B08572" w14:textId="77777777" w:rsidR="009E73F9" w:rsidRDefault="00000000">
      <w:pPr>
        <w:spacing w:after="120"/>
      </w:pPr>
      <w:r>
        <w:rPr>
          <w:b/>
          <w:bCs/>
        </w:rPr>
        <w:t>Full-Screen QR View:</w:t>
      </w:r>
    </w:p>
    <w:p w14:paraId="5FFC25A7" w14:textId="77777777" w:rsidR="009E73F9" w:rsidRDefault="00000000">
      <w:pPr>
        <w:spacing w:after="120"/>
      </w:pPr>
      <w:r>
        <w:t>Tapping a ticket opens a full-screen QR code display optimized for scanning at check-in:</w:t>
      </w:r>
    </w:p>
    <w:p w14:paraId="673D5D32" w14:textId="77777777" w:rsidR="009E73F9" w:rsidRDefault="00000000">
      <w:pPr>
        <w:pStyle w:val="ListParagraph"/>
        <w:numPr>
          <w:ilvl w:val="0"/>
          <w:numId w:val="2"/>
        </w:numPr>
        <w:spacing w:after="60"/>
      </w:pPr>
      <w:r>
        <w:t>High-brightness mode: screen brightness automatically increases to maximum for optimal scanning</w:t>
      </w:r>
    </w:p>
    <w:p w14:paraId="382D25B9" w14:textId="77777777" w:rsidR="009E73F9" w:rsidRDefault="00000000">
      <w:pPr>
        <w:pStyle w:val="ListParagraph"/>
        <w:numPr>
          <w:ilvl w:val="0"/>
          <w:numId w:val="2"/>
        </w:numPr>
        <w:spacing w:after="60"/>
      </w:pPr>
      <w:r>
        <w:t>'Keep screen on' toggle: prevents screen from dimming/locking during check-in queue</w:t>
      </w:r>
    </w:p>
    <w:p w14:paraId="370D0CE3" w14:textId="77777777" w:rsidR="009E73F9" w:rsidRDefault="00000000">
      <w:pPr>
        <w:pStyle w:val="ListParagraph"/>
        <w:numPr>
          <w:ilvl w:val="0"/>
          <w:numId w:val="2"/>
        </w:numPr>
        <w:spacing w:after="60"/>
      </w:pPr>
      <w:r>
        <w:t>Companion count visible: if the ticket includes companions, the count is displayed (e.g., '+2 companions')</w:t>
      </w:r>
    </w:p>
    <w:p w14:paraId="0AB442C6" w14:textId="77777777" w:rsidR="009E73F9" w:rsidRDefault="00000000">
      <w:pPr>
        <w:pStyle w:val="ListParagraph"/>
        <w:numPr>
          <w:ilvl w:val="0"/>
          <w:numId w:val="2"/>
        </w:numPr>
        <w:spacing w:after="60"/>
      </w:pPr>
      <w:r>
        <w:t>Drop name and venue displayed above QR for confirmation</w:t>
      </w:r>
    </w:p>
    <w:p w14:paraId="40726565" w14:textId="77777777" w:rsidR="009E73F9" w:rsidRDefault="00000000">
      <w:pPr>
        <w:pStyle w:val="ListParagraph"/>
        <w:numPr>
          <w:ilvl w:val="0"/>
          <w:numId w:val="2"/>
        </w:numPr>
        <w:spacing w:after="60"/>
      </w:pPr>
      <w:r>
        <w:t>Ticket status displayed below QR (e.g., 'Reserved - Ready for Check-In')</w:t>
      </w:r>
    </w:p>
    <w:p w14:paraId="7FA8A7C2" w14:textId="77777777" w:rsidR="009E73F9" w:rsidRDefault="009E73F9">
      <w:pPr>
        <w:spacing w:after="80"/>
      </w:pPr>
    </w:p>
    <w:p w14:paraId="0438B60A" w14:textId="77777777" w:rsidR="009E73F9" w:rsidRDefault="00000000">
      <w:pPr>
        <w:spacing w:after="120"/>
      </w:pPr>
      <w:r>
        <w:rPr>
          <w:b/>
          <w:bCs/>
        </w:rPr>
        <w:t>Acceptance Criteria:</w:t>
      </w:r>
    </w:p>
    <w:p w14:paraId="0EAC5B27" w14:textId="77777777" w:rsidR="009E73F9" w:rsidRDefault="00000000">
      <w:pPr>
        <w:pStyle w:val="ListParagraph"/>
        <w:numPr>
          <w:ilvl w:val="0"/>
          <w:numId w:val="2"/>
        </w:numPr>
        <w:spacing w:after="60"/>
      </w:pPr>
      <w:r>
        <w:t>AC-7.5.1: Wallet displays three sections: Upcoming, Past, Pending Transfers.</w:t>
      </w:r>
    </w:p>
    <w:p w14:paraId="05319F85" w14:textId="77777777" w:rsidR="009E73F9" w:rsidRDefault="00000000">
      <w:pPr>
        <w:pStyle w:val="ListParagraph"/>
        <w:numPr>
          <w:ilvl w:val="0"/>
          <w:numId w:val="2"/>
        </w:numPr>
        <w:spacing w:after="60"/>
      </w:pPr>
      <w:r>
        <w:t>AC-7.5.2: Ticket status labels are accurate and update in real-time when status changes (e.g., after check-in, the status changes from 'Reserved' to 'Checked In').</w:t>
      </w:r>
    </w:p>
    <w:p w14:paraId="5BC15535" w14:textId="77777777" w:rsidR="009E73F9" w:rsidRDefault="00000000">
      <w:pPr>
        <w:pStyle w:val="ListParagraph"/>
        <w:numPr>
          <w:ilvl w:val="0"/>
          <w:numId w:val="2"/>
        </w:numPr>
        <w:spacing w:after="60"/>
      </w:pPr>
      <w:r>
        <w:t>AC-7.5.3: Tickets remain visible after Purchase Cutoff, Drop Paused, and Drop Ended state changes.</w:t>
      </w:r>
    </w:p>
    <w:p w14:paraId="22EEAC52" w14:textId="77777777" w:rsidR="009E73F9" w:rsidRDefault="00000000">
      <w:pPr>
        <w:pStyle w:val="ListParagraph"/>
        <w:numPr>
          <w:ilvl w:val="0"/>
          <w:numId w:val="2"/>
        </w:numPr>
        <w:spacing w:after="60"/>
      </w:pPr>
      <w:r>
        <w:t>AC-7.5.4: Full-screen QR view activates high-brightness mode and offers 'Keep screen on' toggle.</w:t>
      </w:r>
    </w:p>
    <w:p w14:paraId="39558601" w14:textId="77777777" w:rsidR="009E73F9" w:rsidRDefault="00000000">
      <w:pPr>
        <w:pStyle w:val="ListParagraph"/>
        <w:numPr>
          <w:ilvl w:val="0"/>
          <w:numId w:val="2"/>
        </w:numPr>
        <w:spacing w:after="60"/>
      </w:pPr>
      <w:r>
        <w:t>AC-7.5.5: Companion count is visible on the full-screen QR view.</w:t>
      </w:r>
    </w:p>
    <w:p w14:paraId="2102A164" w14:textId="77777777" w:rsidR="009E73F9" w:rsidRDefault="00000000">
      <w:pPr>
        <w:pStyle w:val="ListParagraph"/>
        <w:numPr>
          <w:ilvl w:val="0"/>
          <w:numId w:val="2"/>
        </w:numPr>
        <w:spacing w:after="60"/>
      </w:pPr>
      <w:r>
        <w:t>AC-7.5.6: Wallet data is cached for offline access. Consumer can view their tickets and QR codes without network connectivity.</w:t>
      </w:r>
    </w:p>
    <w:p w14:paraId="7CF648AC" w14:textId="77777777" w:rsidR="009E73F9" w:rsidRDefault="009E73F9">
      <w:pPr>
        <w:spacing w:after="80"/>
      </w:pPr>
    </w:p>
    <w:p w14:paraId="0F4EFC67" w14:textId="77777777" w:rsidR="009E73F9" w:rsidRDefault="00000000">
      <w:pPr>
        <w:pStyle w:val="Heading2"/>
      </w:pPr>
      <w:bookmarkStart w:id="129" w:name="_Toc228879462"/>
      <w:r>
        <w:t>7.6 Multi-Ticket Wallet Behavior</w:t>
      </w:r>
      <w:bookmarkEnd w:id="129"/>
    </w:p>
    <w:p w14:paraId="6435AFF1" w14:textId="77777777" w:rsidR="009E73F9" w:rsidRDefault="00000000">
      <w:pPr>
        <w:spacing w:after="120"/>
      </w:pPr>
      <w:r>
        <w:lastRenderedPageBreak/>
        <w:t>When a consumer reserves multiple tickets in a single order, each ticket appears as an individual entry in the Ticket Wallet. Each ticket has its own independent lifecycle, QR code, and transfer capabilities.</w:t>
      </w:r>
    </w:p>
    <w:p w14:paraId="7AAB970D" w14:textId="77777777" w:rsidR="009E73F9" w:rsidRDefault="009E73F9">
      <w:pPr>
        <w:spacing w:after="80"/>
      </w:pPr>
    </w:p>
    <w:p w14:paraId="23CEBA25" w14:textId="77777777" w:rsidR="009E73F9" w:rsidRDefault="00000000">
      <w:pPr>
        <w:spacing w:after="120"/>
      </w:pPr>
      <w:r>
        <w:rPr>
          <w:b/>
          <w:bCs/>
        </w:rPr>
        <w:t>Individual Ticket States and 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A92FE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CC7F0FC" w14:textId="77777777" w:rsidR="009E73F9" w:rsidRDefault="00000000">
            <w:r>
              <w:rPr>
                <w:b/>
                <w:bCs/>
                <w:sz w:val="20"/>
                <w:szCs w:val="20"/>
              </w:rPr>
              <w:t>Ticket State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74E1B1" w14:textId="77777777" w:rsidR="009E73F9" w:rsidRDefault="00000000">
            <w:r>
              <w:rPr>
                <w:b/>
                <w:bCs/>
                <w:sz w:val="20"/>
                <w:szCs w:val="20"/>
              </w:rPr>
              <w:t>Display</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031D96" w14:textId="77777777" w:rsidR="009E73F9" w:rsidRDefault="00000000">
            <w:r>
              <w:rPr>
                <w:b/>
                <w:bCs/>
                <w:sz w:val="20"/>
                <w:szCs w:val="20"/>
              </w:rPr>
              <w:t>Available Actions</w:t>
            </w:r>
          </w:p>
        </w:tc>
      </w:tr>
      <w:tr w:rsidR="009E73F9" w14:paraId="6681F0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7D7B" w14:textId="77777777" w:rsidR="009E73F9" w:rsidRDefault="00000000">
            <w:r>
              <w:rPr>
                <w:sz w:val="20"/>
                <w:szCs w:val="20"/>
              </w:rPr>
              <w:t>Untransferred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6CE85" w14:textId="77777777" w:rsidR="009E73F9" w:rsidRDefault="00000000">
            <w:r>
              <w:rPr>
                <w:sz w:val="20"/>
                <w:szCs w:val="20"/>
              </w:rPr>
              <w:t>Standard ticket card with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DA14E" w14:textId="77777777" w:rsidR="009E73F9" w:rsidRDefault="00000000">
            <w:r>
              <w:rPr>
                <w:sz w:val="20"/>
                <w:szCs w:val="20"/>
              </w:rPr>
              <w:t>View QR, Transfer to another consumer</w:t>
            </w:r>
          </w:p>
        </w:tc>
      </w:tr>
      <w:tr w:rsidR="009E73F9" w14:paraId="17A3B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EA1B1" w14:textId="77777777" w:rsidR="009E73F9" w:rsidRDefault="00000000">
            <w:r>
              <w:rPr>
                <w:sz w:val="20"/>
                <w:szCs w:val="20"/>
              </w:rPr>
              <w:t>Transfer Pending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DBAE6" w14:textId="77777777" w:rsidR="009E73F9" w:rsidRDefault="00000000">
            <w:r>
              <w:rPr>
                <w:sz w:val="20"/>
                <w:szCs w:val="20"/>
              </w:rPr>
              <w:t>'Sent to [Recipient Name]' label + 'Cancel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7DADB" w14:textId="77777777" w:rsidR="009E73F9" w:rsidRDefault="00000000">
            <w:r>
              <w:rPr>
                <w:sz w:val="20"/>
                <w:szCs w:val="20"/>
              </w:rPr>
              <w:t>Cancel Transfer (reverts to Untransferred)</w:t>
            </w:r>
          </w:p>
        </w:tc>
      </w:tr>
      <w:tr w:rsidR="009E73F9" w14:paraId="1903DA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780A3" w14:textId="77777777" w:rsidR="009E73F9" w:rsidRDefault="00000000">
            <w:r>
              <w:rPr>
                <w:sz w:val="20"/>
                <w:szCs w:val="20"/>
              </w:rPr>
              <w:t>Transfer Accepted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EDD76" w14:textId="77777777" w:rsidR="009E73F9" w:rsidRDefault="00000000">
            <w:r>
              <w:rPr>
                <w:sz w:val="20"/>
                <w:szCs w:val="20"/>
              </w:rPr>
              <w:t>Grayed-out card in sender's wallet. Remains visible but not actionable.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2AF18" w14:textId="77777777" w:rsidR="009E73F9" w:rsidRDefault="00000000">
            <w:r>
              <w:rPr>
                <w:sz w:val="20"/>
                <w:szCs w:val="20"/>
              </w:rPr>
              <w:t>None (view-only in sender wallet)</w:t>
            </w:r>
          </w:p>
        </w:tc>
      </w:tr>
      <w:tr w:rsidR="009E73F9" w14:paraId="4CE343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5BB81" w14:textId="77777777" w:rsidR="009E73F9" w:rsidRDefault="00000000">
            <w:r>
              <w:rPr>
                <w:sz w:val="20"/>
                <w:szCs w:val="20"/>
              </w:rPr>
              <w:t>Transfer Expired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71575" w14:textId="77777777" w:rsidR="009E73F9" w:rsidRDefault="00000000">
            <w:r>
              <w:rPr>
                <w:sz w:val="20"/>
                <w:szCs w:val="20"/>
              </w:rPr>
              <w:t>Reverts to Untransferred state automatically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F224A" w14:textId="77777777" w:rsidR="009E73F9" w:rsidRDefault="00000000">
            <w:r>
              <w:rPr>
                <w:sz w:val="20"/>
                <w:szCs w:val="20"/>
              </w:rPr>
              <w:t>View QR, Transfer again</w:t>
            </w:r>
          </w:p>
        </w:tc>
      </w:tr>
    </w:tbl>
    <w:p w14:paraId="4596F9D0" w14:textId="77777777" w:rsidR="009E73F9" w:rsidRDefault="009E73F9">
      <w:pPr>
        <w:spacing w:after="80"/>
      </w:pPr>
    </w:p>
    <w:p w14:paraId="4BFA7010" w14:textId="77777777" w:rsidR="009E73F9" w:rsidRDefault="00000000">
      <w:pPr>
        <w:spacing w:after="120"/>
      </w:pPr>
      <w:r>
        <w:rPr>
          <w:b/>
          <w:bCs/>
        </w:rPr>
        <w:t>Key Behaviors:</w:t>
      </w:r>
    </w:p>
    <w:p w14:paraId="61A9E4EF" w14:textId="77777777" w:rsidR="009E73F9" w:rsidRDefault="00000000">
      <w:pPr>
        <w:pStyle w:val="ListParagraph"/>
        <w:numPr>
          <w:ilvl w:val="0"/>
          <w:numId w:val="2"/>
        </w:numPr>
        <w:spacing w:after="60"/>
      </w:pPr>
      <w:r>
        <w:t>Each ticket has its own independent QR code. Multi-ticket orders produce N separate QR codes.</w:t>
      </w:r>
    </w:p>
    <w:p w14:paraId="4DC09DD5" w14:textId="77777777" w:rsidR="009E73F9" w:rsidRDefault="00000000">
      <w:pPr>
        <w:pStyle w:val="ListParagraph"/>
        <w:numPr>
          <w:ilvl w:val="0"/>
          <w:numId w:val="2"/>
        </w:numPr>
        <w:spacing w:after="60"/>
      </w:pPr>
      <w:r>
        <w:t>Transfer status is visible on each individual ticket card. One ticket can be Transferred while others in the same order remain Untransferred.</w:t>
      </w:r>
    </w:p>
    <w:p w14:paraId="7173DBA1" w14:textId="77777777" w:rsidR="009E73F9" w:rsidRDefault="00000000">
      <w:pPr>
        <w:pStyle w:val="ListParagraph"/>
        <w:numPr>
          <w:ilvl w:val="0"/>
          <w:numId w:val="2"/>
        </w:numPr>
        <w:spacing w:after="60"/>
      </w:pPr>
      <w:r>
        <w:t>When a transfer expires (recipient does not accept within the time window), the ticket automatically reverts to Untransferred state with full QR access restored to the original purchaser.</w:t>
      </w:r>
    </w:p>
    <w:p w14:paraId="04BD94DF" w14:textId="77777777" w:rsidR="009E73F9" w:rsidRDefault="00000000">
      <w:pPr>
        <w:pStyle w:val="ListParagraph"/>
        <w:numPr>
          <w:ilvl w:val="0"/>
          <w:numId w:val="2"/>
        </w:numPr>
        <w:spacing w:after="60"/>
      </w:pPr>
      <w:r>
        <w:t>When a transfer is accepted, the ticket card remains visible in the sender's wallet but is grayed-out. It is NOT removed from the sender's wallet. This provides a record of the transfer.</w:t>
      </w:r>
    </w:p>
    <w:p w14:paraId="7804D958" w14:textId="77777777" w:rsidR="009E73F9" w:rsidRDefault="00000000">
      <w:pPr>
        <w:pStyle w:val="ListParagraph"/>
        <w:numPr>
          <w:ilvl w:val="0"/>
          <w:numId w:val="2"/>
        </w:numPr>
        <w:spacing w:after="60"/>
      </w:pPr>
      <w:r>
        <w:t>The recipient sees the transferred ticket in their own wallet as a standard ticket with full QR access.</w:t>
      </w:r>
    </w:p>
    <w:p w14:paraId="6D12F6DB" w14:textId="77777777" w:rsidR="009E73F9" w:rsidRDefault="009E73F9">
      <w:pPr>
        <w:spacing w:after="80"/>
      </w:pPr>
    </w:p>
    <w:p w14:paraId="0B95335C" w14:textId="77777777" w:rsidR="009E73F9" w:rsidRDefault="00000000">
      <w:pPr>
        <w:spacing w:after="120"/>
      </w:pPr>
      <w:r>
        <w:rPr>
          <w:b/>
          <w:bCs/>
        </w:rPr>
        <w:t>Acceptance Criteria:</w:t>
      </w:r>
    </w:p>
    <w:p w14:paraId="75E01760" w14:textId="77777777" w:rsidR="009E73F9" w:rsidRDefault="00000000">
      <w:pPr>
        <w:pStyle w:val="ListParagraph"/>
        <w:numPr>
          <w:ilvl w:val="0"/>
          <w:numId w:val="2"/>
        </w:numPr>
        <w:spacing w:after="60"/>
      </w:pPr>
      <w:r>
        <w:t>AC-7.6.1: Each ticket in a multi-ticket order appears as an independent entry in the wallet with its own QR code.</w:t>
      </w:r>
    </w:p>
    <w:p w14:paraId="30EDBE9A" w14:textId="77777777" w:rsidR="009E73F9" w:rsidRDefault="00000000">
      <w:pPr>
        <w:pStyle w:val="ListParagraph"/>
        <w:numPr>
          <w:ilvl w:val="0"/>
          <w:numId w:val="2"/>
        </w:numPr>
        <w:spacing w:after="60"/>
      </w:pPr>
      <w:r>
        <w:t>AC-7.6.2: Transfer status is visible on each individual ticket card.</w:t>
      </w:r>
    </w:p>
    <w:p w14:paraId="2BB5F609" w14:textId="77777777" w:rsidR="009E73F9" w:rsidRDefault="00000000">
      <w:pPr>
        <w:pStyle w:val="ListParagraph"/>
        <w:numPr>
          <w:ilvl w:val="0"/>
          <w:numId w:val="2"/>
        </w:numPr>
        <w:spacing w:after="60"/>
      </w:pPr>
      <w:r>
        <w:t>AC-7.6.3: Expired transfers revert the ticket to Untransferred state automatically, restoring QR access to the original purchaser.</w:t>
      </w:r>
    </w:p>
    <w:p w14:paraId="7EAC73CF" w14:textId="77777777" w:rsidR="009E73F9" w:rsidRDefault="00000000">
      <w:pPr>
        <w:pStyle w:val="ListParagraph"/>
        <w:numPr>
          <w:ilvl w:val="0"/>
          <w:numId w:val="2"/>
        </w:numPr>
        <w:spacing w:after="60"/>
      </w:pPr>
      <w:r>
        <w:t>AC-7.6.4: Accepted transfers result in a grayed-out (not removed) card in the sender's wallet.</w:t>
      </w:r>
    </w:p>
    <w:p w14:paraId="38E3C369" w14:textId="77777777" w:rsidR="009E73F9" w:rsidRDefault="00000000">
      <w:pPr>
        <w:pStyle w:val="ListParagraph"/>
        <w:numPr>
          <w:ilvl w:val="0"/>
          <w:numId w:val="2"/>
        </w:numPr>
        <w:spacing w:after="60"/>
      </w:pPr>
      <w:r>
        <w:t>AC-7.6.5: Recipient sees transferred ticket in their wallet as a standard ticket with full functionality.</w:t>
      </w:r>
    </w:p>
    <w:p w14:paraId="14CC6CB0" w14:textId="77777777" w:rsidR="009E73F9" w:rsidRDefault="009E73F9">
      <w:pPr>
        <w:spacing w:after="80"/>
      </w:pPr>
    </w:p>
    <w:p w14:paraId="017251BD" w14:textId="77777777" w:rsidR="009E73F9" w:rsidRDefault="00000000">
      <w:pPr>
        <w:pStyle w:val="Heading2"/>
      </w:pPr>
      <w:bookmarkStart w:id="130" w:name="_Toc228879463"/>
      <w:r>
        <w:t>7.7 Follow Management</w:t>
      </w:r>
      <w:bookmarkEnd w:id="130"/>
    </w:p>
    <w:p w14:paraId="19B6832C" w14:textId="77777777" w:rsidR="009E73F9" w:rsidRDefault="00000000">
      <w:pPr>
        <w:spacing w:after="120"/>
      </w:pPr>
      <w:r>
        <w:lastRenderedPageBreak/>
        <w:t>Following is the core mechanism by which consumers curate their Drop Feed. Following is at the Account level, not the Drop level. Consumers see Drops only from Accounts they follow.</w:t>
      </w:r>
    </w:p>
    <w:p w14:paraId="09D2FBB7" w14:textId="77777777" w:rsidR="009E73F9" w:rsidRDefault="009E73F9">
      <w:pPr>
        <w:spacing w:after="80"/>
      </w:pPr>
    </w:p>
    <w:p w14:paraId="7E0F5A74" w14:textId="77777777" w:rsidR="009E73F9" w:rsidRDefault="00000000">
      <w:pPr>
        <w:spacing w:after="120"/>
      </w:pPr>
      <w:r>
        <w:rPr>
          <w:b/>
          <w:bCs/>
        </w:rPr>
        <w:t>Following Screen:</w:t>
      </w:r>
    </w:p>
    <w:p w14:paraId="2E0E1AD3" w14:textId="77777777" w:rsidR="009E73F9" w:rsidRDefault="00000000">
      <w:pPr>
        <w:spacing w:after="120"/>
      </w:pPr>
      <w:r>
        <w:t>Accessible from the consumer's profile/settings area. Displays a list of all followed Accounts with:</w:t>
      </w:r>
    </w:p>
    <w:p w14:paraId="6E27EA7D" w14:textId="77777777" w:rsidR="009E73F9" w:rsidRDefault="00000000">
      <w:pPr>
        <w:pStyle w:val="ListParagraph"/>
        <w:numPr>
          <w:ilvl w:val="0"/>
          <w:numId w:val="2"/>
        </w:numPr>
        <w:spacing w:after="60"/>
      </w:pPr>
      <w:r>
        <w:t>Account logo/avatar</w:t>
      </w:r>
    </w:p>
    <w:p w14:paraId="0C5BB573" w14:textId="77777777" w:rsidR="009E73F9" w:rsidRDefault="00000000">
      <w:pPr>
        <w:pStyle w:val="ListParagraph"/>
        <w:numPr>
          <w:ilvl w:val="0"/>
          <w:numId w:val="2"/>
        </w:numPr>
        <w:spacing w:after="60"/>
      </w:pPr>
      <w:r>
        <w:t>Account name</w:t>
      </w:r>
    </w:p>
    <w:p w14:paraId="354CAFCE" w14:textId="77777777" w:rsidR="009E73F9" w:rsidRDefault="00000000">
      <w:pPr>
        <w:pStyle w:val="ListParagraph"/>
        <w:numPr>
          <w:ilvl w:val="0"/>
          <w:numId w:val="2"/>
        </w:numPr>
        <w:spacing w:after="60"/>
      </w:pPr>
      <w:r>
        <w:t>Account category (e.g., Restaurant, Fitness Studio, Events)</w:t>
      </w:r>
    </w:p>
    <w:p w14:paraId="5A01400F" w14:textId="77777777" w:rsidR="009E73F9" w:rsidRDefault="00000000">
      <w:pPr>
        <w:pStyle w:val="ListParagraph"/>
        <w:numPr>
          <w:ilvl w:val="0"/>
          <w:numId w:val="2"/>
        </w:numPr>
        <w:spacing w:after="60"/>
      </w:pPr>
      <w:r>
        <w:t>Unfollow button (per Account)</w:t>
      </w:r>
    </w:p>
    <w:p w14:paraId="7D037190" w14:textId="77777777" w:rsidR="009E73F9" w:rsidRDefault="009E73F9">
      <w:pPr>
        <w:spacing w:after="80"/>
      </w:pPr>
    </w:p>
    <w:p w14:paraId="082893A8" w14:textId="77777777" w:rsidR="009E73F9" w:rsidRDefault="00000000">
      <w:pPr>
        <w:spacing w:after="120"/>
      </w:pPr>
      <w:r>
        <w:rPr>
          <w:b/>
          <w:bCs/>
        </w:rPr>
        <w:t>Follow Entry Points:</w:t>
      </w:r>
    </w:p>
    <w:p w14:paraId="17B54E8E" w14:textId="77777777" w:rsidR="009E73F9" w:rsidRDefault="00000000">
      <w:pPr>
        <w:pStyle w:val="ListParagraph"/>
        <w:numPr>
          <w:ilvl w:val="0"/>
          <w:numId w:val="2"/>
        </w:numPr>
        <w:spacing w:after="60"/>
      </w:pPr>
      <w:r>
        <w:t>During checkout: optional follow prompt after successful reservation</w:t>
      </w:r>
    </w:p>
    <w:p w14:paraId="21934BBE" w14:textId="77777777" w:rsidR="009E73F9" w:rsidRDefault="00000000">
      <w:pPr>
        <w:pStyle w:val="ListParagraph"/>
        <w:numPr>
          <w:ilvl w:val="0"/>
          <w:numId w:val="2"/>
        </w:numPr>
        <w:spacing w:after="60"/>
      </w:pPr>
      <w:r>
        <w:t>From Account profile: follow button on any Account's profile page</w:t>
      </w:r>
    </w:p>
    <w:p w14:paraId="2ACD8DAB" w14:textId="77777777" w:rsidR="009E73F9" w:rsidRDefault="00000000">
      <w:pPr>
        <w:pStyle w:val="ListParagraph"/>
        <w:numPr>
          <w:ilvl w:val="0"/>
          <w:numId w:val="2"/>
        </w:numPr>
        <w:spacing w:after="60"/>
      </w:pPr>
      <w:r>
        <w:t>From Drop detail: follow the hosting Account</w:t>
      </w:r>
    </w:p>
    <w:p w14:paraId="2AC0A433" w14:textId="77777777" w:rsidR="009E73F9" w:rsidRDefault="00000000">
      <w:pPr>
        <w:pStyle w:val="ListParagraph"/>
        <w:numPr>
          <w:ilvl w:val="0"/>
          <w:numId w:val="2"/>
        </w:numPr>
        <w:spacing w:after="60"/>
      </w:pPr>
      <w:r>
        <w:t>From QR sticker scan: follow the linked Account</w:t>
      </w:r>
    </w:p>
    <w:p w14:paraId="3B681284" w14:textId="77777777" w:rsidR="009E73F9" w:rsidRDefault="009E73F9">
      <w:pPr>
        <w:spacing w:after="80"/>
      </w:pPr>
    </w:p>
    <w:p w14:paraId="229B3190" w14:textId="77777777" w:rsidR="009E73F9" w:rsidRDefault="00000000">
      <w:pPr>
        <w:spacing w:after="120"/>
      </w:pPr>
      <w:r>
        <w:rPr>
          <w:b/>
          <w:bCs/>
        </w:rPr>
        <w:t>Unfollow Behavior:</w:t>
      </w:r>
    </w:p>
    <w:p w14:paraId="36C93276" w14:textId="77777777" w:rsidR="009E73F9" w:rsidRDefault="00000000">
      <w:pPr>
        <w:pStyle w:val="ListParagraph"/>
        <w:numPr>
          <w:ilvl w:val="0"/>
          <w:numId w:val="2"/>
        </w:numPr>
        <w:spacing w:after="60"/>
      </w:pPr>
      <w:r>
        <w:t>Consumer can unfollow any Account at any time from the Following screen</w:t>
      </w:r>
    </w:p>
    <w:p w14:paraId="5FA1A7D7" w14:textId="77777777" w:rsidR="009E73F9" w:rsidRDefault="00000000">
      <w:pPr>
        <w:pStyle w:val="ListParagraph"/>
        <w:numPr>
          <w:ilvl w:val="0"/>
          <w:numId w:val="2"/>
        </w:numPr>
        <w:spacing w:after="60"/>
      </w:pPr>
      <w:r>
        <w:t>Unfollowing immediately removes all Drops from that Account from the consumer's Feed</w:t>
      </w:r>
    </w:p>
    <w:p w14:paraId="57B0CE2D" w14:textId="77777777" w:rsidR="009E73F9" w:rsidRDefault="00000000">
      <w:pPr>
        <w:pStyle w:val="ListParagraph"/>
        <w:numPr>
          <w:ilvl w:val="0"/>
          <w:numId w:val="2"/>
        </w:numPr>
        <w:spacing w:after="60"/>
      </w:pPr>
      <w:r>
        <w:t>Existing reservations are NOT affected by unfollowing. Tickets remain valid.</w:t>
      </w:r>
    </w:p>
    <w:p w14:paraId="34E283D8" w14:textId="77777777" w:rsidR="009E73F9" w:rsidRDefault="00000000">
      <w:pPr>
        <w:pStyle w:val="ListParagraph"/>
        <w:numPr>
          <w:ilvl w:val="0"/>
          <w:numId w:val="2"/>
        </w:numPr>
        <w:spacing w:after="60"/>
      </w:pPr>
      <w:r>
        <w:t>No confirmation dialog required for unfollow in v1</w:t>
      </w:r>
    </w:p>
    <w:p w14:paraId="70E8B3BB" w14:textId="77777777" w:rsidR="009E73F9" w:rsidRDefault="009E73F9">
      <w:pPr>
        <w:spacing w:after="80"/>
      </w:pPr>
    </w:p>
    <w:p w14:paraId="2A440AF7" w14:textId="77777777" w:rsidR="009E73F9" w:rsidRDefault="00000000">
      <w:pPr>
        <w:spacing w:after="120"/>
      </w:pPr>
      <w:r>
        <w:rPr>
          <w:b/>
          <w:bCs/>
        </w:rPr>
        <w:t>Acceptance Criteria:</w:t>
      </w:r>
    </w:p>
    <w:p w14:paraId="0F656D24" w14:textId="77777777" w:rsidR="009E73F9" w:rsidRDefault="00000000">
      <w:pPr>
        <w:pStyle w:val="ListParagraph"/>
        <w:numPr>
          <w:ilvl w:val="0"/>
          <w:numId w:val="2"/>
        </w:numPr>
        <w:spacing w:after="60"/>
      </w:pPr>
      <w:r>
        <w:t>AC-7.7.1: Follow/unfollow state updates are reflected instantly in the UI (within 1 second).</w:t>
      </w:r>
    </w:p>
    <w:p w14:paraId="4118B586" w14:textId="77777777" w:rsidR="009E73F9" w:rsidRDefault="00000000">
      <w:pPr>
        <w:pStyle w:val="ListParagraph"/>
        <w:numPr>
          <w:ilvl w:val="0"/>
          <w:numId w:val="2"/>
        </w:numPr>
        <w:spacing w:after="60"/>
      </w:pPr>
      <w:r>
        <w:t>AC-7.7.2: Unfollowing an Account immediately removes all Drops from that Account from the consumer's Feed.</w:t>
      </w:r>
    </w:p>
    <w:p w14:paraId="6BF8BF67" w14:textId="77777777" w:rsidR="009E73F9" w:rsidRDefault="00000000">
      <w:pPr>
        <w:pStyle w:val="ListParagraph"/>
        <w:numPr>
          <w:ilvl w:val="0"/>
          <w:numId w:val="2"/>
        </w:numPr>
        <w:spacing w:after="60"/>
      </w:pPr>
      <w:r>
        <w:t>AC-7.7.3: Existing reservations and tickets are not affected by unfollowing.</w:t>
      </w:r>
    </w:p>
    <w:p w14:paraId="40D3B792" w14:textId="77777777" w:rsidR="009E73F9" w:rsidRDefault="00000000">
      <w:pPr>
        <w:pStyle w:val="ListParagraph"/>
        <w:numPr>
          <w:ilvl w:val="0"/>
          <w:numId w:val="2"/>
        </w:numPr>
        <w:spacing w:after="60"/>
      </w:pPr>
      <w:r>
        <w:t>AC-7.7.4: Follow is optional at checkout. Consumer can complete checkout without following.</w:t>
      </w:r>
    </w:p>
    <w:p w14:paraId="15363E20" w14:textId="77777777" w:rsidR="009E73F9" w:rsidRDefault="009E73F9">
      <w:pPr>
        <w:spacing w:after="80"/>
      </w:pPr>
    </w:p>
    <w:p w14:paraId="30010001" w14:textId="77777777" w:rsidR="00AA0001" w:rsidRDefault="00000000">
      <w:pPr>
        <w:spacing w:after="120"/>
      </w:pPr>
      <w:r>
        <w:rPr>
          <w:b/>
          <w:bCs/>
        </w:rPr>
        <w:t>Blocked Hosts:</w:t>
      </w:r>
    </w:p>
    <w:p w14:paraId="30010002" w14:textId="77777777" w:rsidR="00AA0001" w:rsidRDefault="00000000">
      <w:pPr>
        <w:spacing w:after="120"/>
      </w:pPr>
      <w:r>
        <w:t>Consumers can block host accounts from the Following page (via 3-dot menu), from a host profile, or from Privacy settings. Blocking a host is a consumer-side action that suppresses all content from that host without affecting existing tickets or past orders.</w:t>
      </w:r>
    </w:p>
    <w:p w14:paraId="30010003" w14:textId="77777777" w:rsidR="00AA0001" w:rsidRDefault="00000000">
      <w:pPr>
        <w:spacing w:after="120"/>
      </w:pPr>
      <w:r>
        <w:rPr>
          <w:b/>
          <w:bCs/>
        </w:rPr>
        <w:t>Blocked Host Rules:</w:t>
      </w:r>
    </w:p>
    <w:p w14:paraId="30010004" w14:textId="77777777" w:rsidR="00AA0001" w:rsidRDefault="00000000">
      <w:pPr>
        <w:pStyle w:val="ListParagraph"/>
        <w:numPr>
          <w:ilvl w:val="0"/>
          <w:numId w:val="2"/>
        </w:numPr>
        <w:spacing w:after="60"/>
      </w:pPr>
      <w:r>
        <w:t>Blocking a host automatically unfollows the host account</w:t>
      </w:r>
    </w:p>
    <w:p w14:paraId="30010005" w14:textId="77777777" w:rsidR="00AA0001" w:rsidRDefault="00000000">
      <w:pPr>
        <w:pStyle w:val="ListParagraph"/>
        <w:numPr>
          <w:ilvl w:val="0"/>
          <w:numId w:val="2"/>
        </w:numPr>
        <w:spacing w:after="60"/>
      </w:pPr>
      <w:r>
        <w:t>The blocked host’s Drops, activity, and messages are hidden from the consumer’s feed, search, inbox, and Niya recommendations</w:t>
      </w:r>
    </w:p>
    <w:p w14:paraId="30010006" w14:textId="77777777" w:rsidR="00AA0001" w:rsidRDefault="00000000">
      <w:pPr>
        <w:pStyle w:val="ListParagraph"/>
        <w:numPr>
          <w:ilvl w:val="0"/>
          <w:numId w:val="2"/>
        </w:numPr>
        <w:spacing w:after="60"/>
      </w:pPr>
      <w:r>
        <w:t>Existing tickets and past orders are not affected — the consumer can still view them, check in, and request refunds</w:t>
      </w:r>
    </w:p>
    <w:p w14:paraId="30010007" w14:textId="77777777" w:rsidR="00AA0001" w:rsidRDefault="00000000">
      <w:pPr>
        <w:pStyle w:val="ListParagraph"/>
        <w:numPr>
          <w:ilvl w:val="0"/>
          <w:numId w:val="2"/>
        </w:numPr>
        <w:spacing w:after="60"/>
      </w:pPr>
      <w:r>
        <w:t>The consumer can accept a ticket transfer from an unblocked friend for a blocked host’s Drop, but a note is displayed before accepting</w:t>
      </w:r>
    </w:p>
    <w:p w14:paraId="30010008" w14:textId="77777777" w:rsidR="00AA0001" w:rsidRDefault="00000000">
      <w:pPr>
        <w:pStyle w:val="ListParagraph"/>
        <w:numPr>
          <w:ilvl w:val="0"/>
          <w:numId w:val="2"/>
        </w:numPr>
        <w:spacing w:after="60"/>
      </w:pPr>
      <w:r>
        <w:t>If the consumer unblocks a host, they must re-follow manually — the previous follow is not restored</w:t>
      </w:r>
    </w:p>
    <w:p w14:paraId="30010009" w14:textId="77777777" w:rsidR="00AA0001" w:rsidRDefault="00000000">
      <w:pPr>
        <w:pStyle w:val="ListParagraph"/>
        <w:numPr>
          <w:ilvl w:val="0"/>
          <w:numId w:val="2"/>
        </w:numPr>
        <w:spacing w:after="60"/>
      </w:pPr>
      <w:r>
        <w:t>Messages the host sends (including drop updates and reminders) will appear sent on their end but will not be delivered to the blocking consumer (silent send model)</w:t>
      </w:r>
    </w:p>
    <w:p w14:paraId="30020001" w14:textId="77777777" w:rsidR="00AA0001" w:rsidRDefault="00000000">
      <w:pPr>
        <w:pStyle w:val="ListParagraph"/>
        <w:numPr>
          <w:ilvl w:val="0"/>
          <w:numId w:val="2"/>
        </w:numPr>
        <w:spacing w:after="60"/>
      </w:pPr>
      <w:r>
        <w:t>The host is not notified that the consumer blocked them</w:t>
      </w:r>
    </w:p>
    <w:p w14:paraId="3001000A" w14:textId="77777777" w:rsidR="00AA0001" w:rsidRDefault="00000000">
      <w:pPr>
        <w:pStyle w:val="ListParagraph"/>
        <w:numPr>
          <w:ilvl w:val="0"/>
          <w:numId w:val="2"/>
        </w:numPr>
        <w:spacing w:after="60"/>
      </w:pPr>
      <w:r>
        <w:t>The Blocked Hosts management page is accessible via a 3-dot menu on the Following page header and from Privacy settings</w:t>
      </w:r>
    </w:p>
    <w:p w14:paraId="3001000B" w14:textId="77777777" w:rsidR="00AA0001" w:rsidRDefault="009E73F9">
      <w:pPr>
        <w:spacing w:after="80"/>
      </w:pPr>
    </w:p>
    <w:p w14:paraId="3001000C" w14:textId="77777777" w:rsidR="00AA0001" w:rsidRDefault="00000000">
      <w:pPr>
        <w:spacing w:after="120"/>
      </w:pPr>
      <w:r>
        <w:rPr>
          <w:b/>
          <w:bCs/>
        </w:rPr>
        <w:t>Acceptance Criteria (Blocked Hosts):</w:t>
      </w:r>
    </w:p>
    <w:p w14:paraId="3001000D" w14:textId="77777777" w:rsidR="00AA0001" w:rsidRDefault="00000000">
      <w:pPr>
        <w:pStyle w:val="ListParagraph"/>
        <w:numPr>
          <w:ilvl w:val="0"/>
          <w:numId w:val="2"/>
        </w:numPr>
        <w:spacing w:after="60"/>
      </w:pPr>
      <w:r>
        <w:t>AC-7.7.5: Blocking a host automatically unfollows and suppresses all content from that host in feed, search, inbox, and Niya. Messages from the host are silently not delivered (silent send).</w:t>
      </w:r>
    </w:p>
    <w:p w14:paraId="3001000E" w14:textId="77777777" w:rsidR="00AA0001" w:rsidRDefault="00000000">
      <w:pPr>
        <w:pStyle w:val="ListParagraph"/>
        <w:numPr>
          <w:ilvl w:val="0"/>
          <w:numId w:val="2"/>
        </w:numPr>
        <w:spacing w:after="60"/>
      </w:pPr>
      <w:r>
        <w:t>AC-7.7.6: Existing tickets and past orders for a blocked host remain accessible and functional.</w:t>
      </w:r>
    </w:p>
    <w:p w14:paraId="3001000F" w14:textId="77777777" w:rsidR="00AA0001" w:rsidRDefault="00000000">
      <w:pPr>
        <w:pStyle w:val="ListParagraph"/>
        <w:numPr>
          <w:ilvl w:val="0"/>
          <w:numId w:val="2"/>
        </w:numPr>
        <w:spacing w:after="60"/>
      </w:pPr>
      <w:r>
        <w:t>AC-7.7.7: Ticket transfers from unblocked friends for a blocked host’s Drop are allowed with a disclosure note before acceptance.</w:t>
      </w:r>
    </w:p>
    <w:p w14:paraId="30010010" w14:textId="77777777" w:rsidR="00AA0001" w:rsidRDefault="00000000">
      <w:pPr>
        <w:pStyle w:val="ListParagraph"/>
        <w:numPr>
          <w:ilvl w:val="0"/>
          <w:numId w:val="2"/>
        </w:numPr>
        <w:spacing w:after="60"/>
      </w:pPr>
      <w:r>
        <w:t>AC-7.7.8: Unblocking a host does not restore the follow. Consumer must re-follow manually.</w:t>
      </w:r>
    </w:p>
    <w:p w14:paraId="30010011" w14:textId="77777777" w:rsidR="00AA0001" w:rsidRDefault="00000000">
      <w:pPr>
        <w:pStyle w:val="ListParagraph"/>
        <w:numPr>
          <w:ilvl w:val="0"/>
          <w:numId w:val="2"/>
        </w:numPr>
        <w:spacing w:after="60"/>
      </w:pPr>
      <w:r>
        <w:t>AC-7.7.9: The host is not notified when blocked or unblocked.</w:t>
      </w:r>
    </w:p>
    <w:p w14:paraId="30010012" w14:textId="77777777" w:rsidR="00AA0001" w:rsidRDefault="00000000">
      <w:pPr>
        <w:pStyle w:val="ListParagraph"/>
        <w:numPr>
          <w:ilvl w:val="0"/>
          <w:numId w:val="2"/>
        </w:numPr>
        <w:spacing w:after="60"/>
      </w:pPr>
      <w:r>
        <w:t>AC-7.7.10: Blocked Hosts page is accessible from the Following page 3-dot menu and from Privacy settings.</w:t>
      </w:r>
    </w:p>
    <w:p w14:paraId="30010013" w14:textId="77777777" w:rsidR="00AA0001" w:rsidRDefault="009E73F9">
      <w:pPr>
        <w:spacing w:after="80"/>
      </w:pPr>
    </w:p>
    <w:p w14:paraId="5CF9FC2F" w14:textId="77777777" w:rsidR="009E73F9" w:rsidRDefault="00000000">
      <w:pPr>
        <w:pStyle w:val="Heading2"/>
      </w:pPr>
      <w:bookmarkStart w:id="131" w:name="_Toc228879464"/>
      <w:r>
        <w:t>7.8 Friends</w:t>
      </w:r>
      <w:bookmarkEnd w:id="131"/>
    </w:p>
    <w:p w14:paraId="7D4C7781" w14:textId="77777777" w:rsidR="009E73F9" w:rsidRDefault="00000000">
      <w:pPr>
        <w:spacing w:after="120"/>
      </w:pPr>
      <w:r>
        <w:t>Nigh includes full social friend capabilities in v1. The friend system powers social signals throughout the platform and enables contextual messaging.</w:t>
      </w:r>
    </w:p>
    <w:p w14:paraId="7991874C" w14:textId="77777777" w:rsidR="009E73F9" w:rsidRDefault="009E73F9">
      <w:pPr>
        <w:spacing w:after="80"/>
      </w:pPr>
    </w:p>
    <w:p w14:paraId="5F005CFA" w14:textId="77777777" w:rsidR="009E73F9" w:rsidRDefault="00000000">
      <w:pPr>
        <w:spacing w:after="120"/>
      </w:pPr>
      <w:r>
        <w:rPr>
          <w:b/>
          <w:bCs/>
        </w:rPr>
        <w:t>Friend System Features:</w:t>
      </w:r>
    </w:p>
    <w:p w14:paraId="2BFBD217" w14:textId="77777777" w:rsidR="009E73F9" w:rsidRDefault="00000000">
      <w:pPr>
        <w:pStyle w:val="ListParagraph"/>
        <w:numPr>
          <w:ilvl w:val="0"/>
          <w:numId w:val="2"/>
        </w:numPr>
        <w:spacing w:after="60"/>
      </w:pPr>
      <w:r>
        <w:t>Send friend requests to other Nigh consumers (by phone contact matching or search)</w:t>
      </w:r>
    </w:p>
    <w:p w14:paraId="76B78C13" w14:textId="77777777" w:rsidR="009E73F9" w:rsidRDefault="00000000">
      <w:pPr>
        <w:pStyle w:val="ListParagraph"/>
        <w:numPr>
          <w:ilvl w:val="0"/>
          <w:numId w:val="2"/>
        </w:numPr>
        <w:spacing w:after="60"/>
      </w:pPr>
      <w:r>
        <w:t>Accept or decline incoming friend requests</w:t>
      </w:r>
    </w:p>
    <w:p w14:paraId="7A85BF4B" w14:textId="77777777" w:rsidR="009E73F9" w:rsidRDefault="00000000">
      <w:pPr>
        <w:pStyle w:val="ListParagraph"/>
        <w:numPr>
          <w:ilvl w:val="0"/>
          <w:numId w:val="2"/>
        </w:numPr>
        <w:spacing w:after="60"/>
      </w:pPr>
      <w:r>
        <w:lastRenderedPageBreak/>
        <w:t>View mutual friends list</w:t>
      </w:r>
    </w:p>
    <w:p w14:paraId="78088CF7" w14:textId="77777777" w:rsidR="009E73F9" w:rsidRDefault="00000000">
      <w:pPr>
        <w:pStyle w:val="ListParagraph"/>
        <w:numPr>
          <w:ilvl w:val="0"/>
          <w:numId w:val="2"/>
        </w:numPr>
        <w:spacing w:after="60"/>
      </w:pPr>
      <w:r>
        <w:t>Remove existing friends</w:t>
      </w:r>
    </w:p>
    <w:p w14:paraId="7B14CF25" w14:textId="77777777" w:rsidR="009E73F9" w:rsidRDefault="009E73F9">
      <w:pPr>
        <w:spacing w:after="80"/>
      </w:pPr>
    </w:p>
    <w:p w14:paraId="685BC28A" w14:textId="77777777" w:rsidR="009E73F9" w:rsidRDefault="00000000">
      <w:pPr>
        <w:spacing w:after="120"/>
      </w:pPr>
      <w:r>
        <w:rPr>
          <w:b/>
          <w:bCs/>
        </w:rPr>
        <w:t>Friend Signals on Drop Detail:</w:t>
      </w:r>
    </w:p>
    <w:p w14:paraId="23430AF7" w14:textId="77777777" w:rsidR="009E73F9" w:rsidRDefault="00000000">
      <w:pPr>
        <w:spacing w:after="120"/>
      </w:pPr>
      <w:r>
        <w:t>When a consumer views a Drop detail, the system displays friend signals such as 'Sarah and 2 others have tickets.' This signal is visible only when:</w:t>
      </w:r>
    </w:p>
    <w:p w14:paraId="5E086F9C" w14:textId="77777777" w:rsidR="009E73F9" w:rsidRDefault="00000000">
      <w:pPr>
        <w:pStyle w:val="ListParagraph"/>
        <w:numPr>
          <w:ilvl w:val="0"/>
          <w:numId w:val="2"/>
        </w:numPr>
        <w:spacing w:after="60"/>
      </w:pPr>
      <w:r>
        <w:t>At least 1 mutual friend has a Reserved (active) ticket for the Drop</w:t>
      </w:r>
    </w:p>
    <w:p w14:paraId="04AE9143" w14:textId="77777777" w:rsidR="009E73F9" w:rsidRDefault="00000000">
      <w:pPr>
        <w:pStyle w:val="ListParagraph"/>
        <w:numPr>
          <w:ilvl w:val="0"/>
          <w:numId w:val="2"/>
        </w:numPr>
        <w:spacing w:after="60"/>
      </w:pPr>
      <w:r>
        <w:t>The viewer and the friend(s) are mutual friends (both accepted the friend connection)</w:t>
      </w:r>
    </w:p>
    <w:p w14:paraId="380765CC" w14:textId="77777777" w:rsidR="009E73F9" w:rsidRDefault="00000000">
      <w:pPr>
        <w:pStyle w:val="ListParagraph"/>
        <w:numPr>
          <w:ilvl w:val="0"/>
          <w:numId w:val="2"/>
        </w:numPr>
        <w:spacing w:after="60"/>
      </w:pPr>
      <w:r>
        <w:t>Friend signals are NOT visible to non-friends. There is no global attendee list.</w:t>
      </w:r>
    </w:p>
    <w:p w14:paraId="0ED90E44" w14:textId="77777777" w:rsidR="009E73F9" w:rsidRDefault="009E73F9">
      <w:pPr>
        <w:spacing w:after="80"/>
      </w:pPr>
    </w:p>
    <w:p w14:paraId="3805014C" w14:textId="77777777" w:rsidR="009E73F9" w:rsidRDefault="00000000">
      <w:pPr>
        <w:spacing w:after="120"/>
      </w:pPr>
      <w:r>
        <w:rPr>
          <w:b/>
          <w:bCs/>
        </w:rPr>
        <w:t>Privacy Rules:</w:t>
      </w:r>
    </w:p>
    <w:p w14:paraId="330F9C19" w14:textId="77777777" w:rsidR="009E73F9" w:rsidRDefault="00000000">
      <w:pPr>
        <w:pStyle w:val="ListParagraph"/>
        <w:numPr>
          <w:ilvl w:val="0"/>
          <w:numId w:val="2"/>
        </w:numPr>
        <w:spacing w:after="60"/>
      </w:pPr>
      <w:r>
        <w:t>Friend signals are visible only between mutual friends</w:t>
      </w:r>
    </w:p>
    <w:p w14:paraId="78E43C9A" w14:textId="77777777" w:rsidR="009E73F9" w:rsidRDefault="00000000">
      <w:pPr>
        <w:pStyle w:val="ListParagraph"/>
        <w:numPr>
          <w:ilvl w:val="0"/>
          <w:numId w:val="2"/>
        </w:numPr>
        <w:spacing w:after="60"/>
      </w:pPr>
      <w:r>
        <w:t>No global attendee list is exposed to any consumer</w:t>
      </w:r>
    </w:p>
    <w:p w14:paraId="66F5D1C2" w14:textId="77777777" w:rsidR="009E73F9" w:rsidRDefault="00000000">
      <w:pPr>
        <w:pStyle w:val="ListParagraph"/>
        <w:numPr>
          <w:ilvl w:val="0"/>
          <w:numId w:val="2"/>
        </w:numPr>
        <w:spacing w:after="60"/>
      </w:pPr>
      <w:r>
        <w:t>A consumer cannot see who else is attending unless they share a mutual friend connection</w:t>
      </w:r>
    </w:p>
    <w:p w14:paraId="7F7CFC61" w14:textId="77777777" w:rsidR="009E73F9" w:rsidRDefault="009E73F9">
      <w:pPr>
        <w:spacing w:after="80"/>
      </w:pPr>
    </w:p>
    <w:p w14:paraId="78EB0D92" w14:textId="77777777" w:rsidR="009E73F9" w:rsidRDefault="00000000">
      <w:pPr>
        <w:spacing w:after="120"/>
      </w:pPr>
      <w:r>
        <w:rPr>
          <w:b/>
          <w:bCs/>
        </w:rPr>
        <w:t>Acceptance Criteria:</w:t>
      </w:r>
    </w:p>
    <w:p w14:paraId="6C748F4D" w14:textId="77777777" w:rsidR="009E73F9" w:rsidRDefault="00000000">
      <w:pPr>
        <w:pStyle w:val="ListParagraph"/>
        <w:numPr>
          <w:ilvl w:val="0"/>
          <w:numId w:val="2"/>
        </w:numPr>
        <w:spacing w:after="60"/>
      </w:pPr>
      <w:r>
        <w:t>AC-7.8.1: Friend requests can be sent, accepted, and declined.</w:t>
      </w:r>
    </w:p>
    <w:p w14:paraId="4EAA6127" w14:textId="77777777" w:rsidR="009E73F9" w:rsidRDefault="00000000">
      <w:pPr>
        <w:pStyle w:val="ListParagraph"/>
        <w:numPr>
          <w:ilvl w:val="0"/>
          <w:numId w:val="2"/>
        </w:numPr>
        <w:spacing w:after="60"/>
      </w:pPr>
      <w:r>
        <w:t>AC-7.8.2: Friend signals ('Sarah and 2 others have tickets') are displayed on Drop detail when at least 1 mutual friend has a Reserved ticket.</w:t>
      </w:r>
    </w:p>
    <w:p w14:paraId="795DE976" w14:textId="77777777" w:rsidR="009E73F9" w:rsidRDefault="00000000">
      <w:pPr>
        <w:pStyle w:val="ListParagraph"/>
        <w:numPr>
          <w:ilvl w:val="0"/>
          <w:numId w:val="2"/>
        </w:numPr>
        <w:spacing w:after="60"/>
      </w:pPr>
      <w:r>
        <w:t>AC-7.8.3: Friend signals are only visible between mutual friends. Non-friends see no attendee information.</w:t>
      </w:r>
    </w:p>
    <w:p w14:paraId="22D23AF8" w14:textId="77777777" w:rsidR="009E73F9" w:rsidRDefault="00000000">
      <w:pPr>
        <w:pStyle w:val="ListParagraph"/>
        <w:numPr>
          <w:ilvl w:val="0"/>
          <w:numId w:val="2"/>
        </w:numPr>
        <w:spacing w:after="60"/>
      </w:pPr>
      <w:r>
        <w:t>AC-7.8.4: No global attendee list is exposed anywhere in the consumer app.</w:t>
      </w:r>
    </w:p>
    <w:p w14:paraId="762D1388" w14:textId="77777777" w:rsidR="009E73F9" w:rsidRDefault="009E73F9">
      <w:pPr>
        <w:spacing w:after="80"/>
      </w:pPr>
    </w:p>
    <w:p w14:paraId="40010001" w14:textId="77777777" w:rsidR="00AA0001" w:rsidRDefault="00000000">
      <w:pPr>
        <w:spacing w:after="120"/>
      </w:pPr>
      <w:r>
        <w:rPr>
          <w:b/>
          <w:bCs/>
        </w:rPr>
        <w:t>Blocked Friends:</w:t>
      </w:r>
    </w:p>
    <w:p w14:paraId="40010002" w14:textId="77777777" w:rsidR="00AA0001" w:rsidRDefault="00000000">
      <w:pPr>
        <w:spacing w:after="120"/>
      </w:pPr>
      <w:r>
        <w:t>Consumers can block friends from the friend detail view, from the Friends page (via 3-dot menu), or from Privacy settings. Blocking follows the iMessage model for groups: existing shared groups are not affected.</w:t>
      </w:r>
    </w:p>
    <w:p w14:paraId="40010003" w14:textId="77777777" w:rsidR="00AA0001" w:rsidRDefault="00000000">
      <w:pPr>
        <w:spacing w:after="120"/>
      </w:pPr>
      <w:r>
        <w:rPr>
          <w:b/>
          <w:bCs/>
        </w:rPr>
        <w:t>Blocked Friend Rules:</w:t>
      </w:r>
    </w:p>
    <w:p w14:paraId="40010004" w14:textId="77777777" w:rsidR="00AA0001" w:rsidRDefault="00000000">
      <w:pPr>
        <w:pStyle w:val="ListParagraph"/>
        <w:numPr>
          <w:ilvl w:val="0"/>
          <w:numId w:val="2"/>
        </w:numPr>
        <w:spacing w:after="60"/>
      </w:pPr>
      <w:r>
        <w:t>Blocked friends cannot message you, see your activity, send you Heads Ups, or transfer tickets to you</w:t>
      </w:r>
    </w:p>
    <w:p w14:paraId="40010005" w14:textId="77777777" w:rsidR="00AA0001" w:rsidRDefault="00000000">
      <w:pPr>
        <w:pStyle w:val="ListParagraph"/>
        <w:numPr>
          <w:ilvl w:val="0"/>
          <w:numId w:val="2"/>
        </w:numPr>
        <w:spacing w:after="60"/>
      </w:pPr>
      <w:r>
        <w:t>Blocked friends do not appear in your feed, search, or Niya recommendations</w:t>
      </w:r>
    </w:p>
    <w:p w14:paraId="40010006" w14:textId="77777777" w:rsidR="00AA0001" w:rsidRDefault="00000000">
      <w:pPr>
        <w:pStyle w:val="ListParagraph"/>
        <w:numPr>
          <w:ilvl w:val="0"/>
          <w:numId w:val="2"/>
        </w:numPr>
        <w:spacing w:after="60"/>
      </w:pPr>
      <w:r>
        <w:t>Existing groups are not affected — both users remain in shared groups (iMessage model)</w:t>
      </w:r>
    </w:p>
    <w:p w14:paraId="40010007" w14:textId="77777777" w:rsidR="00AA0001" w:rsidRDefault="00000000">
      <w:pPr>
        <w:pStyle w:val="ListParagraph"/>
        <w:numPr>
          <w:ilvl w:val="0"/>
          <w:numId w:val="2"/>
        </w:numPr>
        <w:spacing w:after="60"/>
      </w:pPr>
      <w:r>
        <w:t>Neither party can add the other to new groups</w:t>
      </w:r>
    </w:p>
    <w:p w14:paraId="40010008" w14:textId="77777777" w:rsidR="00AA0001" w:rsidRDefault="00000000">
      <w:pPr>
        <w:pStyle w:val="ListParagraph"/>
        <w:numPr>
          <w:ilvl w:val="0"/>
          <w:numId w:val="2"/>
        </w:numPr>
        <w:spacing w:after="60"/>
      </w:pPr>
      <w:r>
        <w:t>Either user can leave a shared group at any time, and group admins can remove any member</w:t>
      </w:r>
    </w:p>
    <w:p w14:paraId="40010009" w14:textId="77777777" w:rsidR="00AA0001" w:rsidRDefault="00000000">
      <w:pPr>
        <w:pStyle w:val="ListParagraph"/>
        <w:numPr>
          <w:ilvl w:val="0"/>
          <w:numId w:val="2"/>
        </w:numPr>
        <w:spacing w:after="60"/>
      </w:pPr>
      <w:r>
        <w:t>Ticket transfers between blocked friends are not allowed in either direction</w:t>
      </w:r>
    </w:p>
    <w:p w14:paraId="4001000A" w14:textId="77777777" w:rsidR="00AA0001" w:rsidRDefault="00000000">
      <w:pPr>
        <w:pStyle w:val="ListParagraph"/>
        <w:numPr>
          <w:ilvl w:val="0"/>
          <w:numId w:val="2"/>
        </w:numPr>
        <w:spacing w:after="60"/>
      </w:pPr>
      <w:r>
        <w:t>Messages the blocked friend sends will appear sent on their end but will not be delivered to the blocker (silent send model)</w:t>
      </w:r>
    </w:p>
    <w:p w14:paraId="40020001" w14:textId="77777777" w:rsidR="00AA0001" w:rsidRDefault="00000000">
      <w:pPr>
        <w:pStyle w:val="ListParagraph"/>
        <w:numPr>
          <w:ilvl w:val="0"/>
          <w:numId w:val="2"/>
        </w:numPr>
        <w:spacing w:after="60"/>
      </w:pPr>
      <w:r>
        <w:t>The blocked friend is not notified that they were blocked</w:t>
      </w:r>
    </w:p>
    <w:p w14:paraId="4001000B" w14:textId="77777777" w:rsidR="00AA0001" w:rsidRDefault="00000000">
      <w:pPr>
        <w:pStyle w:val="ListParagraph"/>
        <w:numPr>
          <w:ilvl w:val="0"/>
          <w:numId w:val="2"/>
        </w:numPr>
        <w:spacing w:after="60"/>
      </w:pPr>
      <w:r>
        <w:t>The consumer can unblock at any time from the Blocked Friends page or Privacy settings</w:t>
      </w:r>
    </w:p>
    <w:p w14:paraId="4001000C" w14:textId="77777777" w:rsidR="00AA0001" w:rsidRDefault="00000000">
      <w:pPr>
        <w:pStyle w:val="ListParagraph"/>
        <w:numPr>
          <w:ilvl w:val="0"/>
          <w:numId w:val="2"/>
        </w:numPr>
        <w:spacing w:after="60"/>
      </w:pPr>
      <w:r>
        <w:t>The Blocked Friends management page is accessible via a 3-dot menu on the Friends page header and from Privacy settings</w:t>
      </w:r>
    </w:p>
    <w:p w14:paraId="4001000D" w14:textId="77777777" w:rsidR="00AA0001" w:rsidRDefault="009E73F9">
      <w:pPr>
        <w:spacing w:after="80"/>
      </w:pPr>
    </w:p>
    <w:p w14:paraId="4001000E" w14:textId="77777777" w:rsidR="00AA0001" w:rsidRDefault="00000000">
      <w:pPr>
        <w:spacing w:after="120"/>
      </w:pPr>
      <w:r>
        <w:rPr>
          <w:b/>
          <w:bCs/>
        </w:rPr>
        <w:t>Acceptance Criteria (Blocked Friends):</w:t>
      </w:r>
    </w:p>
    <w:p w14:paraId="4001000F" w14:textId="77777777" w:rsidR="00AA0001" w:rsidRDefault="00000000">
      <w:pPr>
        <w:pStyle w:val="ListParagraph"/>
        <w:numPr>
          <w:ilvl w:val="0"/>
          <w:numId w:val="2"/>
        </w:numPr>
        <w:spacing w:after="60"/>
      </w:pPr>
      <w:r>
        <w:t>AC-7.8.5: Blocking a friend prevents messaging, activity visibility, Heads Ups, ticket transfers, and Niya recommendations. Messages from the blocked friend are silently not delivered (silent send).</w:t>
      </w:r>
    </w:p>
    <w:p w14:paraId="40010010" w14:textId="77777777" w:rsidR="00AA0001" w:rsidRDefault="00000000">
      <w:pPr>
        <w:pStyle w:val="ListParagraph"/>
        <w:numPr>
          <w:ilvl w:val="0"/>
          <w:numId w:val="2"/>
        </w:numPr>
        <w:spacing w:after="60"/>
      </w:pPr>
      <w:r>
        <w:t>AC-7.8.6: Existing shared groups are unaffected by blocking (iMessage model). Neither party can add the other to new groups.</w:t>
      </w:r>
    </w:p>
    <w:p w14:paraId="40010011" w14:textId="77777777" w:rsidR="00AA0001" w:rsidRDefault="00000000">
      <w:pPr>
        <w:pStyle w:val="ListParagraph"/>
        <w:numPr>
          <w:ilvl w:val="0"/>
          <w:numId w:val="2"/>
        </w:numPr>
        <w:spacing w:after="60"/>
      </w:pPr>
      <w:r>
        <w:t>AC-7.8.7: Ticket transfers between blocked friends are rejected in both directions.</w:t>
      </w:r>
    </w:p>
    <w:p w14:paraId="40010012" w14:textId="77777777" w:rsidR="00AA0001" w:rsidRDefault="00000000">
      <w:pPr>
        <w:pStyle w:val="ListParagraph"/>
        <w:numPr>
          <w:ilvl w:val="0"/>
          <w:numId w:val="2"/>
        </w:numPr>
        <w:spacing w:after="60"/>
      </w:pPr>
      <w:r>
        <w:t>AC-7.8.8: The blocked friend is not notified when blocked or unblocked.</w:t>
      </w:r>
    </w:p>
    <w:p w14:paraId="40010013" w14:textId="77777777" w:rsidR="00AA0001" w:rsidRDefault="00000000">
      <w:pPr>
        <w:pStyle w:val="ListParagraph"/>
        <w:numPr>
          <w:ilvl w:val="0"/>
          <w:numId w:val="2"/>
        </w:numPr>
        <w:spacing w:after="60"/>
      </w:pPr>
      <w:r>
        <w:t>AC-7.8.9: Blocked Friends page is accessible from the Friends page 3-dot menu and from Privacy settings.</w:t>
      </w:r>
    </w:p>
    <w:p w14:paraId="40010014" w14:textId="77777777" w:rsidR="00AA0001" w:rsidRDefault="009E73F9">
      <w:pPr>
        <w:spacing w:after="80"/>
      </w:pPr>
    </w:p>
    <w:p w14:paraId="3A5347A3" w14:textId="77777777" w:rsidR="009E73F9" w:rsidRDefault="00000000">
      <w:pPr>
        <w:pStyle w:val="Heading2"/>
      </w:pPr>
      <w:bookmarkStart w:id="132" w:name="_Toc228879465"/>
      <w:r>
        <w:t>7.9 Groups</w:t>
      </w:r>
      <w:bookmarkEnd w:id="132"/>
    </w:p>
    <w:p>
      <w:pPr>
        <w:spacing w:after="120"/>
      </w:pPr>
      <w:r>
        <w:t xml:space="preserve">Groups are named collections of friends that serve as an organizational and social tool. Consumers can create groups to arrange friend connections into named sets for messaging, coordination, and Heads Up targeting. Each group has a privacy tier that controls its visibility to non-members.</w:t>
      </w:r>
    </w:p>
    <w:p>
      <w:pPr>
        <w:spacing w:after="80"/>
      </w:pPr>
    </w:p>
    <w:p>
      <w:pPr>
        <w:spacing w:after="120"/>
      </w:pPr>
      <w:r>
        <w:rPr>
          <w:b/>
          <w:bCs/>
        </w:rPr>
        <w:t>Group Capabilities:</w:t>
      </w:r>
    </w:p>
    <w:p>
      <w:pPr>
        <w:pStyle w:val="ListParagraph"/>
        <w:numPr>
          <w:ilvl w:val="0"/>
          <w:numId w:val="2"/>
        </w:numPr>
        <w:spacing w:after="60"/>
      </w:pPr>
      <w:r>
        <w:t xml:space="preserve">Create a new group with a custom name and privacy setting</w:t>
      </w:r>
    </w:p>
    <w:p>
      <w:pPr>
        <w:pStyle w:val="ListParagraph"/>
        <w:numPr>
          <w:ilvl w:val="0"/>
          <w:numId w:val="2"/>
        </w:numPr>
        <w:spacing w:after="60"/>
      </w:pPr>
      <w:r>
        <w:t xml:space="preserve">Add existing friends to a group</w:t>
      </w:r>
    </w:p>
    <w:p>
      <w:pPr>
        <w:pStyle w:val="ListParagraph"/>
        <w:numPr>
          <w:ilvl w:val="0"/>
          <w:numId w:val="2"/>
        </w:numPr>
        <w:spacing w:after="60"/>
      </w:pPr>
      <w:r>
        <w:t xml:space="preserve">Remove friends from a group (except the group creator)</w:t>
      </w:r>
    </w:p>
    <w:p>
      <w:pPr>
        <w:pStyle w:val="ListParagraph"/>
        <w:numPr>
          <w:ilvl w:val="0"/>
          <w:numId w:val="2"/>
        </w:numPr>
        <w:spacing w:after="60"/>
      </w:pPr>
      <w:r>
        <w:t xml:space="preserve">Rename a group</w:t>
      </w:r>
    </w:p>
    <w:p>
      <w:pPr>
        <w:pStyle w:val="ListParagraph"/>
        <w:numPr>
          <w:ilvl w:val="0"/>
          <w:numId w:val="2"/>
        </w:numPr>
        <w:spacing w:after="60"/>
      </w:pPr>
      <w:r>
        <w:t xml:space="preserve">Delete a group (creator only; does not affect underlying friend connections)</w:t>
      </w:r>
    </w:p>
    <w:p>
      <w:pPr>
        <w:pStyle w:val="ListParagraph"/>
        <w:numPr>
          <w:ilvl w:val="0"/>
          <w:numId w:val="2"/>
        </w:numPr>
        <w:spacing w:after="60"/>
      </w:pPr>
      <w:r>
        <w:t xml:space="preserve">A friend can belong to multiple groups</w:t>
      </w:r>
    </w:p>
    <w:p>
      <w:pPr>
        <w:spacing w:after="80"/>
      </w:pPr>
    </w:p>
    <w:p>
      <w:pPr>
        <w:spacing w:after="120"/>
      </w:pPr>
      <w:r>
        <w:rPr>
          <w:b/>
          <w:bCs/>
        </w:rPr>
        <w:t>Group Privacy Tiers:</w:t>
      </w:r>
    </w:p>
    <w:p>
      <w:pPr>
        <w:spacing w:after="120"/>
      </w:pPr>
      <w:r>
        <w:t xml:space="preserve">Every group has a privacy visibility setting that controls who outside the group can see it. The default is Private. The group creator (or any admin) can change the tier from group settings at any time.</w:t>
      </w:r>
    </w:p>
    <w:p>
      <w:pPr>
        <w:pStyle w:val="ListParagraph"/>
        <w:numPr>
          <w:ilvl w:val="0"/>
          <w:numId w:val="2"/>
        </w:numPr>
        <w:spacing w:after="60"/>
      </w:pPr>
      <w:r>
        <w:rPr>
          <w:b/>
          <w:bCs/>
        </w:rPr>
        <w:t xml:space="preserve">Private (default): </w:t>
      </w:r>
      <w:r>
        <w:t xml:space="preserve">Only current members know the group exists. The group does not appear on any member’s profile. Non-members cannot discover, search for, or request to join a Private group.</w:t>
      </w:r>
    </w:p>
    <w:p>
      <w:pPr>
        <w:pStyle w:val="ListParagraph"/>
        <w:numPr>
          <w:ilvl w:val="0"/>
          <w:numId w:val="2"/>
        </w:numPr>
        <w:spacing w:after="60"/>
      </w:pPr>
      <w:r>
        <w:rPr>
          <w:b/>
          <w:bCs/>
        </w:rPr>
        <w:t xml:space="preserve">Friends of Members: </w:t>
      </w:r>
      <w:r>
        <w:t xml:space="preserve">Friends of any group member can see the group, view its member list, and request to join. The group appears on each member’s profile (Groups tab) when viewed by that member’s friends. Non-friends cannot see the group.</w:t>
      </w:r>
    </w:p>
    <w:p>
      <w:pPr>
        <w:pStyle w:val="ListParagraph"/>
        <w:numPr>
          <w:ilvl w:val="0"/>
          <w:numId w:val="2"/>
        </w:numPr>
        <w:spacing w:after="60"/>
      </w:pPr>
      <w:r>
        <w:rPr>
          <w:b/>
          <w:bCs/>
        </w:rPr>
        <w:t xml:space="preserve">Public: </w:t>
      </w:r>
      <w:r>
        <w:t xml:space="preserve">Discoverable by anyone on Nigh. The group appears on member profiles and in search. Only verified users can create or change a group to Public.</w:t>
      </w:r>
    </w:p>
    <w:p>
      <w:pPr>
        <w:spacing w:after="80"/>
      </w:pPr>
    </w:p>
    <w:p>
      <w:pPr>
        <w:spacing w:after="120"/>
      </w:pPr>
      <w:r>
        <w:rPr>
          <w:b/>
          <w:bCs/>
        </w:rPr>
        <w:t>Friend Profile Groups Tab:</w:t>
      </w:r>
    </w:p>
    <w:p>
      <w:pPr>
        <w:spacing w:after="120"/>
      </w:pPr>
      <w:r>
        <w:t xml:space="preserve">When viewing a friend’s profile, the Groups tab displays groups filtered by privacy and membership:</w:t>
      </w:r>
    </w:p>
    <w:p>
      <w:pPr>
        <w:pStyle w:val="ListParagraph"/>
        <w:numPr>
          <w:ilvl w:val="0"/>
          <w:numId w:val="2"/>
        </w:numPr>
        <w:spacing w:after="60"/>
      </w:pPr>
      <w:r>
        <w:rPr>
          <w:b/>
          <w:bCs/>
        </w:rPr>
        <w:t xml:space="preserve">Groups You Share: </w:t>
      </w:r>
      <w:r>
        <w:t xml:space="preserve">Groups where both you and the friend are members. Shown regardless of privacy tier (including Private), since both users already know they share the group.</w:t>
      </w:r>
    </w:p>
    <w:p>
      <w:pPr>
        <w:pStyle w:val="ListParagraph"/>
        <w:numPr>
          <w:ilvl w:val="0"/>
          <w:numId w:val="2"/>
        </w:numPr>
        <w:spacing w:after="60"/>
      </w:pPr>
      <w:r>
        <w:rPr>
          <w:b/>
          <w:bCs/>
        </w:rPr>
        <w:t xml:space="preserve">[Friend’s] Groups: </w:t>
      </w:r>
      <w:r>
        <w:t xml:space="preserve">Groups the friend is in but you are not. Only Public and Friends of Members groups appear here. Each group shows a Join or Request to Join button depending on the group’s approval setting.</w:t>
      </w:r>
    </w:p>
    <w:p>
      <w:pPr>
        <w:spacing w:after="80"/>
      </w:pPr>
    </w:p>
    <w:p>
      <w:pPr>
        <w:spacing w:after="120"/>
      </w:pPr>
      <w:r>
        <w:rPr>
          <w:b/>
          <w:bCs/>
        </w:rPr>
        <w:t>Joining Groups:</w:t>
      </w:r>
    </w:p>
    <w:p>
      <w:pPr>
        <w:pStyle w:val="ListParagraph"/>
        <w:numPr>
          <w:ilvl w:val="0"/>
          <w:numId w:val="2"/>
        </w:numPr>
        <w:spacing w:after="60"/>
      </w:pPr>
      <w:r>
        <w:t xml:space="preserve">If the group does not require admin approval, tapping “Join Group” immediately adds the user as a member.</w:t>
      </w:r>
    </w:p>
    <w:p>
      <w:pPr>
        <w:pStyle w:val="ListParagraph"/>
        <w:numPr>
          <w:ilvl w:val="0"/>
          <w:numId w:val="2"/>
        </w:numPr>
        <w:spacing w:after="60"/>
      </w:pPr>
      <w:r>
        <w:t xml:space="preserve">If the group requires admin approval (the default), tapping “Request to Join” sends a request to the group admins. The button changes to a “Requested” state with “Pending admin approval” text. A toast notification confirms the request was sent.</w:t>
      </w:r>
    </w:p>
    <w:p>
      <w:pPr>
        <w:spacing w:after="80"/>
      </w:pPr>
    </w:p>
    <w:p>
      <w:pPr>
        <w:spacing w:after="120"/>
      </w:pPr>
      <w:r>
        <w:rPr>
          <w:b/>
          <w:bCs/>
        </w:rPr>
        <w:t>Inviting Friends to Groups:</w:t>
      </w:r>
    </w:p>
    <w:p>
      <w:pPr>
        <w:spacing w:after="120"/>
      </w:pPr>
      <w:r>
        <w:t xml:space="preserve">From a friend’s profile, an “Invite [Friend] to a Group” picker lists all groups the current user is a member of where the friend is not. The action depends on the user’s role in the group:</w:t>
      </w:r>
    </w:p>
    <w:p>
      <w:pPr>
        <w:pStyle w:val="ListParagraph"/>
        <w:numPr>
          <w:ilvl w:val="0"/>
          <w:numId w:val="2"/>
        </w:numPr>
        <w:spacing w:after="60"/>
      </w:pPr>
      <w:r>
        <w:rPr>
          <w:b/>
          <w:bCs/>
        </w:rPr>
        <w:t xml:space="preserve">Admin: </w:t>
      </w:r>
      <w:r>
        <w:t xml:space="preserve">An “Add” button directly adds the friend as a member. The row shows “You are admin” and changes to “Added” after tapping.</w:t>
      </w:r>
    </w:p>
    <w:p>
      <w:pPr>
        <w:pStyle w:val="ListParagraph"/>
        <w:numPr>
          <w:ilvl w:val="0"/>
          <w:numId w:val="2"/>
        </w:numPr>
        <w:spacing w:after="60"/>
      </w:pPr>
      <w:r>
        <w:rPr>
          <w:b/>
          <w:bCs/>
        </w:rPr>
        <w:t xml:space="preserve">Member (non-admin): </w:t>
      </w:r>
      <w:r>
        <w:t xml:space="preserve">An “Invite” button sends an invite request to the group admin for approval. The row shows “Requires admin approval” and changes to “Sent” / “Invite sent to admin” after tapping. A toast notification confirms the invite was sent.</w:t>
      </w:r>
    </w:p>
    <w:p>
      <w:pPr>
        <w:spacing w:after="80"/>
      </w:pPr>
    </w:p>
    <w:p>
      <w:pPr>
        <w:spacing w:after="120"/>
      </w:pPr>
      <w:r>
        <w:rPr>
          <w:b/>
          <w:bCs/>
        </w:rPr>
        <w:t>Usage:</w:t>
      </w:r>
    </w:p>
    <w:p>
      <w:pPr>
        <w:pStyle w:val="ListParagraph"/>
        <w:numPr>
          <w:ilvl w:val="0"/>
          <w:numId w:val="2"/>
        </w:numPr>
        <w:spacing w:after="60"/>
      </w:pPr>
      <w:r>
        <w:t xml:space="preserve">Organize friends into contextual sets (e.g., “College Friends”, “Work Crew”, “Running Club”)</w:t>
      </w:r>
    </w:p>
    <w:p>
      <w:pPr>
        <w:pStyle w:val="ListParagraph"/>
        <w:numPr>
          <w:ilvl w:val="0"/>
          <w:numId w:val="2"/>
        </w:numPr>
        <w:spacing w:after="60"/>
      </w:pPr>
      <w:r>
        <w:t xml:space="preserve">Used for group messaging (Section 7.10)</w:t>
      </w:r>
    </w:p>
    <w:p>
      <w:pPr>
        <w:pStyle w:val="ListParagraph"/>
        <w:numPr>
          <w:ilvl w:val="0"/>
          <w:numId w:val="2"/>
        </w:numPr>
        <w:spacing w:after="60"/>
      </w:pPr>
      <w:r>
        <w:t xml:space="preserve">Used for Heads Up targeting by consumers (share Heads Up with a specific group)</w:t>
      </w:r>
    </w:p>
    <w:p>
      <w:pPr>
        <w:spacing w:after="80"/>
      </w:pPr>
    </w:p>
    <w:p>
      <w:pPr>
        <w:spacing w:after="120"/>
      </w:pPr>
      <w:r>
        <w:rPr>
          <w:b/>
          <w:bCs/>
        </w:rPr>
        <w:t>Creator &amp; Admin Roles:</w:t>
      </w:r>
    </w:p>
    <w:p>
      <w:pPr>
        <w:spacing w:after="120"/>
      </w:pPr>
      <w:r>
        <w:t xml:space="preserve">The group creator is automatically the group admin and has a permanent “Creator” badge visible in the member list and admin picker. The creator has special protections:</w:t>
      </w:r>
    </w:p>
    <w:p>
      <w:pPr>
        <w:pStyle w:val="ListParagraph"/>
        <w:numPr>
          <w:ilvl w:val="0"/>
          <w:numId w:val="2"/>
        </w:numPr>
        <w:spacing w:after="60"/>
      </w:pPr>
      <w:r>
        <w:t xml:space="preserve">The creator’s admin role cannot be removed by other admins</w:t>
      </w:r>
    </w:p>
    <w:p>
      <w:pPr>
        <w:pStyle w:val="ListParagraph"/>
        <w:numPr>
          <w:ilvl w:val="0"/>
          <w:numId w:val="2"/>
        </w:numPr>
        <w:spacing w:after="60"/>
      </w:pPr>
      <w:r>
        <w:t xml:space="preserve">The creator cannot be removed from the group by other admins</w:t>
      </w:r>
    </w:p>
    <w:p>
      <w:pPr>
        <w:pStyle w:val="ListParagraph"/>
        <w:numPr>
          <w:ilvl w:val="0"/>
          <w:numId w:val="2"/>
        </w:numPr>
        <w:spacing w:after="60"/>
      </w:pPr>
      <w:r>
        <w:t xml:space="preserve">Only the creator can delete the group</w:t>
      </w:r>
    </w:p>
    <w:p>
      <w:pPr>
        <w:pStyle w:val="ListParagraph"/>
        <w:numPr>
          <w:ilvl w:val="0"/>
          <w:numId w:val="2"/>
        </w:numPr>
        <w:spacing w:after="60"/>
      </w:pPr>
      <w:r>
        <w:t xml:space="preserve">The creator can assign additional admins via the Group Admins picker in settings (tap a member to toggle admin role)</w:t>
      </w:r>
    </w:p>
    <w:p>
      <w:pPr>
        <w:spacing w:after="120"/>
      </w:pPr>
      <w:r>
        <w:t xml:space="preserve">Admins can control invite permissions: “Anyone Can Invite” (default) allows all members to add friends to the group; “Admin Only” restricts invitations to admins. Admins can also toggle “Require admin approval” for join requests and manage the invite link.</w:t>
      </w:r>
    </w:p>
    <w:p>
      <w:pPr>
        <w:spacing w:after="80"/>
      </w:pPr>
    </w:p>
    <w:p>
      <w:pPr>
        <w:spacing w:after="120"/>
      </w:pPr>
      <w:r>
        <w:rPr>
          <w:b/>
          <w:bCs/>
        </w:rPr>
        <w:t>Leave Group:</w:t>
      </w:r>
    </w:p>
    <w:p>
      <w:pPr>
        <w:spacing w:after="120"/>
      </w:pPr>
      <w:r>
        <w:t xml:space="preserve">Members can leave a group at any time. A confirmation dialog is shown: “Leave [Group Name]? You will no longer receive messages from this group.” If the group admin leaves, admin status is automatically transferred to the longest-tenured remaining member. If the last member leaves, the group is deleted.</w:t>
      </w:r>
    </w:p>
    <w:p>
      <w:pPr>
        <w:spacing w:after="80"/>
      </w:pPr>
    </w:p>
    <w:p>
      <w:pPr>
        <w:spacing w:after="120"/>
      </w:pPr>
      <w:r>
        <w:rPr>
          <w:b/>
          <w:bCs/>
        </w:rPr>
        <w:t>Acceptance Criteria:</w:t>
      </w:r>
    </w:p>
    <w:p>
      <w:pPr>
        <w:pStyle w:val="ListParagraph"/>
        <w:numPr>
          <w:ilvl w:val="0"/>
          <w:numId w:val="2"/>
        </w:numPr>
        <w:spacing w:after="60"/>
      </w:pPr>
      <w:r>
        <w:t xml:space="preserve">AC-7.9.1: Groups support three privacy tiers: Private (default), Friends of Members, and Public.</w:t>
      </w:r>
    </w:p>
    <w:p>
      <w:pPr>
        <w:pStyle w:val="ListParagraph"/>
        <w:numPr>
          <w:ilvl w:val="0"/>
          <w:numId w:val="2"/>
        </w:numPr>
        <w:spacing w:after="60"/>
      </w:pPr>
      <w:r>
        <w:t xml:space="preserve">AC-7.9.2: Private groups are invisible to non-members. Friends of Members groups are visible to friends of any group member. Public groups are discoverable by anyone on Nigh.</w:t>
      </w:r>
    </w:p>
    <w:p>
      <w:pPr>
        <w:pStyle w:val="ListParagraph"/>
        <w:numPr>
          <w:ilvl w:val="0"/>
          <w:numId w:val="2"/>
        </w:numPr>
        <w:spacing w:after="60"/>
      </w:pPr>
      <w:r>
        <w:t xml:space="preserve">AC-7.9.3: Only verified users can create or change a group to Public visibility.</w:t>
      </w:r>
    </w:p>
    <w:p>
      <w:pPr>
        <w:pStyle w:val="ListParagraph"/>
        <w:numPr>
          <w:ilvl w:val="0"/>
          <w:numId w:val="2"/>
        </w:numPr>
        <w:spacing w:after="60"/>
      </w:pPr>
      <w:r>
        <w:t xml:space="preserve">AC-7.9.4: Create, rename, delete groups. Add/remove members. A friend can exist in multiple groups simultaneously.</w:t>
      </w:r>
    </w:p>
    <w:p>
      <w:pPr>
        <w:pStyle w:val="ListParagraph"/>
        <w:numPr>
          <w:ilvl w:val="0"/>
          <w:numId w:val="2"/>
        </w:numPr>
        <w:spacing w:after="60"/>
      </w:pPr>
      <w:r>
        <w:t xml:space="preserve">AC-7.9.5: The group creator is permanently admin. Other admins cannot remove the creator’s admin role or remove the creator from the group. Only the creator can delete the group.</w:t>
      </w:r>
    </w:p>
    <w:p>
      <w:pPr>
        <w:pStyle w:val="ListParagraph"/>
        <w:numPr>
          <w:ilvl w:val="0"/>
          <w:numId w:val="2"/>
        </w:numPr>
        <w:spacing w:after="60"/>
      </w:pPr>
      <w:r>
        <w:t xml:space="preserve">AC-7.9.6: The friend profile Groups tab shows “Groups You Share” (both members, any privacy tier) and “[Friend’s] Groups” (friend is member, you are not, Public or Friends of Members only).</w:t>
      </w:r>
    </w:p>
    <w:p>
      <w:pPr>
        <w:pStyle w:val="ListParagraph"/>
        <w:numPr>
          <w:ilvl w:val="0"/>
          <w:numId w:val="2"/>
        </w:numPr>
        <w:spacing w:after="60"/>
      </w:pPr>
      <w:r>
        <w:t xml:space="preserve">AC-7.9.7: Groups without admin approval show “Join Group” and add the user immediately. Groups with admin approval show “Request to Join” with a pending state and admin notification.</w:t>
      </w:r>
    </w:p>
    <w:p>
      <w:pPr>
        <w:pStyle w:val="ListParagraph"/>
        <w:numPr>
          <w:ilvl w:val="0"/>
          <w:numId w:val="2"/>
        </w:numPr>
        <w:spacing w:after="60"/>
      </w:pPr>
      <w:r>
        <w:t xml:space="preserve">AC-7.9.8: From a friend’s profile, users can invite friends to their groups. Admins can add directly; non-admin members send an invite request that requires admin approval.</w:t>
      </w:r>
    </w:p>
    <w:p>
      <w:pPr>
        <w:pStyle w:val="ListParagraph"/>
        <w:numPr>
          <w:ilvl w:val="0"/>
          <w:numId w:val="2"/>
        </w:numPr>
        <w:spacing w:after="60"/>
      </w:pPr>
      <w:r>
        <w:t xml:space="preserve">AC-7.9.9: Deleting a group does not remove or affect underlying friend connections.</w:t>
      </w:r>
    </w:p>
    <w:p>
      <w:pPr>
        <w:spacing w:after="80"/>
      </w:pPr>
    </w:p>
    <w:p w14:paraId="3B2D3281" w14:textId="77777777" w:rsidR="009E73F9" w:rsidRDefault="00000000">
      <w:pPr>
        <w:pStyle w:val="Heading2"/>
      </w:pPr>
      <w:bookmarkStart w:id="133" w:name="_Toc228879466"/>
      <w:r>
        <w:t>7.10 Messaging</w:t>
      </w:r>
      <w:bookmarkEnd w:id="133"/>
    </w:p>
    <w:p w14:paraId="4FF74D2A" w14:textId="77777777" w:rsidR="009E73F9" w:rsidRDefault="00000000">
      <w:pPr>
        <w:spacing w:after="120"/>
      </w:pPr>
      <w:r>
        <w:t>Nigh v1 includes contextual messaging modeled after Airbnb's approach. Messaging is tied to relationships and Drop/ticket context. Nigh is NOT a general-purpose messaging platform. Consumers cannot message arbitrary users.</w:t>
      </w:r>
    </w:p>
    <w:p w14:paraId="5D5816FA" w14:textId="77777777" w:rsidR="009E73F9" w:rsidRDefault="009E73F9">
      <w:pPr>
        <w:spacing w:after="80"/>
      </w:pPr>
    </w:p>
    <w:p w14:paraId="1776630B" w14:textId="77777777" w:rsidR="009E73F9" w:rsidRDefault="00000000">
      <w:pPr>
        <w:spacing w:after="120"/>
      </w:pPr>
      <w:r>
        <w:rPr>
          <w:b/>
          <w:bCs/>
        </w:rPr>
        <w:t>Messaging Types:</w:t>
      </w:r>
    </w:p>
    <w:p w14:paraId="33C257E4" w14:textId="77777777" w:rsidR="009E73F9" w:rsidRDefault="00000000">
      <w:pPr>
        <w:pStyle w:val="ListParagraph"/>
        <w:numPr>
          <w:ilvl w:val="0"/>
          <w:numId w:val="2"/>
        </w:numPr>
        <w:spacing w:after="60"/>
      </w:pPr>
      <w:r>
        <w:rPr>
          <w:b/>
          <w:bCs/>
        </w:rPr>
        <w:t xml:space="preserve">1:1 Guest-to-Host: </w:t>
      </w:r>
      <w:r>
        <w:t>A consumer can message the host of a Drop they have a reservation for. Messages are tied to the specific Drop/ticket context. The host sees the consumer's name and the associated Drop.</w:t>
      </w:r>
    </w:p>
    <w:p w14:paraId="41B296D3" w14:textId="77777777" w:rsidR="009E73F9" w:rsidRDefault="00000000">
      <w:pPr>
        <w:pStyle w:val="ListParagraph"/>
        <w:numPr>
          <w:ilvl w:val="0"/>
          <w:numId w:val="2"/>
        </w:numPr>
        <w:spacing w:after="60"/>
      </w:pPr>
      <w:r>
        <w:rPr>
          <w:b/>
          <w:bCs/>
        </w:rPr>
        <w:t xml:space="preserve">1:1 Friend-to-Friend: </w:t>
      </w:r>
      <w:r>
        <w:t>Mutual friends can message each other directly. No Drop context required.</w:t>
      </w:r>
    </w:p>
    <w:p w14:paraId="7B51040D" w14:textId="77777777" w:rsidR="009E73F9" w:rsidRDefault="00000000">
      <w:pPr>
        <w:pStyle w:val="ListParagraph"/>
        <w:numPr>
          <w:ilvl w:val="0"/>
          <w:numId w:val="2"/>
        </w:numPr>
        <w:spacing w:after="60"/>
      </w:pPr>
      <w:r>
        <w:rPr>
          <w:b/>
          <w:bCs/>
        </w:rPr>
        <w:t xml:space="preserve">Group Messaging: </w:t>
      </w:r>
      <w:r>
        <w:t>A consumer can message a group of mutual friends. Uses the Groups feature (Section 7.9) for recipient selection.</w:t>
      </w:r>
    </w:p>
    <w:p w14:paraId="6E155A09" w14:textId="77777777" w:rsidR="009E73F9" w:rsidRDefault="009E73F9">
      <w:pPr>
        <w:spacing w:after="80"/>
      </w:pPr>
    </w:p>
    <w:p w14:paraId="442BFA17" w14:textId="77777777" w:rsidR="009E73F9" w:rsidRDefault="00000000">
      <w:pPr>
        <w:spacing w:after="120"/>
      </w:pPr>
      <w:r>
        <w:rPr>
          <w:b/>
          <w:bCs/>
        </w:rPr>
        <w:t>Messaging Constraints:</w:t>
      </w:r>
    </w:p>
    <w:p w14:paraId="662610B5" w14:textId="77777777" w:rsidR="009E73F9" w:rsidRDefault="00000000">
      <w:pPr>
        <w:pStyle w:val="ListParagraph"/>
        <w:numPr>
          <w:ilvl w:val="0"/>
          <w:numId w:val="2"/>
        </w:numPr>
        <w:spacing w:after="60"/>
      </w:pPr>
      <w:r>
        <w:t>Cannot message a user without a relationship context (friend connection or ticket/Drop relationship)</w:t>
      </w:r>
    </w:p>
    <w:p w14:paraId="5D5BCD1D" w14:textId="77777777" w:rsidR="009E73F9" w:rsidRDefault="00000000">
      <w:pPr>
        <w:pStyle w:val="ListParagraph"/>
        <w:numPr>
          <w:ilvl w:val="0"/>
          <w:numId w:val="2"/>
        </w:numPr>
        <w:spacing w:after="60"/>
      </w:pPr>
      <w:r>
        <w:t>Cannot message a host without an active reservation for one of their Drops</w:t>
      </w:r>
    </w:p>
    <w:p w14:paraId="25D8B7D0" w14:textId="77777777" w:rsidR="009E73F9" w:rsidRDefault="00000000">
      <w:pPr>
        <w:pStyle w:val="ListParagraph"/>
        <w:numPr>
          <w:ilvl w:val="0"/>
          <w:numId w:val="2"/>
        </w:numPr>
        <w:spacing w:after="60"/>
      </w:pPr>
      <w:r>
        <w:t>Cannot message non-friends (unless host-guest relationship exists)</w:t>
      </w:r>
    </w:p>
    <w:p w14:paraId="06107E15" w14:textId="77777777" w:rsidR="009E73F9" w:rsidRDefault="00000000">
      <w:pPr>
        <w:pStyle w:val="ListParagraph"/>
        <w:numPr>
          <w:ilvl w:val="0"/>
          <w:numId w:val="2"/>
        </w:numPr>
        <w:spacing w:after="60"/>
      </w:pPr>
      <w:r>
        <w:t>No broadcast messaging from consumers to large audiences</w:t>
      </w:r>
    </w:p>
    <w:p w14:paraId="41C1A519" w14:textId="77777777" w:rsidR="009E73F9" w:rsidRDefault="009E73F9">
      <w:pPr>
        <w:spacing w:after="80"/>
      </w:pPr>
    </w:p>
    <w:p w14:paraId="3CE79623" w14:textId="77777777" w:rsidR="009E73F9" w:rsidRDefault="00000000">
      <w:pPr>
        <w:spacing w:after="120"/>
      </w:pPr>
      <w:r>
        <w:rPr>
          <w:b/>
          <w:bCs/>
        </w:rPr>
        <w:t>Acceptance Criteria:</w:t>
      </w:r>
    </w:p>
    <w:p w14:paraId="1B777F54" w14:textId="77777777" w:rsidR="009E73F9" w:rsidRDefault="00000000">
      <w:pPr>
        <w:pStyle w:val="ListParagraph"/>
        <w:numPr>
          <w:ilvl w:val="0"/>
          <w:numId w:val="2"/>
        </w:numPr>
        <w:spacing w:after="60"/>
      </w:pPr>
      <w:r>
        <w:t>AC-7.10.1: 1:1 messaging between guests and hosts is tied to a specific Drop/ticket context.</w:t>
      </w:r>
    </w:p>
    <w:p w14:paraId="525C7F59" w14:textId="77777777" w:rsidR="009E73F9" w:rsidRDefault="00000000">
      <w:pPr>
        <w:pStyle w:val="ListParagraph"/>
        <w:numPr>
          <w:ilvl w:val="0"/>
          <w:numId w:val="2"/>
        </w:numPr>
        <w:spacing w:after="60"/>
      </w:pPr>
      <w:r>
        <w:t>AC-7.10.2: 1:1 messaging between mutual friends is available without Drop context.</w:t>
      </w:r>
    </w:p>
    <w:p w14:paraId="418E5E43" w14:textId="77777777" w:rsidR="009E73F9" w:rsidRDefault="00000000">
      <w:pPr>
        <w:pStyle w:val="ListParagraph"/>
        <w:numPr>
          <w:ilvl w:val="0"/>
          <w:numId w:val="2"/>
        </w:numPr>
        <w:spacing w:after="60"/>
      </w:pPr>
      <w:r>
        <w:t>AC-7.10.3: Group messaging is available between mutual friends using the Groups feature.</w:t>
      </w:r>
    </w:p>
    <w:p w14:paraId="0DC2FD85" w14:textId="77777777" w:rsidR="009E73F9" w:rsidRDefault="00000000">
      <w:pPr>
        <w:pStyle w:val="ListParagraph"/>
        <w:numPr>
          <w:ilvl w:val="0"/>
          <w:numId w:val="2"/>
        </w:numPr>
        <w:spacing w:after="60"/>
      </w:pPr>
      <w:r>
        <w:t>AC-7.10.4: A consumer cannot initiate a message to an arbitrary user without an existing relationship context.</w:t>
      </w:r>
    </w:p>
    <w:p w14:paraId="2A18C29E" w14:textId="77777777" w:rsidR="00AA0001" w:rsidRDefault="00000000">
      <w:pPr>
        <w:spacing w:after="120"/>
      </w:pPr>
      <w:r>
        <w:t xml:space="preserve">Drop Sharing in Chat: Consumers can share Drops directly within 1:1 and group message threads. A “Share Drop” action is available in the message composer. The shared Drop appears as a rich card within the conversation showing the Drop title, image, date, and a “View Drop” button. Tapping the card navigates to the Drop Detail View.</w:t>
      </w:r>
    </w:p>
    <w:p w14:paraId="0C848E3E" w14:textId="77777777" w:rsidR="009E73F9" w:rsidRDefault="009E73F9">
      <w:pPr>
        <w:spacing w:after="80"/>
      </w:pPr>
    </w:p>
    <w:p w14:paraId="54519978" w14:textId="77777777" w:rsidR="009E73F9" w:rsidRDefault="00000000">
      <w:pPr>
        <w:pStyle w:val="Heading2"/>
      </w:pPr>
      <w:bookmarkStart w:id="134" w:name="_Toc228879467"/>
      <w:r>
        <w:t>7.11 Reviews</w:t>
      </w:r>
      <w:bookmarkEnd w:id="134"/>
    </w:p>
    <w:p w14:paraId="59796C3B" w14:textId="77777777" w:rsidR="009E73F9" w:rsidRDefault="00000000">
      <w:pPr>
        <w:spacing w:after="120"/>
      </w:pPr>
      <w:r>
        <w:lastRenderedPageBreak/>
        <w:t>Reviews in Nigh are verified-attendee-only and private in v1. They serve as quality signals for hosts and the Support team, not as public-facing reputation scores.</w:t>
      </w:r>
    </w:p>
    <w:p w14:paraId="2239F2E5" w14:textId="77777777" w:rsidR="009E73F9" w:rsidRDefault="009E73F9">
      <w:pPr>
        <w:spacing w:after="80"/>
      </w:pPr>
    </w:p>
    <w:p w14:paraId="2427FE67" w14:textId="77777777" w:rsidR="009E73F9" w:rsidRDefault="00000000">
      <w:pPr>
        <w:spacing w:after="120"/>
      </w:pPr>
      <w:r>
        <w:rPr>
          <w:b/>
          <w:bCs/>
        </w:rPr>
        <w:t>Review Eligibility:</w:t>
      </w:r>
    </w:p>
    <w:p w14:paraId="2D578CA3" w14:textId="77777777" w:rsidR="009E73F9" w:rsidRDefault="00000000">
      <w:pPr>
        <w:pStyle w:val="ListParagraph"/>
        <w:numPr>
          <w:ilvl w:val="0"/>
          <w:numId w:val="2"/>
        </w:numPr>
        <w:spacing w:after="60"/>
      </w:pPr>
      <w:r>
        <w:t>Only consumers with a Checked-In ticket status can leave a review.</w:t>
      </w:r>
    </w:p>
    <w:p w14:paraId="12BB0D2E" w14:textId="77777777" w:rsidR="009E73F9" w:rsidRDefault="00000000">
      <w:pPr>
        <w:pStyle w:val="ListParagraph"/>
        <w:numPr>
          <w:ilvl w:val="0"/>
          <w:numId w:val="2"/>
        </w:numPr>
        <w:spacing w:after="60"/>
      </w:pPr>
      <w:r>
        <w:t>No-Show tickets cannot leave reviews.</w:t>
      </w:r>
    </w:p>
    <w:p w14:paraId="2CF54786" w14:textId="77777777" w:rsidR="009E73F9" w:rsidRDefault="00000000">
      <w:pPr>
        <w:pStyle w:val="ListParagraph"/>
        <w:numPr>
          <w:ilvl w:val="0"/>
          <w:numId w:val="2"/>
        </w:numPr>
        <w:spacing w:after="60"/>
      </w:pPr>
      <w:r>
        <w:t>Canceled tickets cannot leave reviews.</w:t>
      </w:r>
    </w:p>
    <w:p w14:paraId="58C5A0CB" w14:textId="77777777" w:rsidR="009E73F9" w:rsidRDefault="00000000">
      <w:pPr>
        <w:pStyle w:val="ListParagraph"/>
        <w:numPr>
          <w:ilvl w:val="0"/>
          <w:numId w:val="2"/>
        </w:numPr>
        <w:spacing w:after="60"/>
      </w:pPr>
      <w:r>
        <w:t>Transferred tickets: only the person who actually checked in can review.</w:t>
      </w:r>
    </w:p>
    <w:p w14:paraId="30B65FAB" w14:textId="77777777" w:rsidR="009E73F9" w:rsidRDefault="009E73F9">
      <w:pPr>
        <w:spacing w:after="80"/>
      </w:pPr>
    </w:p>
    <w:p w14:paraId="5F80E761" w14:textId="77777777" w:rsidR="009E73F9" w:rsidRDefault="00000000">
      <w:pPr>
        <w:spacing w:after="120"/>
      </w:pPr>
      <w:r>
        <w:rPr>
          <w:b/>
          <w:bCs/>
        </w:rPr>
        <w:t>Review Fields:</w:t>
      </w:r>
    </w:p>
    <w:p w14:paraId="6F396048" w14:textId="77777777" w:rsidR="009E73F9" w:rsidRDefault="00000000">
      <w:pPr>
        <w:pStyle w:val="ListParagraph"/>
        <w:numPr>
          <w:ilvl w:val="0"/>
          <w:numId w:val="2"/>
        </w:numPr>
        <w:spacing w:after="60"/>
      </w:pPr>
      <w:r>
        <w:t>Star rating: 1-5 stars (required)</w:t>
      </w:r>
    </w:p>
    <w:p w14:paraId="072FA784" w14:textId="77777777" w:rsidR="009E73F9" w:rsidRDefault="00000000">
      <w:pPr>
        <w:pStyle w:val="ListParagraph"/>
        <w:numPr>
          <w:ilvl w:val="0"/>
          <w:numId w:val="2"/>
        </w:numPr>
        <w:spacing w:after="60"/>
      </w:pPr>
      <w:r>
        <w:t>Text comment: optional, maximum 500 characters</w:t>
      </w:r>
    </w:p>
    <w:p w14:paraId="4A3A2215" w14:textId="77777777" w:rsidR="009E73F9" w:rsidRDefault="009E73F9">
      <w:pPr>
        <w:spacing w:after="80"/>
      </w:pPr>
    </w:p>
    <w:p w14:paraId="333A6323" w14:textId="77777777" w:rsidR="009E73F9" w:rsidRDefault="00000000">
      <w:pPr>
        <w:spacing w:after="120"/>
      </w:pPr>
      <w:r>
        <w:rPr>
          <w:b/>
          <w:bCs/>
        </w:rPr>
        <w:t>Review Window:</w:t>
      </w:r>
    </w:p>
    <w:p w14:paraId="61F9F195" w14:textId="77777777" w:rsidR="009E73F9" w:rsidRDefault="00000000">
      <w:pPr>
        <w:pStyle w:val="ListParagraph"/>
        <w:numPr>
          <w:ilvl w:val="0"/>
          <w:numId w:val="2"/>
        </w:numPr>
        <w:spacing w:after="60"/>
      </w:pPr>
      <w:r>
        <w:t>Reviews become available 7 days after the consumer's check-in timestamp.</w:t>
      </w:r>
    </w:p>
    <w:p w14:paraId="4CB5BFFD" w14:textId="77777777" w:rsidR="009E73F9" w:rsidRDefault="00000000">
      <w:pPr>
        <w:pStyle w:val="ListParagraph"/>
        <w:numPr>
          <w:ilvl w:val="0"/>
          <w:numId w:val="2"/>
        </w:numPr>
        <w:spacing w:after="60"/>
      </w:pPr>
      <w:r>
        <w:t>Reviews are editable within the review window (specific window duration TBD, but not indefinite).</w:t>
      </w:r>
    </w:p>
    <w:p w14:paraId="73932519" w14:textId="77777777" w:rsidR="009E73F9" w:rsidRDefault="00000000">
      <w:pPr>
        <w:pStyle w:val="ListParagraph"/>
        <w:numPr>
          <w:ilvl w:val="0"/>
          <w:numId w:val="2"/>
        </w:numPr>
        <w:spacing w:after="60"/>
      </w:pPr>
      <w:r>
        <w:t>One review per ticket. A consumer with 3 tickets to the same Drop can leave up to 3 reviews if all 3 are checked in.</w:t>
      </w:r>
    </w:p>
    <w:p w14:paraId="6F032844" w14:textId="77777777" w:rsidR="009E73F9" w:rsidRDefault="009E73F9">
      <w:pPr>
        <w:spacing w:after="80"/>
      </w:pPr>
    </w:p>
    <w:p w14:paraId="672CA007" w14:textId="77777777" w:rsidR="009E73F9" w:rsidRDefault="00000000">
      <w:pPr>
        <w:spacing w:after="120"/>
      </w:pPr>
      <w:r>
        <w:rPr>
          <w:b/>
          <w:bCs/>
        </w:rPr>
        <w:t>Visibility:</w:t>
      </w:r>
    </w:p>
    <w:p w14:paraId="360418F7" w14:textId="77777777" w:rsidR="009E73F9" w:rsidRDefault="00000000">
      <w:pPr>
        <w:pStyle w:val="ListParagraph"/>
        <w:numPr>
          <w:ilvl w:val="0"/>
          <w:numId w:val="2"/>
        </w:numPr>
        <w:spacing w:after="60"/>
      </w:pPr>
      <w:r>
        <w:t>Reviews are visible to the host Org (Account owner and team) and to Nigh Support only.</w:t>
      </w:r>
    </w:p>
    <w:p w14:paraId="563E8F33" w14:textId="77777777" w:rsidR="009E73F9" w:rsidRDefault="00000000">
      <w:pPr>
        <w:pStyle w:val="ListParagraph"/>
        <w:numPr>
          <w:ilvl w:val="0"/>
          <w:numId w:val="2"/>
        </w:numPr>
        <w:spacing w:after="60"/>
      </w:pPr>
      <w:r>
        <w:t>Reviews are NOT public in v1. Consumers cannot see other consumers' reviews.</w:t>
      </w:r>
    </w:p>
    <w:p w14:paraId="39087EB4" w14:textId="77777777" w:rsidR="009E73F9" w:rsidRDefault="00000000">
      <w:pPr>
        <w:pStyle w:val="ListParagraph"/>
        <w:numPr>
          <w:ilvl w:val="0"/>
          <w:numId w:val="2"/>
        </w:numPr>
        <w:spacing w:after="60"/>
      </w:pPr>
      <w:r>
        <w:t>Future versions may introduce public review display with moderation.</w:t>
      </w:r>
    </w:p>
    <w:p w14:paraId="15F19DCE" w14:textId="77777777" w:rsidR="009E73F9" w:rsidRDefault="009E73F9">
      <w:pPr>
        <w:spacing w:after="80"/>
      </w:pPr>
    </w:p>
    <w:p w14:paraId="713F9637" w14:textId="77777777" w:rsidR="009E73F9" w:rsidRDefault="00000000">
      <w:pPr>
        <w:spacing w:after="120"/>
      </w:pPr>
      <w:r>
        <w:rPr>
          <w:b/>
          <w:bCs/>
        </w:rPr>
        <w:t>Acceptance Criteria:</w:t>
      </w:r>
    </w:p>
    <w:p w14:paraId="2F72A688" w14:textId="77777777" w:rsidR="009E73F9" w:rsidRDefault="00000000">
      <w:pPr>
        <w:pStyle w:val="ListParagraph"/>
        <w:numPr>
          <w:ilvl w:val="0"/>
          <w:numId w:val="2"/>
        </w:numPr>
        <w:spacing w:after="60"/>
      </w:pPr>
      <w:r>
        <w:t>AC-7.11.1: Only consumers with Checked-In ticket status can submit a review.</w:t>
      </w:r>
    </w:p>
    <w:p w14:paraId="5C6B6E1F" w14:textId="77777777" w:rsidR="009E73F9" w:rsidRDefault="00000000">
      <w:pPr>
        <w:pStyle w:val="ListParagraph"/>
        <w:numPr>
          <w:ilvl w:val="0"/>
          <w:numId w:val="2"/>
        </w:numPr>
        <w:spacing w:after="60"/>
      </w:pPr>
      <w:r>
        <w:t>AC-7.11.2: Star rating (1-5) is required. Text comment is optional with 500-character maximum.</w:t>
      </w:r>
    </w:p>
    <w:p w14:paraId="206C7660" w14:textId="77777777" w:rsidR="009E73F9" w:rsidRDefault="00000000">
      <w:pPr>
        <w:pStyle w:val="ListParagraph"/>
        <w:numPr>
          <w:ilvl w:val="0"/>
          <w:numId w:val="2"/>
        </w:numPr>
        <w:spacing w:after="60"/>
      </w:pPr>
      <w:r>
        <w:t>AC-7.11.3: Review window opens 7 days after check-in. Reviews are editable within the window.</w:t>
      </w:r>
    </w:p>
    <w:p w14:paraId="7C0615EA" w14:textId="77777777" w:rsidR="009E73F9" w:rsidRDefault="00000000">
      <w:pPr>
        <w:pStyle w:val="ListParagraph"/>
        <w:numPr>
          <w:ilvl w:val="0"/>
          <w:numId w:val="2"/>
        </w:numPr>
        <w:spacing w:after="60"/>
      </w:pPr>
      <w:r>
        <w:t>AC-7.11.4: One review per ticket. Duplicate reviews for the same ticket are rejected.</w:t>
      </w:r>
    </w:p>
    <w:p w14:paraId="1083B86F" w14:textId="77777777" w:rsidR="009E73F9" w:rsidRDefault="00000000">
      <w:pPr>
        <w:pStyle w:val="ListParagraph"/>
        <w:numPr>
          <w:ilvl w:val="0"/>
          <w:numId w:val="2"/>
        </w:numPr>
        <w:spacing w:after="60"/>
      </w:pPr>
      <w:r>
        <w:t>AC-7.11.5: Reviews are visible only to the host Org and Nigh Support. They are not publicly displayed.</w:t>
      </w:r>
    </w:p>
    <w:p w14:paraId="2847288F" w14:textId="77777777" w:rsidR="009E73F9" w:rsidRDefault="00000000">
      <w:pPr>
        <w:pStyle w:val="ListParagraph"/>
        <w:numPr>
          <w:ilvl w:val="0"/>
          <w:numId w:val="2"/>
        </w:numPr>
        <w:spacing w:after="60"/>
      </w:pPr>
      <w:r>
        <w:t>AC-7.11.6: No-Show and Canceled ticket holders cannot submit reviews.</w:t>
      </w:r>
    </w:p>
    <w:p w14:paraId="4CEBAC32" w14:textId="77777777" w:rsidR="009E73F9" w:rsidRDefault="009E73F9">
      <w:pPr>
        <w:spacing w:after="80"/>
      </w:pPr>
    </w:p>
    <w:p w14:paraId="0839E77D" w14:textId="77777777" w:rsidR="009E73F9" w:rsidRDefault="00000000">
      <w:pPr>
        <w:pStyle w:val="Heading2"/>
      </w:pPr>
      <w:bookmarkStart w:id="135" w:name="_Toc228879468"/>
      <w:r>
        <w:t>7.12 Map View</w:t>
      </w:r>
      <w:bookmarkEnd w:id="135"/>
    </w:p>
    <w:p w14:paraId="30725A69" w14:textId="77777777" w:rsidR="009E73F9" w:rsidRDefault="00000000">
      <w:pPr>
        <w:spacing w:after="120"/>
      </w:pPr>
      <w:r>
        <w:t>The Map View provides a geographic visualization of Drops from followed Accounts. It is an alternative to the reverse-chronological Feed view.</w:t>
      </w:r>
    </w:p>
    <w:p w14:paraId="2E034A3C" w14:textId="77777777" w:rsidR="009E73F9" w:rsidRDefault="009E73F9">
      <w:pPr>
        <w:spacing w:after="80"/>
      </w:pPr>
    </w:p>
    <w:p w14:paraId="4F439C57" w14:textId="77777777" w:rsidR="009E73F9" w:rsidRDefault="00000000">
      <w:pPr>
        <w:spacing w:after="120"/>
      </w:pPr>
      <w:r>
        <w:rPr>
          <w:b/>
          <w:bCs/>
        </w:rPr>
        <w:lastRenderedPageBreak/>
        <w:t>Map Features:</w:t>
      </w:r>
    </w:p>
    <w:p w14:paraId="6FD18673" w14:textId="77777777" w:rsidR="009E73F9" w:rsidRDefault="00000000">
      <w:pPr>
        <w:pStyle w:val="ListParagraph"/>
        <w:numPr>
          <w:ilvl w:val="0"/>
          <w:numId w:val="2"/>
        </w:numPr>
        <w:spacing w:after="60"/>
      </w:pPr>
      <w:r>
        <w:t>Displays Drops from followed Accounts only (same filter as Feed)</w:t>
      </w:r>
    </w:p>
    <w:p w14:paraId="541FE99B" w14:textId="77777777" w:rsidR="009E73F9" w:rsidRDefault="00000000">
      <w:pPr>
        <w:pStyle w:val="ListParagraph"/>
        <w:numPr>
          <w:ilvl w:val="0"/>
          <w:numId w:val="2"/>
        </w:numPr>
        <w:spacing w:after="60"/>
      </w:pPr>
      <w:r>
        <w:t>Only Scheduled, Live, and Live-Sold Out Drops are shown as pins</w:t>
      </w:r>
    </w:p>
    <w:p w14:paraId="6751B480" w14:textId="77777777" w:rsidR="009E73F9" w:rsidRDefault="00000000">
      <w:pPr>
        <w:pStyle w:val="ListParagraph"/>
        <w:numPr>
          <w:ilvl w:val="0"/>
          <w:numId w:val="2"/>
        </w:numPr>
        <w:spacing w:after="60"/>
      </w:pPr>
      <w:r>
        <w:t>Location permission is required. If denied, Map View is unavailable with an explanation and link to device settings.</w:t>
      </w:r>
    </w:p>
    <w:p w14:paraId="4486807F" w14:textId="77777777" w:rsidR="009E73F9" w:rsidRDefault="00000000">
      <w:pPr>
        <w:pStyle w:val="ListParagraph"/>
        <w:numPr>
          <w:ilvl w:val="0"/>
          <w:numId w:val="2"/>
        </w:numPr>
        <w:spacing w:after="60"/>
      </w:pPr>
      <w:r>
        <w:t>Consumer's current location displayed as a blue dot</w:t>
      </w:r>
    </w:p>
    <w:p w14:paraId="76FC547C" w14:textId="77777777" w:rsidR="009E73F9" w:rsidRDefault="00000000">
      <w:pPr>
        <w:pStyle w:val="ListParagraph"/>
        <w:numPr>
          <w:ilvl w:val="0"/>
          <w:numId w:val="2"/>
        </w:numPr>
        <w:spacing w:after="60"/>
      </w:pPr>
      <w:r>
        <w:t>Drop pins are tappable. Tapping opens a mini-card with Drop summary; tapping the card navigates to Drop detail.</w:t>
      </w:r>
    </w:p>
    <w:p w14:paraId="49421CC5" w14:textId="77777777" w:rsidR="009E73F9" w:rsidRDefault="009E73F9">
      <w:pPr>
        <w:spacing w:after="80"/>
      </w:pPr>
    </w:p>
    <w:p w14:paraId="085697D9" w14:textId="77777777" w:rsidR="009E73F9" w:rsidRDefault="00000000">
      <w:pPr>
        <w:spacing w:after="120"/>
      </w:pPr>
      <w:r>
        <w:rPr>
          <w:b/>
          <w:bCs/>
        </w:rPr>
        <w:t>Acceptance Criteria:</w:t>
      </w:r>
    </w:p>
    <w:p w14:paraId="7D0C10FB" w14:textId="77777777" w:rsidR="009E73F9" w:rsidRDefault="00000000">
      <w:pPr>
        <w:pStyle w:val="ListParagraph"/>
        <w:numPr>
          <w:ilvl w:val="0"/>
          <w:numId w:val="2"/>
        </w:numPr>
        <w:spacing w:after="60"/>
      </w:pPr>
      <w:r>
        <w:t>AC-7.12.1: Location permission is required for Map View. If denied, an explanation is shown with a link to enable in device settings.</w:t>
      </w:r>
    </w:p>
    <w:p w14:paraId="52F47361" w14:textId="77777777" w:rsidR="009E73F9" w:rsidRDefault="00000000">
      <w:pPr>
        <w:pStyle w:val="ListParagraph"/>
        <w:numPr>
          <w:ilvl w:val="0"/>
          <w:numId w:val="2"/>
        </w:numPr>
        <w:spacing w:after="60"/>
      </w:pPr>
      <w:r>
        <w:t>AC-7.12.2: Only Drops from followed Accounts are displayed as map pins.</w:t>
      </w:r>
    </w:p>
    <w:p w14:paraId="06FB365F" w14:textId="77777777" w:rsidR="009E73F9" w:rsidRDefault="00000000">
      <w:pPr>
        <w:pStyle w:val="ListParagraph"/>
        <w:numPr>
          <w:ilvl w:val="0"/>
          <w:numId w:val="2"/>
        </w:numPr>
        <w:spacing w:after="60"/>
      </w:pPr>
      <w:r>
        <w:t>AC-7.12.3: Only Drops in Scheduled, Live, or Live-Sold Out states appear on the map.</w:t>
      </w:r>
    </w:p>
    <w:p w14:paraId="6E617DBA" w14:textId="77777777" w:rsidR="009E73F9" w:rsidRDefault="00000000">
      <w:pPr>
        <w:pStyle w:val="ListParagraph"/>
        <w:numPr>
          <w:ilvl w:val="0"/>
          <w:numId w:val="2"/>
        </w:numPr>
        <w:spacing w:after="60"/>
      </w:pPr>
      <w:r>
        <w:t>AC-7.12.4: Consumer's current location is shown as a blue dot.</w:t>
      </w:r>
    </w:p>
    <w:p w14:paraId="2D2130A6" w14:textId="77777777" w:rsidR="009E73F9" w:rsidRDefault="009E73F9">
      <w:pPr>
        <w:spacing w:after="80"/>
      </w:pPr>
    </w:p>
    <w:p w14:paraId="6D540F51" w14:textId="77777777" w:rsidR="009E73F9" w:rsidRDefault="00000000">
      <w:pPr>
        <w:pStyle w:val="Heading2"/>
      </w:pPr>
      <w:bookmarkStart w:id="136" w:name="_Toc228879469"/>
      <w:r>
        <w:t>7.13 Notifications</w:t>
      </w:r>
      <w:bookmarkEnd w:id="136"/>
    </w:p>
    <w:p w14:paraId="4CDC8D69" w14:textId="77777777" w:rsidR="009E73F9" w:rsidRDefault="00000000">
      <w:pPr>
        <w:spacing w:after="120"/>
      </w:pPr>
      <w:r>
        <w:t>Nigh Drops sends notifications through multiple channels to keep consumers informed about Drops, reservations, and social activity. Notification preferences are configurable at both global and per-Account levels.</w:t>
      </w:r>
    </w:p>
    <w:p w14:paraId="4429E011" w14:textId="77777777" w:rsidR="009E73F9" w:rsidRDefault="009E73F9">
      <w:pPr>
        <w:spacing w:after="80"/>
      </w:pPr>
    </w:p>
    <w:p w14:paraId="1585CDBC" w14:textId="77777777" w:rsidR="009E73F9" w:rsidRDefault="00000000">
      <w:pPr>
        <w:spacing w:after="120"/>
      </w:pPr>
      <w:r>
        <w:rPr>
          <w:b/>
          <w:bCs/>
        </w:rPr>
        <w:t>Notification Types: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200"/>
        <w:gridCol w:w="3500"/>
      </w:tblGrid>
      <w:tr w:rsidR="009E73F9" w14:paraId="437C22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326BCE" w14:textId="77777777" w:rsidR="009E73F9" w:rsidRDefault="00000000">
            <w:r>
              <w:rPr>
                <w:b/>
                <w:bCs/>
                <w:sz w:val="20"/>
                <w:szCs w:val="20"/>
              </w:rPr>
              <w:t>Notification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E5E94C1" w14:textId="77777777" w:rsidR="009E73F9" w:rsidRDefault="00000000">
            <w:r>
              <w:rPr>
                <w:b/>
                <w:bCs/>
                <w:sz w:val="20"/>
                <w:szCs w:val="20"/>
              </w:rPr>
              <w:t>Channel(s)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7D7E8F" w14:textId="77777777" w:rsidR="009E73F9" w:rsidRDefault="00000000">
            <w:r>
              <w:rPr>
                <w:b/>
                <w:bCs/>
                <w:sz w:val="20"/>
                <w:szCs w:val="20"/>
              </w:rPr>
              <w:t>Trigger</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6D3AF8" w14:textId="77777777" w:rsidR="009E73F9" w:rsidRDefault="00000000">
            <w:r>
              <w:rPr>
                <w:b/>
                <w:bCs/>
                <w:sz w:val="20"/>
                <w:szCs w:val="20"/>
              </w:rPr>
              <w:t>Details</w:t>
            </w:r>
          </w:p>
        </w:tc>
      </w:tr>
      <w:tr w:rsidR="009E73F9" w14:paraId="5F801E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33EE8C" w14:textId="77777777" w:rsidR="009E73F9" w:rsidRDefault="00000000">
            <w:r>
              <w:rPr>
                <w:sz w:val="20"/>
                <w:szCs w:val="20"/>
              </w:rPr>
              <w:t>New Drop Published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533AD0"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04221D" w14:textId="77777777" w:rsidR="009E73F9" w:rsidRDefault="00000000">
            <w:r>
              <w:rPr>
                <w:sz w:val="20"/>
                <w:szCs w:val="20"/>
              </w:rPr>
              <w:t>Automatic at publish time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DA998" w14:textId="77777777" w:rsidR="009E73F9" w:rsidRDefault="00000000">
            <w:r>
              <w:rPr>
                <w:sz w:val="20"/>
                <w:szCs w:val="20"/>
              </w:rPr>
              <w:t>Sent when a followed Account publishes a new Drop. NOT manual by host.</w:t>
            </w:r>
          </w:p>
        </w:tc>
      </w:tr>
      <w:tr w:rsidR="009E73F9" w14:paraId="4FC794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2D58D" w14:textId="77777777" w:rsidR="009E73F9" w:rsidRDefault="00000000">
            <w:r>
              <w:rPr>
                <w:sz w:val="20"/>
                <w:szCs w:val="20"/>
              </w:rPr>
              <w:t>Reservation Confirmation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977250" w14:textId="77777777" w:rsidR="009E73F9" w:rsidRDefault="00000000">
            <w:r>
              <w:rPr>
                <w:sz w:val="20"/>
                <w:szCs w:val="20"/>
              </w:rPr>
              <w:t>In-App + SMS + Email</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095D12" w14:textId="77777777" w:rsidR="009E73F9" w:rsidRDefault="00000000">
            <w:r>
              <w:rPr>
                <w:sz w:val="20"/>
                <w:szCs w:val="20"/>
              </w:rPr>
              <w:t>Successful reservation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47EF7" w14:textId="77777777" w:rsidR="009E73F9" w:rsidRDefault="00000000">
            <w:r>
              <w:rPr>
                <w:sz w:val="20"/>
                <w:szCs w:val="20"/>
              </w:rPr>
              <w:t>Includes Drop title, date/time, venue, ticket count, total.</w:t>
            </w:r>
          </w:p>
        </w:tc>
      </w:tr>
      <w:tr w:rsidR="009E73F9" w14:paraId="523FC4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AC45A" w14:textId="77777777" w:rsidR="009E73F9" w:rsidRDefault="00000000">
            <w:r>
              <w:rPr>
                <w:sz w:val="20"/>
                <w:szCs w:val="20"/>
              </w:rPr>
              <w:t>Drop Reminder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B8F09"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AF3AE" w14:textId="77777777" w:rsidR="009E73F9" w:rsidRDefault="00000000">
            <w:r>
              <w:rPr>
                <w:sz w:val="20"/>
                <w:szCs w:val="20"/>
              </w:rPr>
              <w:t>3 hours before Drop start (default)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F348E2" w14:textId="77777777" w:rsidR="009E73F9" w:rsidRDefault="00000000">
            <w:r>
              <w:rPr>
                <w:sz w:val="20"/>
                <w:szCs w:val="20"/>
              </w:rPr>
              <w:t>Default 3 hours. Org-configurable timing. Consumer can override or disable per-Drop.</w:t>
            </w:r>
          </w:p>
        </w:tc>
      </w:tr>
      <w:tr w:rsidR="009E73F9" w14:paraId="072758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6001AF" w14:textId="77777777" w:rsidR="009E73F9" w:rsidRDefault="00000000">
            <w:r>
              <w:rPr>
                <w:sz w:val="20"/>
                <w:szCs w:val="20"/>
              </w:rPr>
              <w:t>Transfer Received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D8039" w14:textId="77777777" w:rsidR="009E73F9" w:rsidRDefault="00000000">
            <w:r>
              <w:rPr>
                <w:sz w:val="20"/>
                <w:szCs w:val="20"/>
              </w:rPr>
              <w:t>SMS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CE8E3" w14:textId="77777777" w:rsidR="009E73F9" w:rsidRDefault="00000000">
            <w:r>
              <w:rPr>
                <w:sz w:val="20"/>
                <w:szCs w:val="20"/>
              </w:rPr>
              <w:t>Another consumer transfers a ticket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9F5909" w14:textId="77777777" w:rsidR="009E73F9" w:rsidRDefault="00000000">
            <w:r>
              <w:rPr>
                <w:sz w:val="20"/>
                <w:szCs w:val="20"/>
              </w:rPr>
              <w:t>Includes claim link. Recipient receives SMS even if they do not have the app installed.</w:t>
            </w:r>
          </w:p>
        </w:tc>
      </w:tr>
      <w:tr w:rsidR="009E73F9" w14:paraId="45E34E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93E19" w14:textId="77777777" w:rsidR="009E73F9" w:rsidRDefault="00000000">
            <w:r>
              <w:rPr>
                <w:sz w:val="20"/>
                <w:szCs w:val="20"/>
              </w:rPr>
              <w:t>Drop Canceled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00465"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C58330" w14:textId="77777777" w:rsidR="009E73F9" w:rsidRDefault="00000000">
            <w:r>
              <w:rPr>
                <w:sz w:val="20"/>
                <w:szCs w:val="20"/>
              </w:rPr>
              <w:t>Drop state changes to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46A2E1" w14:textId="77777777" w:rsidR="009E73F9" w:rsidRDefault="00000000">
            <w:r>
              <w:rPr>
                <w:sz w:val="20"/>
                <w:szCs w:val="20"/>
              </w:rPr>
              <w:t>Sent within 60 seconds of cancellation. Includes refund information if applicable.</w:t>
            </w:r>
          </w:p>
        </w:tc>
      </w:tr>
      <w:tr w:rsidR="009E73F9" w14:paraId="431B92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44B0BF" w14:textId="77777777" w:rsidR="009E73F9" w:rsidRDefault="00000000">
            <w:r>
              <w:rPr>
                <w:sz w:val="20"/>
                <w:szCs w:val="20"/>
              </w:rPr>
              <w:t>Drop Live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3D609C" w14:textId="77777777" w:rsidR="009E73F9" w:rsidRDefault="00000000">
            <w:r>
              <w:rPr>
                <w:sz w:val="20"/>
                <w:szCs w:val="20"/>
              </w:rPr>
              <w:t>Push + In-App</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0169D" w14:textId="77777777" w:rsidR="009E73F9" w:rsidRDefault="00000000">
            <w:r>
              <w:rPr>
                <w:sz w:val="20"/>
                <w:szCs w:val="20"/>
              </w:rPr>
              <w:t>Drop transitions to Live state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06BFD" w14:textId="77777777" w:rsidR="009E73F9" w:rsidRDefault="00000000">
            <w:r>
              <w:rPr>
                <w:sz w:val="20"/>
                <w:szCs w:val="20"/>
              </w:rPr>
              <w:t>Sent to Host and all accepted Partners with unique attribution URLs.</w:t>
            </w:r>
          </w:p>
        </w:tc>
      </w:tr>
    </w:tbl>
    <w:p w14:paraId="13CCCD9E" w14:textId="77777777" w:rsidR="009E73F9" w:rsidRDefault="009E73F9">
      <w:pPr>
        <w:spacing w:after="80"/>
      </w:pPr>
    </w:p>
    <w:p w14:paraId="32F8E976" w14:textId="77777777" w:rsidR="009E73F9" w:rsidRDefault="00000000">
      <w:pPr>
        <w:spacing w:after="120"/>
      </w:pPr>
      <w:r>
        <w:rPr>
          <w:b/>
          <w:bCs/>
        </w:rPr>
        <w:t>Consumer Notification Preferences:</w:t>
      </w:r>
    </w:p>
    <w:p w14:paraId="12211D26" w14:textId="77777777" w:rsidR="009E73F9" w:rsidRDefault="00000000">
      <w:pPr>
        <w:pStyle w:val="ListParagraph"/>
        <w:numPr>
          <w:ilvl w:val="0"/>
          <w:numId w:val="2"/>
        </w:numPr>
        <w:spacing w:after="60"/>
      </w:pPr>
      <w:r>
        <w:lastRenderedPageBreak/>
        <w:t>Global disable: consumer can disable all push notifications from Nigh</w:t>
      </w:r>
    </w:p>
    <w:p w14:paraId="1B680702" w14:textId="77777777" w:rsidR="009E73F9" w:rsidRDefault="00000000">
      <w:pPr>
        <w:pStyle w:val="ListParagraph"/>
        <w:numPr>
          <w:ilvl w:val="0"/>
          <w:numId w:val="2"/>
        </w:numPr>
        <w:spacing w:after="60"/>
      </w:pPr>
      <w:r>
        <w:t>Per-Account toggle: consumer can disable notifications from a specific followed Account while keeping others active</w:t>
      </w:r>
    </w:p>
    <w:p w14:paraId="00E1A728" w14:textId="77777777" w:rsidR="009E73F9" w:rsidRDefault="00000000">
      <w:pPr>
        <w:pStyle w:val="ListParagraph"/>
        <w:numPr>
          <w:ilvl w:val="0"/>
          <w:numId w:val="2"/>
        </w:numPr>
        <w:spacing w:after="60"/>
      </w:pPr>
      <w:r>
        <w:t>Per-notification-type preferences may be added in future versions</w:t>
      </w:r>
    </w:p>
    <w:p w14:paraId="6BD64B52" w14:textId="77777777" w:rsidR="009E73F9" w:rsidRDefault="009E73F9">
      <w:pPr>
        <w:spacing w:after="80"/>
      </w:pPr>
    </w:p>
    <w:p w14:paraId="171485EC" w14:textId="77777777" w:rsidR="009E73F9" w:rsidRDefault="00000000">
      <w:pPr>
        <w:spacing w:after="120"/>
      </w:pPr>
      <w:r>
        <w:rPr>
          <w:b/>
          <w:bCs/>
        </w:rPr>
        <w:t>Acceptance Criteria:</w:t>
      </w:r>
    </w:p>
    <w:p w14:paraId="09627ACA" w14:textId="77777777" w:rsidR="009E73F9" w:rsidRDefault="00000000">
      <w:pPr>
        <w:pStyle w:val="ListParagraph"/>
        <w:numPr>
          <w:ilvl w:val="0"/>
          <w:numId w:val="2"/>
        </w:numPr>
        <w:spacing w:after="60"/>
      </w:pPr>
      <w:r>
        <w:t>AC-7.13.1: Notification preferences are configurable at both global and per-Account levels.</w:t>
      </w:r>
    </w:p>
    <w:p w14:paraId="1054357F" w14:textId="77777777" w:rsidR="00AA0001" w:rsidRDefault="00000000">
      <w:pPr>
        <w:spacing w:after="120"/>
      </w:pPr>
      <w:r>
        <w:t xml:space="preserve">Settings are organized into two separate screens: Preferences (notification preferences, display settings, and app behavior) and Privacy (blocked friends, blocked hosts, data sharing controls, and account privacy settings). The Privacy screen contains two separate blocking sections: Blocked Friends (showing blocked friend connections with unblock option) and Blocked Hosts (showing blocked host accounts with unblock option). Both sections are also accessible via 3-dot menus on the Friends and Following pages respectively. See Section 7.7 for Blocked Hosts rules and Section 7.8 for Blocked Friends rules.</w:t>
      </w:r>
    </w:p>
    <w:p w14:paraId="220D58DF" w14:textId="77777777" w:rsidR="009E73F9" w:rsidRDefault="00000000">
      <w:pPr>
        <w:pStyle w:val="ListParagraph"/>
        <w:numPr>
          <w:ilvl w:val="0"/>
          <w:numId w:val="2"/>
        </w:numPr>
        <w:spacing w:after="60"/>
      </w:pPr>
      <w:r>
        <w:t>AC-7.13.2: Per-Account toggle is available in the Following screen or Account profile.</w:t>
      </w:r>
    </w:p>
    <w:p w14:paraId="75173368" w14:textId="77777777" w:rsidR="009E73F9" w:rsidRDefault="00000000">
      <w:pPr>
        <w:pStyle w:val="ListParagraph"/>
        <w:numPr>
          <w:ilvl w:val="0"/>
          <w:numId w:val="2"/>
        </w:numPr>
        <w:spacing w:after="60"/>
      </w:pPr>
      <w:r>
        <w:t>AC-7.13.3: Drop Canceled notification is delivered within 60 seconds of cancellation.</w:t>
      </w:r>
    </w:p>
    <w:p w14:paraId="161C192A" w14:textId="77777777" w:rsidR="009E73F9" w:rsidRDefault="00000000">
      <w:pPr>
        <w:pStyle w:val="ListParagraph"/>
        <w:numPr>
          <w:ilvl w:val="0"/>
          <w:numId w:val="2"/>
        </w:numPr>
        <w:spacing w:after="60"/>
      </w:pPr>
      <w:r>
        <w:t>AC-7.13.4: Transfer Received SMS includes a claim link and works for non-app users.</w:t>
      </w:r>
    </w:p>
    <w:p w14:paraId="4EFE27D0" w14:textId="77777777" w:rsidR="009E73F9" w:rsidRDefault="00000000">
      <w:pPr>
        <w:pStyle w:val="ListParagraph"/>
        <w:numPr>
          <w:ilvl w:val="0"/>
          <w:numId w:val="2"/>
        </w:numPr>
        <w:spacing w:after="60"/>
      </w:pPr>
      <w:r>
        <w:t>AC-7.13.5: Drop Live notification is sent to Host and accepted Partners with unique attribution URLs.</w:t>
      </w:r>
    </w:p>
    <w:p w14:paraId="074A4250" w14:textId="77777777" w:rsidR="009E73F9" w:rsidRDefault="009E73F9">
      <w:pPr>
        <w:spacing w:after="80"/>
      </w:pPr>
    </w:p>
    <w:p w14:paraId="38B9ECF5" w14:textId="77777777" w:rsidR="00AA0001" w:rsidRDefault="00000000">
      <w:pPr>
        <w:pStyle w:val="Heading2"/>
      </w:pPr>
      <w:bookmarkStart w:id="920" w:name="_Toc92099"/>
      <w:r>
        <w:t>7.14 Inbox</w:t>
      </w:r>
      <w:bookmarkEnd w:id="920"/>
    </w:p>
    <w:p w14:paraId="23470DEA" w14:textId="77777777" w:rsidR="00AA0001" w:rsidRDefault="00000000">
      <w:pPr>
        <w:spacing w:after="120"/>
      </w:pPr>
      <w:r>
        <w:t xml:space="preserve">The Inbox is the consumer’s notification and message center, combining activity alerts and social messaging in a single view.</w:t>
      </w:r>
    </w:p>
    <w:p w14:paraId="00000000" w14:textId="77777777" w:rsidR="00AA0001" w:rsidRDefault="00AA0001">
      <w:pPr>
        <w:spacing w:after="80"/>
      </w:pPr>
    </w:p>
    <w:p w14:paraId="0C6FA83F" w14:textId="77777777" w:rsidR="00AA0001" w:rsidRDefault="00000000">
      <w:pPr>
        <w:spacing w:after="120"/>
      </w:pPr>
      <w:r>
        <w:t xml:space="preserve">Tonight Strip: At the top of the Inbox, a horizontal scrollable strip shows friends who have tickets for Drops happening tonight. Each friend appears as an avatar with their name. Tapping a friend’s avatar opens a contextual view showing which Drop they are attending.</w:t>
      </w:r>
    </w:p>
    <w:p w14:paraId="60184B50" w14:textId="77777777" w:rsidR="00AA0001" w:rsidRDefault="00000000">
      <w:pPr>
        <w:spacing w:after="120"/>
      </w:pPr>
      <w:r>
        <w:t xml:space="preserve">Friend Activity Feed: Below the Tonight strip, the Inbox includes friend activity items such as “Sarah reserved 2 tickets for Wine Tasting” and “Mike checked in at Jazz Night.” These social signals reinforce FOMO and drive organic discovery through existing friend networks.</w:t>
      </w:r>
    </w:p>
    <w:p w14:paraId="4D06CC6A" w14:textId="77777777" w:rsidR="00AA0001" w:rsidRDefault="00000000">
      <w:pPr>
        <w:spacing w:after="120"/>
      </w:pPr>
      <w:r>
        <w:t xml:space="preserve">Filtered Views: The Inbox supports filter tabs (All, Messages, Activity, Drops) to help users quickly find relevant notifications. Each filter shows an empty state with contextual messaging when no items match the filter (e.g., “No messages yet — start a conversation with a friend”).</w:t>
      </w:r>
    </w:p>
    <w:p w14:paraId="11C7E148" w14:textId="77777777" w:rsidR="00AA0001" w:rsidRDefault="00000000">
      <w:pPr>
        <w:spacing w:after="120"/>
      </w:pPr>
      <w:r>
        <w:t xml:space="preserve">Empty/Quiet State: When the Inbox has no recent activity, it shows a friendly empty state with suggestions such as “Follow more accounts to see activity here” or “Check out what your friends are up to.”</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E4B00D2" w14:textId="77777777" w:rsidR="00AA0001" w:rsidRDefault="00000000">
      <w:pPr>
        <w:spacing w:after="120"/>
      </w:pPr>
      <w:r>
        <w:t xml:space="preserve">AC-7.14.1: Tonight strip displays friends with tickets for today’s Drops in a horizontally scrollable row.</w:t>
      </w:r>
    </w:p>
    <w:p w14:paraId="4C362179" w14:textId="77777777" w:rsidR="00AA0001" w:rsidRDefault="00000000">
      <w:pPr>
        <w:spacing w:after="120"/>
      </w:pPr>
      <w:r>
        <w:t xml:space="preserve">AC-7.14.2: Friend activity items show reservation and check-in events from mutual friends.</w:t>
      </w:r>
    </w:p>
    <w:p w14:paraId="2814AD38" w14:textId="77777777" w:rsidR="00AA0001" w:rsidRDefault="00000000">
      <w:pPr>
        <w:spacing w:after="120"/>
      </w:pPr>
      <w:r>
        <w:t xml:space="preserve">AC-7.14.3: Filter tabs (All, Messages, Activity, Drops) each display an appropriate empty state when no items match.</w:t>
      </w:r>
    </w:p>
    <w:p w14:paraId="58712964" w14:textId="77777777" w:rsidR="00AA0001" w:rsidRDefault="00000000">
      <w:pPr>
        <w:spacing w:after="120"/>
      </w:pPr>
      <w:r>
        <w:t xml:space="preserve">AC-7.14.4: Empty Inbox shows contextual suggestions for engagement.</w:t>
      </w:r>
    </w:p>
    <w:p w14:paraId="00000000" w14:textId="77777777" w:rsidR="00AA0001" w:rsidRDefault="00AA0001">
      <w:pPr>
        <w:spacing w:after="80"/>
      </w:pPr>
    </w:p>
    <w:p w14:paraId="7908D452" w14:textId="77777777" w:rsidR="00AA0001" w:rsidRDefault="00000000">
      <w:pPr>
        <w:pStyle w:val="Heading2"/>
      </w:pPr>
      <w:bookmarkStart w:id="921" w:name="_Toc92199"/>
      <w:r>
        <w:t>7.15 Performance Requirements</w:t>
      </w:r>
      <w:bookmarkEnd w:id="921"/>
    </w:p>
    <w:p w14:paraId="6866749C" w14:textId="77777777" w:rsidR="009E73F9" w:rsidRDefault="00000000">
      <w:pPr>
        <w:spacing w:after="120"/>
      </w:pPr>
      <w:r>
        <w:t>The consumer app must meet the following performance benchmarks to ensure a fast, responsive experience:</w:t>
      </w:r>
    </w:p>
    <w:p w14:paraId="3D948613"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1E185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5E854FB"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10DF00" w14:textId="77777777" w:rsidR="009E73F9" w:rsidRDefault="00000000">
            <w:r>
              <w:rPr>
                <w:b/>
                <w:bCs/>
                <w:sz w:val="20"/>
                <w:szCs w:val="20"/>
              </w:rPr>
              <w:t>Target Latency</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B47D738" w14:textId="77777777" w:rsidR="009E73F9" w:rsidRDefault="00000000">
            <w:r>
              <w:rPr>
                <w:b/>
                <w:bCs/>
                <w:sz w:val="20"/>
                <w:szCs w:val="20"/>
              </w:rPr>
              <w:t>Measurement Conditions</w:t>
            </w:r>
          </w:p>
        </w:tc>
      </w:tr>
      <w:tr w:rsidR="009E73F9" w14:paraId="503DB2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3A6E2" w14:textId="77777777" w:rsidR="009E73F9" w:rsidRDefault="00000000">
            <w:r>
              <w:rPr>
                <w:sz w:val="20"/>
                <w:szCs w:val="20"/>
              </w:rPr>
              <w:t>Feed load (initial)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0498"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B028D" w14:textId="77777777" w:rsidR="009E73F9" w:rsidRDefault="00000000">
            <w:r>
              <w:rPr>
                <w:sz w:val="20"/>
                <w:szCs w:val="20"/>
              </w:rPr>
              <w:t>4G connection, first meaningful paint</w:t>
            </w:r>
          </w:p>
        </w:tc>
      </w:tr>
      <w:tr w:rsidR="009E73F9" w14:paraId="176CE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4FDA8" w14:textId="77777777" w:rsidR="009E73F9" w:rsidRDefault="00000000">
            <w:r>
              <w:rPr>
                <w:sz w:val="20"/>
                <w:szCs w:val="20"/>
              </w:rPr>
              <w:t>Drop detail load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3FAD0"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9BCCE" w14:textId="77777777" w:rsidR="009E73F9" w:rsidRDefault="00000000">
            <w:r>
              <w:rPr>
                <w:sz w:val="20"/>
                <w:szCs w:val="20"/>
              </w:rPr>
              <w:t>From feed card tap to full detail render</w:t>
            </w:r>
          </w:p>
        </w:tc>
      </w:tr>
      <w:tr w:rsidR="009E73F9" w14:paraId="09AB3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9E08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8B0A1"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CF2CB" w14:textId="77777777" w:rsidR="009E73F9" w:rsidRDefault="00000000">
            <w:r>
              <w:rPr>
                <w:sz w:val="20"/>
                <w:szCs w:val="20"/>
              </w:rPr>
              <w:t>From confirm tap to success screen</w:t>
            </w:r>
          </w:p>
        </w:tc>
      </w:tr>
      <w:tr w:rsidR="009E73F9" w14:paraId="57821D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94A7A" w14:textId="77777777" w:rsidR="009E73F9" w:rsidRDefault="00000000">
            <w:r>
              <w:rPr>
                <w:sz w:val="20"/>
                <w:szCs w:val="20"/>
              </w:rPr>
              <w:t>Capacity updates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AD628"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679FA" w14:textId="77777777" w:rsidR="009E73F9" w:rsidRDefault="00000000">
            <w:r>
              <w:rPr>
                <w:sz w:val="20"/>
                <w:szCs w:val="20"/>
              </w:rPr>
              <w:t>Time from capacity change on server to UI update</w:t>
            </w:r>
          </w:p>
        </w:tc>
      </w:tr>
    </w:tbl>
    <w:p w14:paraId="35A6FBE7" w14:textId="77777777" w:rsidR="009E73F9" w:rsidRDefault="009E73F9">
      <w:pPr>
        <w:spacing w:after="80"/>
      </w:pPr>
    </w:p>
    <w:p w14:paraId="621AA69B" w14:textId="77777777" w:rsidR="009E73F9" w:rsidRDefault="00000000">
      <w:pPr>
        <w:spacing w:after="120"/>
      </w:pPr>
      <w:r>
        <w:rPr>
          <w:b/>
          <w:bCs/>
        </w:rPr>
        <w:t>Acceptance Criteria:</w:t>
      </w:r>
    </w:p>
    <w:p w14:paraId="33767268" w14:textId="77777777" w:rsidR="009E73F9" w:rsidRDefault="00000000">
      <w:pPr>
        <w:pStyle w:val="ListParagraph"/>
        <w:numPr>
          <w:ilvl w:val="0"/>
          <w:numId w:val="2"/>
        </w:numPr>
        <w:spacing w:after="60"/>
      </w:pPr>
      <w:r>
        <w:t>AC-7.14.1: Feed load first meaningful paint under 2 seconds on a 4G connection.</w:t>
      </w:r>
    </w:p>
    <w:p w14:paraId="620FE169" w14:textId="77777777" w:rsidR="009E73F9" w:rsidRDefault="00000000">
      <w:pPr>
        <w:pStyle w:val="ListParagraph"/>
        <w:numPr>
          <w:ilvl w:val="0"/>
          <w:numId w:val="2"/>
        </w:numPr>
        <w:spacing w:after="60"/>
      </w:pPr>
      <w:r>
        <w:t>AC-7.14.2: Drop detail renders in under 1 second from tap.</w:t>
      </w:r>
    </w:p>
    <w:p w14:paraId="16476CFD" w14:textId="77777777" w:rsidR="009E73F9" w:rsidRDefault="00000000">
      <w:pPr>
        <w:pStyle w:val="ListParagraph"/>
        <w:numPr>
          <w:ilvl w:val="0"/>
          <w:numId w:val="2"/>
        </w:numPr>
        <w:spacing w:after="60"/>
      </w:pPr>
      <w:r>
        <w:t>AC-7.14.3: Checkout completes in under 5 seconds from confirmation.</w:t>
      </w:r>
    </w:p>
    <w:p w14:paraId="4D2CD258" w14:textId="77777777" w:rsidR="009E73F9" w:rsidRDefault="00000000">
      <w:pPr>
        <w:pStyle w:val="ListParagraph"/>
        <w:numPr>
          <w:ilvl w:val="0"/>
          <w:numId w:val="2"/>
        </w:numPr>
        <w:spacing w:after="60"/>
      </w:pPr>
      <w:r>
        <w:t>AC-7.14.4: Capacity updates reflected in the UI within 5 seconds of server-side change.</w:t>
      </w:r>
    </w:p>
    <w:p w14:paraId="3A1F0001" w14:textId="77777777" w:rsidR="009E73F9" w:rsidRDefault="009E73F9">
      <w:pPr>
        <w:spacing w:after="80"/>
      </w:pPr>
    </w:p>
    <w:p w14:paraId="3A1F0002" w14:textId="77777777" w:rsidR="009E73F9" w:rsidRDefault="00000000">
      <w:pPr>
        <w:pStyle w:val="Heading2"/>
      </w:pPr>
      <w:bookmarkStart w:id="941" w:name="_Toc228879622"/>
      <w:r>
        <w:t>7.16 Report Drop</w:t>
      </w:r>
      <w:bookmarkEnd w:id="941"/>
    </w:p>
    <w:p w14:paraId="3A1F0003" w14:textId="77777777" w:rsidR="009E73F9" w:rsidRDefault="00000000">
      <w:pPr>
        <w:spacing w:after="120"/>
      </w:pPr>
      <w:r>
        <w:t>Consumers can report a Drop they believe violates community guidelines. The report flow is accessible from the Drop detail view via a 3-dot menu. Reporting is anonymous to the host and does not affect the consumer’s access to the Drop or their existing tickets.</w:t>
      </w:r>
    </w:p>
    <w:p w14:paraId="3A1F0004" w14:textId="77777777" w:rsidR="009E73F9" w:rsidRDefault="009E73F9">
      <w:pPr>
        <w:spacing w:after="80"/>
      </w:pPr>
    </w:p>
    <w:p w14:paraId="3A1F0005" w14:textId="77777777" w:rsidR="009E73F9" w:rsidRDefault="00000000">
      <w:pPr>
        <w:spacing w:after="120"/>
      </w:pPr>
      <w:r>
        <w:rPr>
          <w:b/>
          <w:bCs/>
        </w:rPr>
        <w:t>Report Reasons:</w:t>
      </w:r>
    </w:p>
    <w:p w14:paraId="3A1F0006" w14:textId="77777777" w:rsidR="009E73F9" w:rsidRDefault="00000000">
      <w:pPr>
        <w:pStyle w:val="ListParagraph"/>
        <w:numPr>
          <w:ilvl w:val="0"/>
          <w:numId w:val="2"/>
        </w:numPr>
        <w:spacing w:after="60"/>
      </w:pPr>
      <w:r>
        <w:t>Misleading content</w:t>
      </w:r>
    </w:p>
    <w:p w14:paraId="3A1F0007" w14:textId="77777777" w:rsidR="009E73F9" w:rsidRDefault="00000000">
      <w:pPr>
        <w:pStyle w:val="ListParagraph"/>
        <w:numPr>
          <w:ilvl w:val="0"/>
          <w:numId w:val="2"/>
        </w:numPr>
        <w:spacing w:after="60"/>
      </w:pPr>
      <w:r>
        <w:t>Inappropriate</w:t>
      </w:r>
    </w:p>
    <w:p w14:paraId="3A1F0008" w14:textId="77777777" w:rsidR="009E73F9" w:rsidRDefault="00000000">
      <w:pPr>
        <w:pStyle w:val="ListParagraph"/>
        <w:numPr>
          <w:ilvl w:val="0"/>
          <w:numId w:val="2"/>
        </w:numPr>
        <w:spacing w:after="60"/>
      </w:pPr>
      <w:r>
        <w:t>Spam or scam</w:t>
      </w:r>
    </w:p>
    <w:p w14:paraId="3A1F0009" w14:textId="77777777" w:rsidR="009E73F9" w:rsidRDefault="00000000">
      <w:pPr>
        <w:pStyle w:val="ListParagraph"/>
        <w:numPr>
          <w:ilvl w:val="0"/>
          <w:numId w:val="2"/>
        </w:numPr>
        <w:spacing w:after="60"/>
      </w:pPr>
      <w:r>
        <w:t>Safety concern</w:t>
      </w:r>
    </w:p>
    <w:p w14:paraId="3A1F000A" w14:textId="77777777" w:rsidR="009E73F9" w:rsidRDefault="00000000">
      <w:pPr>
        <w:pStyle w:val="ListParagraph"/>
        <w:numPr>
          <w:ilvl w:val="0"/>
          <w:numId w:val="2"/>
        </w:numPr>
        <w:spacing w:after="60"/>
      </w:pPr>
      <w:r>
        <w:t>Other (free-text reason)</w:t>
      </w:r>
    </w:p>
    <w:p w14:paraId="3A1F000B" w14:textId="77777777" w:rsidR="009E73F9" w:rsidRDefault="009E73F9">
      <w:pPr>
        <w:spacing w:after="80"/>
      </w:pPr>
    </w:p>
    <w:p w14:paraId="3A1F000C" w14:textId="77777777" w:rsidR="009E73F9" w:rsidRDefault="00000000">
      <w:pPr>
        <w:spacing w:after="120"/>
      </w:pPr>
      <w:r>
        <w:rPr>
          <w:b/>
          <w:bCs/>
        </w:rPr>
        <w:t>Flow:</w:t>
      </w:r>
    </w:p>
    <w:p w14:paraId="3A1F000D" w14:textId="77777777" w:rsidR="009E73F9" w:rsidRDefault="00000000">
      <w:pPr>
        <w:pStyle w:val="ListParagraph"/>
        <w:numPr>
          <w:ilvl w:val="0"/>
          <w:numId w:val="2"/>
        </w:numPr>
        <w:spacing w:after="60"/>
      </w:pPr>
      <w:r>
        <w:t>Consumer taps 3-dot menu on Drop detail view and selects “Report Drop”</w:t>
      </w:r>
    </w:p>
    <w:p w14:paraId="3A1F000E" w14:textId="77777777" w:rsidR="009E73F9" w:rsidRDefault="00000000">
      <w:pPr>
        <w:pStyle w:val="ListParagraph"/>
        <w:numPr>
          <w:ilvl w:val="0"/>
          <w:numId w:val="2"/>
        </w:numPr>
        <w:spacing w:after="60"/>
      </w:pPr>
      <w:r>
        <w:t>Modal presents the five report reasons as tappable buttons</w:t>
      </w:r>
    </w:p>
    <w:p w14:paraId="3A1F000F" w14:textId="77777777" w:rsidR="009E73F9" w:rsidRDefault="00000000">
      <w:pPr>
        <w:pStyle w:val="ListParagraph"/>
        <w:numPr>
          <w:ilvl w:val="0"/>
          <w:numId w:val="2"/>
        </w:numPr>
        <w:spacing w:after="60"/>
      </w:pPr>
      <w:r>
        <w:t>Consumer selects a reason; a confirmation modal displays “Report submitted” with a brief acknowledgment (“We’ll review this drop.”)</w:t>
      </w:r>
    </w:p>
    <w:p w14:paraId="3A1F0010" w14:textId="77777777" w:rsidR="009E73F9" w:rsidRDefault="00000000">
      <w:pPr>
        <w:pStyle w:val="ListParagraph"/>
        <w:numPr>
          <w:ilvl w:val="0"/>
          <w:numId w:val="2"/>
        </w:numPr>
        <w:spacing w:after="60"/>
      </w:pPr>
      <w:r>
        <w:t>Consumer taps “Got it” to dismiss and returns to the Drop detail view</w:t>
      </w:r>
    </w:p>
    <w:p w14:paraId="3A1F0011" w14:textId="77777777" w:rsidR="009E73F9" w:rsidRDefault="009E73F9">
      <w:pPr>
        <w:spacing w:after="80"/>
      </w:pPr>
    </w:p>
    <w:p w14:paraId="3A1F0012" w14:textId="77777777" w:rsidR="009E73F9" w:rsidRDefault="00000000">
      <w:pPr>
        <w:spacing w:after="120"/>
      </w:pPr>
      <w:r>
        <w:rPr>
          <w:b/>
          <w:bCs/>
        </w:rPr>
        <w:t>Acceptance Criteria:</w:t>
      </w:r>
    </w:p>
    <w:p w14:paraId="3A1F0013" w14:textId="77777777" w:rsidR="009E73F9" w:rsidRDefault="00000000">
      <w:pPr>
        <w:pStyle w:val="ListParagraph"/>
        <w:numPr>
          <w:ilvl w:val="0"/>
          <w:numId w:val="2"/>
        </w:numPr>
        <w:spacing w:after="60"/>
      </w:pPr>
      <w:r>
        <w:t>AC-7.16.1: Report Drop option is accessible from the 3-dot menu on the Drop detail view.</w:t>
      </w:r>
    </w:p>
    <w:p w14:paraId="3A1F0014" w14:textId="77777777" w:rsidR="009E73F9" w:rsidRDefault="00000000">
      <w:pPr>
        <w:pStyle w:val="ListParagraph"/>
        <w:numPr>
          <w:ilvl w:val="0"/>
          <w:numId w:val="2"/>
        </w:numPr>
        <w:spacing w:after="60"/>
      </w:pPr>
      <w:r>
        <w:t>AC-7.16.2: Five report reasons are presented: Misleading content, Inappropriate, Spam or scam, Safety concern, Other.</w:t>
      </w:r>
    </w:p>
    <w:p w14:paraId="3A1F0015" w14:textId="77777777" w:rsidR="009E73F9" w:rsidRDefault="00000000">
      <w:pPr>
        <w:pStyle w:val="ListParagraph"/>
        <w:numPr>
          <w:ilvl w:val="0"/>
          <w:numId w:val="2"/>
        </w:numPr>
        <w:spacing w:after="60"/>
      </w:pPr>
      <w:r>
        <w:t>AC-7.16.3: After selecting a reason, a confirmation modal displays “Report submitted” with acknowledgment text.</w:t>
      </w:r>
    </w:p>
    <w:p w14:paraId="3A1F0016" w14:textId="77777777" w:rsidR="009E73F9" w:rsidRDefault="00000000">
      <w:pPr>
        <w:pStyle w:val="ListParagraph"/>
        <w:numPr>
          <w:ilvl w:val="0"/>
          <w:numId w:val="2"/>
        </w:numPr>
        <w:spacing w:after="60"/>
      </w:pPr>
      <w:r>
        <w:t>AC-7.16.4: Reports are anonymous to the host. The host is not notified that a report was filed.</w:t>
      </w:r>
    </w:p>
    <w:p w14:paraId="3A1F0017" w14:textId="77777777" w:rsidR="009E73F9" w:rsidRDefault="00000000">
      <w:pPr>
        <w:pStyle w:val="ListParagraph"/>
        <w:numPr>
          <w:ilvl w:val="0"/>
          <w:numId w:val="2"/>
        </w:numPr>
        <w:spacing w:after="60"/>
      </w:pPr>
      <w:r>
        <w:t>AC-7.16.5: Reporting a Drop does not affect the consumer’s existing tickets or access to the Drop.</w:t>
      </w:r>
    </w:p>
    <w:p w14:paraId="3A1F0018" w14:textId="77777777" w:rsidR="009E73F9" w:rsidRDefault="00000000">
      <w:pPr>
        <w:pStyle w:val="ListParagraph"/>
        <w:numPr>
          <w:ilvl w:val="0"/>
          <w:numId w:val="2"/>
        </w:numPr>
        <w:spacing w:after="60"/>
      </w:pPr>
      <w:r>
        <w:t>AC-7.16.6: Reports are queued for review in the Nigh Support internal tools (Trust &amp; Safety queue).</w:t>
      </w:r>
    </w:p>
    <w:p w14:paraId="4B8E48CB" w14:textId="77777777" w:rsidR="009E73F9" w:rsidRDefault="00000000">
      <w:r>
        <w:br w:type="page"/>
      </w:r>
    </w:p>
    <w:p w14:paraId="2C8B70E2" w14:textId="77777777" w:rsidR="009E73F9" w:rsidRDefault="00000000">
      <w:pPr>
        <w:pStyle w:val="Heading1"/>
      </w:pPr>
      <w:bookmarkStart w:id="138" w:name="_Toc228879471"/>
      <w:r>
        <w:lastRenderedPageBreak/>
        <w:t>8. Host App (Nigh Host Mobile)</w:t>
      </w:r>
      <w:bookmarkEnd w:id="138"/>
    </w:p>
    <w:p w14:paraId="7C765F78" w14:textId="77777777" w:rsidR="009E73F9" w:rsidRDefault="00000000">
      <w:pPr>
        <w:spacing w:after="120"/>
      </w:pPr>
      <w:r>
        <w:t>Nigh Host is the mobile application for business hosts. It is the primary tool for creating Drops, managing check-ins, viewing analytics, and operating the day-of-event experience. Optimized for on-the-ground operations with one-hand usability and quick-action patterns.</w:t>
      </w:r>
    </w:p>
    <w:p w14:paraId="643988D6" w14:textId="77777777" w:rsidR="009E73F9" w:rsidRDefault="009E73F9">
      <w:pPr>
        <w:spacing w:after="80"/>
      </w:pPr>
    </w:p>
    <w:p w14:paraId="0E435888" w14:textId="77777777" w:rsidR="009E73F9" w:rsidRDefault="00000000">
      <w:pPr>
        <w:pStyle w:val="Heading2"/>
      </w:pPr>
      <w:bookmarkStart w:id="139" w:name="_Toc228879472"/>
      <w:r>
        <w:t>8.1 Overview</w:t>
      </w:r>
      <w:bookmarkEnd w:id="139"/>
    </w:p>
    <w:p w14:paraId="48A80444" w14:textId="77777777" w:rsidR="009E73F9" w:rsidRDefault="00000000">
      <w:pPr>
        <w:spacing w:after="120"/>
      </w:pPr>
      <w:r>
        <w:t>The Host app serves as the primary operational tool for hosts. Key capabilities include: Drop creation and management, guest check-in via QR scanning, real-time analytics and Liveview, Account and team management, partner relationship management, and Niya AI assistance. The app is designed for speed during live events, with critical actions (check-in, capacity view) accessible within 1-2 taps from any screen.</w:t>
      </w:r>
    </w:p>
    <w:p w14:paraId="70B87AA5" w14:textId="77777777" w:rsidR="009E73F9" w:rsidRDefault="009E73F9">
      <w:pPr>
        <w:spacing w:after="80"/>
      </w:pPr>
    </w:p>
    <w:p w14:paraId="7045F2E4" w14:textId="77777777" w:rsidR="009E73F9" w:rsidRDefault="00000000">
      <w:pPr>
        <w:pStyle w:val="Heading2"/>
      </w:pPr>
      <w:bookmarkStart w:id="140" w:name="_Toc228879473"/>
      <w:r>
        <w:t>8.2 Home / Liveview</w:t>
      </w:r>
      <w:bookmarkEnd w:id="140"/>
    </w:p>
    <w:p w14:paraId="468404B2" w14:textId="77777777" w:rsidR="009E73F9" w:rsidRDefault="00000000">
      <w:pPr>
        <w:spacing w:after="120"/>
      </w:pPr>
      <w:r>
        <w:t>The Home screen adapts based on whether a Drop is currently active. When a Drop is Live, the Home screen transforms into Liveview -- a real-time operational dashboard optimized for on-the-ground event management.</w:t>
      </w:r>
    </w:p>
    <w:p w14:paraId="51B501D8" w14:textId="77777777" w:rsidR="009E73F9" w:rsidRDefault="009E73F9">
      <w:pPr>
        <w:spacing w:after="80"/>
      </w:pPr>
    </w:p>
    <w:p w14:paraId="2814ABDD" w14:textId="77777777" w:rsidR="009E73F9" w:rsidRDefault="00000000">
      <w:pPr>
        <w:spacing w:after="120"/>
      </w:pPr>
      <w:r>
        <w:rPr>
          <w:b/>
          <w:bCs/>
        </w:rPr>
        <w:t>Liveview Elements (Active Drop):</w:t>
      </w:r>
    </w:p>
    <w:p w14:paraId="3C120272" w14:textId="77777777" w:rsidR="009E73F9" w:rsidRDefault="00000000">
      <w:pPr>
        <w:pStyle w:val="ListParagraph"/>
        <w:numPr>
          <w:ilvl w:val="0"/>
          <w:numId w:val="2"/>
        </w:numPr>
        <w:spacing w:after="60"/>
      </w:pPr>
      <w:r>
        <w:t>Drop name and active status badge</w:t>
      </w:r>
    </w:p>
    <w:p w14:paraId="19F49BFE" w14:textId="77777777" w:rsidR="009E73F9" w:rsidRDefault="00000000">
      <w:pPr>
        <w:pStyle w:val="ListParagraph"/>
        <w:numPr>
          <w:ilvl w:val="0"/>
          <w:numId w:val="2"/>
        </w:numPr>
        <w:spacing w:after="60"/>
      </w:pPr>
      <w:r>
        <w:t>Time remaining until Drop ends</w:t>
      </w:r>
    </w:p>
    <w:p w14:paraId="58112B2D" w14:textId="77777777" w:rsidR="009E73F9" w:rsidRDefault="00000000">
      <w:pPr>
        <w:pStyle w:val="ListParagraph"/>
        <w:numPr>
          <w:ilvl w:val="0"/>
          <w:numId w:val="2"/>
        </w:numPr>
        <w:spacing w:after="60"/>
      </w:pPr>
      <w:r>
        <w:t>Check-in count (real-time, e.g., '47 of 100 checked in')</w:t>
      </w:r>
    </w:p>
    <w:p w14:paraId="25B23743" w14:textId="77777777" w:rsidR="009E73F9" w:rsidRDefault="00000000">
      <w:pPr>
        <w:pStyle w:val="ListParagraph"/>
        <w:numPr>
          <w:ilvl w:val="0"/>
          <w:numId w:val="2"/>
        </w:numPr>
        <w:spacing w:after="60"/>
      </w:pPr>
      <w:r>
        <w:t>Total capacity and remaining spots</w:t>
      </w:r>
    </w:p>
    <w:p w14:paraId="40FEDDFB" w14:textId="77777777" w:rsidR="009E73F9" w:rsidRDefault="00000000">
      <w:pPr>
        <w:pStyle w:val="ListParagraph"/>
        <w:numPr>
          <w:ilvl w:val="0"/>
          <w:numId w:val="2"/>
        </w:numPr>
        <w:spacing w:after="60"/>
      </w:pPr>
      <w:r>
        <w:t>Quick-action buttons: Check In (manual), Scan QR, Send Heads Up</w:t>
      </w:r>
    </w:p>
    <w:p w14:paraId="0C96BB75" w14:textId="77777777" w:rsidR="009E73F9" w:rsidRDefault="00000000">
      <w:pPr>
        <w:pStyle w:val="ListParagraph"/>
        <w:numPr>
          <w:ilvl w:val="0"/>
          <w:numId w:val="2"/>
        </w:numPr>
        <w:spacing w:after="60"/>
      </w:pPr>
      <w:r>
        <w:t>Live feed of recent check-ins and activity (scrollable, most recent first)</w:t>
      </w:r>
    </w:p>
    <w:p w14:paraId="0DA21FBE" w14:textId="77777777" w:rsidR="009E73F9" w:rsidRDefault="00000000">
      <w:pPr>
        <w:pStyle w:val="ListParagraph"/>
        <w:numPr>
          <w:ilvl w:val="0"/>
          <w:numId w:val="2"/>
        </w:numPr>
        <w:spacing w:after="60"/>
      </w:pPr>
      <w:r>
        <w:t>Alert indicators for anomalies (e.g., rapid check-in failures, capacity nearing limit)</w:t>
      </w:r>
    </w:p>
    <w:p w14:paraId="1FA88442" w14:textId="77777777" w:rsidR="009E73F9" w:rsidRDefault="009E73F9">
      <w:pPr>
        <w:spacing w:after="80"/>
      </w:pPr>
    </w:p>
    <w:p w14:paraId="1EE68F5A" w14:textId="77777777" w:rsidR="009E73F9" w:rsidRDefault="00000000">
      <w:pPr>
        <w:spacing w:after="120"/>
      </w:pPr>
      <w:r>
        <w:rPr>
          <w:b/>
          <w:bCs/>
        </w:rPr>
        <w:t>Post-Drop Summary:</w:t>
      </w:r>
    </w:p>
    <w:p w14:paraId="0E162C17" w14:textId="77777777" w:rsidR="009E73F9" w:rsidRDefault="00000000">
      <w:pPr>
        <w:spacing w:after="120"/>
      </w:pPr>
      <w:r>
        <w:t>After a Drop ends, the Home screen displays a post-event summary:</w:t>
      </w:r>
    </w:p>
    <w:p w14:paraId="03A63145" w14:textId="77777777" w:rsidR="009E73F9" w:rsidRDefault="00000000">
      <w:pPr>
        <w:pStyle w:val="ListParagraph"/>
        <w:numPr>
          <w:ilvl w:val="0"/>
          <w:numId w:val="2"/>
        </w:numPr>
        <w:spacing w:after="60"/>
      </w:pPr>
      <w:r>
        <w:t>Total attendees (checked-in count)</w:t>
      </w:r>
    </w:p>
    <w:p w14:paraId="19BCDF6A" w14:textId="77777777" w:rsidR="009E73F9" w:rsidRDefault="00000000">
      <w:pPr>
        <w:pStyle w:val="ListParagraph"/>
        <w:numPr>
          <w:ilvl w:val="0"/>
          <w:numId w:val="2"/>
        </w:numPr>
        <w:spacing w:after="60"/>
      </w:pPr>
      <w:r>
        <w:t>Total revenue (gross)</w:t>
      </w:r>
    </w:p>
    <w:p w14:paraId="7DD39396" w14:textId="77777777" w:rsidR="009E73F9" w:rsidRDefault="00000000">
      <w:pPr>
        <w:pStyle w:val="ListParagraph"/>
        <w:numPr>
          <w:ilvl w:val="0"/>
          <w:numId w:val="2"/>
        </w:numPr>
        <w:spacing w:after="60"/>
      </w:pPr>
      <w:r>
        <w:t>Check-in rate (checked in / total reserved, as percentage)</w:t>
      </w:r>
    </w:p>
    <w:p w14:paraId="38D1D688" w14:textId="77777777" w:rsidR="009E73F9" w:rsidRDefault="00000000">
      <w:pPr>
        <w:pStyle w:val="ListParagraph"/>
        <w:numPr>
          <w:ilvl w:val="0"/>
          <w:numId w:val="2"/>
        </w:numPr>
        <w:spacing w:after="60"/>
      </w:pPr>
      <w:r>
        <w:t>No-show count</w:t>
      </w:r>
    </w:p>
    <w:p w14:paraId="651FEE9B" w14:textId="77777777" w:rsidR="009E73F9" w:rsidRDefault="00000000">
      <w:pPr>
        <w:pStyle w:val="ListParagraph"/>
        <w:numPr>
          <w:ilvl w:val="0"/>
          <w:numId w:val="2"/>
        </w:numPr>
        <w:spacing w:after="60"/>
      </w:pPr>
      <w:r>
        <w:t>Flagged issues (if any, e.g., refund requests, anomalies)</w:t>
      </w:r>
    </w:p>
    <w:p w14:paraId="151189ED" w14:textId="77777777" w:rsidR="009E73F9" w:rsidRDefault="009E73F9">
      <w:pPr>
        <w:spacing w:after="80"/>
      </w:pPr>
    </w:p>
    <w:p w14:paraId="5CE505DD" w14:textId="77777777" w:rsidR="009E73F9" w:rsidRDefault="00000000">
      <w:pPr>
        <w:spacing w:after="120"/>
      </w:pPr>
      <w:r>
        <w:rPr>
          <w:b/>
          <w:bCs/>
        </w:rPr>
        <w:t>Acceptance Criteria:</w:t>
      </w:r>
    </w:p>
    <w:p w14:paraId="591ED509" w14:textId="77777777" w:rsidR="009E73F9" w:rsidRDefault="00000000">
      <w:pPr>
        <w:pStyle w:val="ListParagraph"/>
        <w:numPr>
          <w:ilvl w:val="0"/>
          <w:numId w:val="2"/>
        </w:numPr>
        <w:spacing w:after="60"/>
      </w:pPr>
      <w:r>
        <w:t>AC-8.2.1: Liveview displays real-time check-in count, capacity, and time remaining when a Drop is active.</w:t>
      </w:r>
    </w:p>
    <w:p w14:paraId="0EDFADBD" w14:textId="77777777" w:rsidR="009E73F9" w:rsidRDefault="00000000">
      <w:pPr>
        <w:pStyle w:val="ListParagraph"/>
        <w:numPr>
          <w:ilvl w:val="0"/>
          <w:numId w:val="2"/>
        </w:numPr>
        <w:spacing w:after="60"/>
      </w:pPr>
      <w:r>
        <w:lastRenderedPageBreak/>
        <w:t>AC-8.2.2: Quick-action buttons (Check In, Scan QR, Send Heads Up) are accessible from Liveview.</w:t>
      </w:r>
    </w:p>
    <w:p w14:paraId="3618DB9D" w14:textId="77777777" w:rsidR="009E73F9" w:rsidRDefault="00000000">
      <w:pPr>
        <w:pStyle w:val="ListParagraph"/>
        <w:numPr>
          <w:ilvl w:val="0"/>
          <w:numId w:val="2"/>
        </w:numPr>
        <w:spacing w:after="60"/>
      </w:pPr>
      <w:r>
        <w:t>AC-8.2.3: Post-Drop summary displays total attendees, revenue, check-in rate, and flagged issues.</w:t>
      </w:r>
    </w:p>
    <w:p w14:paraId="72ADF976" w14:textId="77777777" w:rsidR="009E73F9" w:rsidRDefault="00000000">
      <w:pPr>
        <w:pStyle w:val="ListParagraph"/>
        <w:numPr>
          <w:ilvl w:val="0"/>
          <w:numId w:val="2"/>
        </w:numPr>
        <w:spacing w:after="60"/>
      </w:pPr>
      <w:r>
        <w:t>AC-8.2.4: Live feed of recent activity updates in real-time.</w:t>
      </w:r>
    </w:p>
    <w:p w14:paraId="65D40D91" w14:textId="77777777" w:rsidR="00AA0001" w:rsidRDefault="00000000">
      <w:pPr>
        <w:spacing w:after="120"/>
      </w:pPr>
      <w:r>
        <w:t xml:space="preserve">Broadcast Window Display: The Liveview and Drop detail screens display the broadcast window timing (broadcast start and end times) alongside the drop start time. This information helps hosts understand when the drop will become visible to consumers and when purchase availability closes. For personal hosts, the broadcast end time defaults to 15 minutes before the drop start time.</w:t>
      </w:r>
    </w:p>
    <w:p w14:paraId="597B6BA1" w14:textId="77777777" w:rsidR="00AA0001" w:rsidRDefault="00000000">
      <w:pPr>
        <w:spacing w:after="120"/>
      </w:pPr>
      <w:r>
        <w:t xml:space="preserve">Check-In Button: The check-in button uses a distinct blue color (#0E4EF5) to differentiate it from other action buttons. After checking in a guest, the host sees the guest’s name with a green confirmed badge and is presented with Undo and Cancel Check-In actions for error correction.</w:t>
      </w:r>
    </w:p>
    <w:p w14:paraId="47AA2D61" w14:textId="77777777" w:rsidR="00AA0001" w:rsidRDefault="00000000">
      <w:pPr>
        <w:spacing w:after="120"/>
      </w:pPr>
      <w:r>
        <w:t xml:space="preserve">Age Restriction Display: The age restriction field is hidden for private-audience drops (Guest List Only, Friends Only) since the host controls the guest list directly. Age restriction is only displayed for public and follower-audience drops.</w:t>
      </w:r>
    </w:p>
    <w:p w14:paraId="1748257F" w14:textId="77777777" w:rsidR="009E73F9" w:rsidRDefault="009E73F9">
      <w:pPr>
        <w:spacing w:after="80"/>
      </w:pPr>
    </w:p>
    <w:p w14:paraId="45D335C1" w14:textId="77777777" w:rsidR="009E73F9" w:rsidRDefault="00000000">
      <w:pPr>
        <w:pStyle w:val="Heading2"/>
      </w:pPr>
      <w:bookmarkStart w:id="141" w:name="_Toc228879474"/>
      <w:r>
        <w:t>8.3 Drop Creation (Mobile)</w:t>
      </w:r>
      <w:bookmarkEnd w:id="141"/>
    </w:p>
    <w:p w14:paraId="52C204EE" w14:textId="77777777" w:rsidR="009E73F9" w:rsidRDefault="00000000">
      <w:pPr>
        <w:spacing w:after="120"/>
      </w:pPr>
      <w:r>
        <w:t>The Host app provides a streamlined Drop creation flow adapted for mobile form factors. The flow mirrors the web-based 4-step creation pattern (Section 3.3) with the same field requirements but optimized for touch input and one-hand operation.</w:t>
      </w:r>
    </w:p>
    <w:p w14:paraId="7843F3CD" w14:textId="77777777" w:rsidR="009E73F9" w:rsidRDefault="009E73F9">
      <w:pPr>
        <w:spacing w:after="80"/>
      </w:pPr>
    </w:p>
    <w:p w14:paraId="61ECFB67" w14:textId="77777777" w:rsidR="009E73F9" w:rsidRDefault="00000000">
      <w:pPr>
        <w:spacing w:after="120"/>
      </w:pPr>
      <w:r>
        <w:rPr>
          <w:b/>
          <w:bCs/>
        </w:rPr>
        <w:t>Mobile Adaptations:</w:t>
      </w:r>
    </w:p>
    <w:p w14:paraId="5B7588E4" w14:textId="77777777" w:rsidR="009E73F9" w:rsidRDefault="00000000">
      <w:pPr>
        <w:pStyle w:val="ListParagraph"/>
        <w:numPr>
          <w:ilvl w:val="0"/>
          <w:numId w:val="2"/>
        </w:numPr>
        <w:spacing w:after="60"/>
      </w:pPr>
      <w:r>
        <w:t>Step indicators at top (1/4, 2/4, etc.) with back/forward navigation</w:t>
      </w:r>
    </w:p>
    <w:p w14:paraId="471170F0" w14:textId="77777777" w:rsidR="009E73F9" w:rsidRDefault="00000000">
      <w:pPr>
        <w:pStyle w:val="ListParagraph"/>
        <w:numPr>
          <w:ilvl w:val="0"/>
          <w:numId w:val="2"/>
        </w:numPr>
        <w:spacing w:after="60"/>
      </w:pPr>
      <w:r>
        <w:t>Full-screen media capture using device camera</w:t>
      </w:r>
    </w:p>
    <w:p w14:paraId="0326866D" w14:textId="77777777" w:rsidR="009E73F9" w:rsidRDefault="00000000">
      <w:pPr>
        <w:pStyle w:val="ListParagraph"/>
        <w:numPr>
          <w:ilvl w:val="0"/>
          <w:numId w:val="2"/>
        </w:numPr>
        <w:spacing w:after="60"/>
      </w:pPr>
      <w:r>
        <w:t>Address entry with autocomplete (Google Places API)</w:t>
      </w:r>
    </w:p>
    <w:p w14:paraId="77FFB1E6" w14:textId="77777777" w:rsidR="009E73F9" w:rsidRDefault="00000000">
      <w:pPr>
        <w:pStyle w:val="ListParagraph"/>
        <w:numPr>
          <w:ilvl w:val="0"/>
          <w:numId w:val="2"/>
        </w:numPr>
        <w:spacing w:after="60"/>
      </w:pPr>
      <w:r>
        <w:t>Date/time pickers using native OS controls</w:t>
      </w:r>
    </w:p>
    <w:p w14:paraId="2758CE80" w14:textId="77777777" w:rsidR="009E73F9" w:rsidRDefault="00000000">
      <w:pPr>
        <w:pStyle w:val="ListParagraph"/>
        <w:numPr>
          <w:ilvl w:val="0"/>
          <w:numId w:val="2"/>
        </w:numPr>
        <w:spacing w:after="60"/>
      </w:pPr>
      <w:r>
        <w:t>Same validation rules and required fields as web creation</w:t>
      </w:r>
    </w:p>
    <w:p w14:paraId="14F6DE58" w14:textId="77777777" w:rsidR="009E73F9" w:rsidRDefault="009E73F9">
      <w:pPr>
        <w:spacing w:after="80"/>
      </w:pPr>
    </w:p>
    <w:p w14:paraId="5DBC8147" w14:textId="77777777" w:rsidR="009E73F9" w:rsidRDefault="00000000">
      <w:pPr>
        <w:spacing w:after="120"/>
      </w:pPr>
      <w:r>
        <w:rPr>
          <w:b/>
          <w:bCs/>
        </w:rPr>
        <w:t>Acceptance Criteria:</w:t>
      </w:r>
    </w:p>
    <w:p w14:paraId="23B85A2F" w14:textId="77777777" w:rsidR="009E73F9" w:rsidRDefault="00000000">
      <w:pPr>
        <w:pStyle w:val="ListParagraph"/>
        <w:numPr>
          <w:ilvl w:val="0"/>
          <w:numId w:val="2"/>
        </w:numPr>
        <w:spacing w:after="60"/>
      </w:pPr>
      <w:r>
        <w:t>AC-8.3.1: All fields required on web are required on mobile. No fields are omitted in the mobile flow.</w:t>
      </w:r>
    </w:p>
    <w:p w14:paraId="72688B4C" w14:textId="77777777" w:rsidR="009E73F9" w:rsidRDefault="00000000">
      <w:pPr>
        <w:pStyle w:val="ListParagraph"/>
        <w:numPr>
          <w:ilvl w:val="0"/>
          <w:numId w:val="2"/>
        </w:numPr>
        <w:spacing w:after="60"/>
      </w:pPr>
      <w:r>
        <w:t>AC-8.3.2: Media can be captured directly from device camera or selected from device gallery.</w:t>
      </w:r>
    </w:p>
    <w:p w14:paraId="2FB4D4BA" w14:textId="77777777" w:rsidR="009E73F9" w:rsidRDefault="00000000">
      <w:pPr>
        <w:pStyle w:val="ListParagraph"/>
        <w:numPr>
          <w:ilvl w:val="0"/>
          <w:numId w:val="2"/>
        </w:numPr>
        <w:spacing w:after="60"/>
      </w:pPr>
      <w:r>
        <w:t>AC-8.3.3: Address autocomplete functions on mobile with the same accuracy as web.</w:t>
      </w:r>
    </w:p>
    <w:p w14:paraId="4751AF9F" w14:textId="77777777" w:rsidR="009E73F9" w:rsidRDefault="009E73F9">
      <w:pPr>
        <w:spacing w:after="80"/>
      </w:pPr>
    </w:p>
    <w:p w14:paraId="23CB4E9D" w14:textId="77777777" w:rsidR="009E73F9" w:rsidRDefault="00000000">
      <w:pPr>
        <w:pStyle w:val="Heading2"/>
      </w:pPr>
      <w:bookmarkStart w:id="142" w:name="_Toc228879475"/>
      <w:r>
        <w:t>8.4 Guest Management (Guests Page)</w:t>
      </w:r>
      <w:bookmarkEnd w:id="142"/>
    </w:p>
    <w:p w14:paraId="4993AD6F" w14:textId="77777777" w:rsidR="009E73F9" w:rsidRDefault="00000000">
      <w:pPr>
        <w:spacing w:after="120"/>
      </w:pPr>
      <w:r>
        <w:t>The Guests page provides hosts with a view of their guest list and attendance history. Follower management has been consolidated into a dedicated Followers page (see Section 2.8). The Guests page focuses on guest list contacts, attendance tracking, and drop-specific filtering.</w:t>
      </w:r>
    </w:p>
    <w:p w14:paraId="41715158" w14:textId="77777777" w:rsidR="009E73F9" w:rsidRDefault="009E73F9">
      <w:pPr>
        <w:spacing w:after="80"/>
      </w:pPr>
    </w:p>
    <w:p w14:paraId="334A6487" w14:textId="77777777" w:rsidR="009E73F9" w:rsidRDefault="00000000">
      <w:pPr>
        <w:spacing w:after="120"/>
      </w:pPr>
      <w:r>
        <w:rPr>
          <w:b/>
          <w:bCs/>
        </w:rPr>
        <w:t>Guest List Tabs:</w:t>
      </w:r>
    </w:p>
    <w:p w14:paraId="47FF546D" w14:textId="77777777" w:rsidR="009E73F9" w:rsidRDefault="00000000">
      <w:pPr>
        <w:pStyle w:val="ListParagraph"/>
        <w:numPr>
          <w:ilvl w:val="0"/>
          <w:numId w:val="2"/>
        </w:numPr>
        <w:spacing w:after="60"/>
      </w:pPr>
      <w:r>
        <w:rPr>
          <w:b/>
          <w:bCs/>
        </w:rPr>
        <w:t xml:space="preserve">All Guests: </w:t>
      </w:r>
      <w:r>
        <w:t>Every consumer who has ever reserved a ticket for any of this Account's Drops. Searchable by name.</w:t>
      </w:r>
    </w:p>
    <w:p w14:paraId="2956BB15" w14:textId="77777777" w:rsidR="009E73F9" w:rsidRDefault="00000000">
      <w:pPr>
        <w:pStyle w:val="ListParagraph"/>
        <w:numPr>
          <w:ilvl w:val="0"/>
          <w:numId w:val="2"/>
        </w:numPr>
        <w:spacing w:after="60"/>
      </w:pPr>
      <w:r>
        <w:rPr>
          <w:b/>
          <w:bCs/>
        </w:rPr>
        <w:t xml:space="preserve">Followers: </w:t>
      </w:r>
      <w:r>
        <w:t>Consumers who currently follow this Account. Subset of All Guests (followers who have also attended) plus followers who have not yet attended.</w:t>
      </w:r>
    </w:p>
    <w:p w14:paraId="7F53D42A" w14:textId="77777777" w:rsidR="009E73F9" w:rsidRDefault="009E73F9">
      <w:pPr>
        <w:spacing w:after="80"/>
      </w:pPr>
    </w:p>
    <w:p w14:paraId="4DFF50A9" w14:textId="77777777" w:rsidR="009E73F9" w:rsidRDefault="00000000">
      <w:pPr>
        <w:spacing w:after="120"/>
      </w:pPr>
      <w:r>
        <w:rPr>
          <w:b/>
          <w:bCs/>
        </w:rPr>
        <w:t>Guest Detail Page:</w:t>
      </w:r>
    </w:p>
    <w:p w14:paraId="56C6318B" w14:textId="77777777" w:rsidR="009E73F9" w:rsidRDefault="00000000">
      <w:pPr>
        <w:spacing w:after="120"/>
      </w:pPr>
      <w:r>
        <w:t>Tapping a guest from the list opens a full Guest Detail page with the following layout:</w:t>
      </w:r>
    </w:p>
    <w:p w14:paraId="0C678CA6" w14:textId="77777777" w:rsidR="009E73F9" w:rsidRDefault="009E73F9">
      <w:pPr>
        <w:spacing w:after="80"/>
      </w:pPr>
    </w:p>
    <w:p w14:paraId="7B8B6609" w14:textId="77777777" w:rsidR="009E73F9" w:rsidRDefault="00000000">
      <w:pPr>
        <w:spacing w:after="120"/>
      </w:pPr>
      <w:r>
        <w:rPr>
          <w:b/>
          <w:bCs/>
        </w:rPr>
        <w:lastRenderedPageBreak/>
        <w:t>Centered Profile Header:</w:t>
      </w:r>
    </w:p>
    <w:p w14:paraId="2DD66E24" w14:textId="77777777" w:rsidR="009E73F9" w:rsidRDefault="00000000">
      <w:pPr>
        <w:pStyle w:val="ListParagraph"/>
        <w:numPr>
          <w:ilvl w:val="0"/>
          <w:numId w:val="2"/>
        </w:numPr>
        <w:spacing w:after="60"/>
      </w:pPr>
      <w:r>
        <w:t>Guest avatar (or initials placeholder)</w:t>
      </w:r>
    </w:p>
    <w:p w14:paraId="164C331F" w14:textId="77777777" w:rsidR="009E73F9" w:rsidRDefault="00000000">
      <w:pPr>
        <w:pStyle w:val="ListParagraph"/>
        <w:numPr>
          <w:ilvl w:val="0"/>
          <w:numId w:val="2"/>
        </w:numPr>
        <w:spacing w:after="60"/>
      </w:pPr>
      <w:r>
        <w:t>Guest name (first + last)</w:t>
      </w:r>
    </w:p>
    <w:p w14:paraId="0451F027" w14:textId="77777777" w:rsidR="009E73F9" w:rsidRDefault="00000000">
      <w:pPr>
        <w:pStyle w:val="ListParagraph"/>
        <w:numPr>
          <w:ilvl w:val="0"/>
          <w:numId w:val="2"/>
        </w:numPr>
        <w:spacing w:after="60"/>
      </w:pPr>
      <w:r>
        <w:t>'Following' badge (if the guest follows this Account)</w:t>
      </w:r>
    </w:p>
    <w:p w14:paraId="5676AB02" w14:textId="77777777" w:rsidR="009E73F9" w:rsidRDefault="00000000">
      <w:pPr>
        <w:pStyle w:val="ListParagraph"/>
        <w:numPr>
          <w:ilvl w:val="0"/>
          <w:numId w:val="2"/>
        </w:numPr>
        <w:spacing w:after="60"/>
      </w:pPr>
      <w:r>
        <w:t>Contact info row: phone icon (tappable), email icon (tappable) -- shown only in detail view, NOT in list view</w:t>
      </w:r>
    </w:p>
    <w:p w14:paraId="218B5753" w14:textId="77777777" w:rsidR="009E73F9" w:rsidRDefault="00000000">
      <w:pPr>
        <w:pStyle w:val="ListParagraph"/>
        <w:numPr>
          <w:ilvl w:val="0"/>
          <w:numId w:val="2"/>
        </w:numPr>
        <w:spacing w:after="60"/>
      </w:pPr>
      <w:r>
        <w:t>Stats boxes: 'Drops Attended' count, 'Check-ins' count</w:t>
      </w:r>
    </w:p>
    <w:p w14:paraId="79A1DEB2" w14:textId="77777777" w:rsidR="009E73F9" w:rsidRDefault="009E73F9">
      <w:pPr>
        <w:spacing w:after="80"/>
      </w:pPr>
    </w:p>
    <w:p w14:paraId="51E940CF" w14:textId="77777777" w:rsidR="009E73F9" w:rsidRDefault="00000000">
      <w:pPr>
        <w:spacing w:after="120"/>
      </w:pPr>
      <w:r>
        <w:rPr>
          <w:b/>
          <w:bCs/>
        </w:rPr>
        <w:t>Underline-Style Tabs (within Guest Detail):</w:t>
      </w:r>
    </w:p>
    <w:p w14:paraId="7C681F7C" w14:textId="77777777" w:rsidR="009E73F9" w:rsidRDefault="00000000">
      <w:pPr>
        <w:pStyle w:val="ListParagraph"/>
        <w:numPr>
          <w:ilvl w:val="0"/>
          <w:numId w:val="2"/>
        </w:numPr>
        <w:spacing w:after="60"/>
      </w:pPr>
      <w:r>
        <w:rPr>
          <w:b/>
          <w:bCs/>
        </w:rPr>
        <w:t xml:space="preserve">Overview Tab: </w:t>
      </w:r>
      <w:r>
        <w:t>Following section (follow status, date followed). Expandable Drop Activity cards showing each Drop the guest attended, with order links. Inline 'Block Guest' confirmation action.</w:t>
      </w:r>
    </w:p>
    <w:p w14:paraId="418CD387" w14:textId="77777777" w:rsidR="009E73F9" w:rsidRDefault="00000000">
      <w:pPr>
        <w:pStyle w:val="ListParagraph"/>
        <w:numPr>
          <w:ilvl w:val="0"/>
          <w:numId w:val="2"/>
        </w:numPr>
        <w:spacing w:after="60"/>
      </w:pPr>
      <w:r>
        <w:rPr>
          <w:b/>
          <w:bCs/>
        </w:rPr>
        <w:t xml:space="preserve">Orders Tab: </w:t>
      </w:r>
      <w:r>
        <w:t>Order cards with: order status badge, ticket count, total amount, 'View Order' button that navigates to full order detail.</w:t>
      </w:r>
    </w:p>
    <w:p w14:paraId="529BC912" w14:textId="77777777" w:rsidR="009E73F9" w:rsidRDefault="00000000">
      <w:pPr>
        <w:pStyle w:val="ListParagraph"/>
        <w:numPr>
          <w:ilvl w:val="0"/>
          <w:numId w:val="2"/>
        </w:numPr>
        <w:spacing w:after="60"/>
      </w:pPr>
      <w:r>
        <w:rPr>
          <w:b/>
          <w:bCs/>
        </w:rPr>
        <w:t xml:space="preserve">Messages Tab: </w:t>
      </w:r>
      <w:r>
        <w:t>WhatsApp/Signal-style single chat thread between the host and guest. Messages are displayed as chat bubbles (host messages right-aligned in blue, guest messages left-aligned in white) with date separators and timestamps. A compose input bar with send button is pinned at the bottom. Newest messages appear closest to the compose bar; older messages are scrollable above. The compose bar is gated by the messageGuests permission.</w:t>
      </w:r>
    </w:p>
    <w:p w14:paraId="3D7D8803" w14:textId="77777777" w:rsidR="009E73F9" w:rsidRDefault="009E73F9">
      <w:pPr>
        <w:spacing w:after="80"/>
      </w:pPr>
    </w:p>
    <w:p w14:paraId="13D7B814" w14:textId="77777777" w:rsidR="009E73F9" w:rsidRDefault="00000000">
      <w:pPr>
        <w:spacing w:after="120"/>
      </w:pPr>
      <w:r>
        <w:rPr>
          <w:b/>
          <w:bCs/>
        </w:rPr>
        <w:t>3-Dot Menu:</w:t>
      </w:r>
    </w:p>
    <w:p w14:paraId="55BD9AB3" w14:textId="77777777" w:rsidR="009E73F9" w:rsidRDefault="00000000">
      <w:pPr>
        <w:pStyle w:val="ListParagraph"/>
        <w:numPr>
          <w:ilvl w:val="0"/>
          <w:numId w:val="2"/>
        </w:numPr>
        <w:spacing w:after="60"/>
      </w:pPr>
      <w:r>
        <w:t>Accessible from Guest Detail page header</w:t>
      </w:r>
    </w:p>
    <w:p w14:paraId="65E4B126" w14:textId="77777777" w:rsidR="009E73F9" w:rsidRDefault="00000000">
      <w:pPr>
        <w:pStyle w:val="ListParagraph"/>
        <w:numPr>
          <w:ilvl w:val="0"/>
          <w:numId w:val="2"/>
        </w:numPr>
        <w:spacing w:after="60"/>
      </w:pPr>
      <w:r>
        <w:t>Contains 'Block Guest' action with confirmation dialog</w:t>
      </w:r>
    </w:p>
    <w:p w14:paraId="116CDCC5" w14:textId="77777777" w:rsidR="009E73F9" w:rsidRDefault="009E73F9">
      <w:pPr>
        <w:spacing w:after="80"/>
      </w:pPr>
    </w:p>
    <w:p w14:paraId="185E1C81" w14:textId="77777777" w:rsidR="009E73F9" w:rsidRDefault="00000000">
      <w:pPr>
        <w:spacing w:after="120"/>
      </w:pPr>
      <w:r>
        <w:rPr>
          <w:b/>
          <w:bCs/>
        </w:rPr>
        <w:t>Acceptance Criteria:</w:t>
      </w:r>
    </w:p>
    <w:p w14:paraId="6D783769" w14:textId="77777777" w:rsidR="009E73F9" w:rsidRDefault="00000000">
      <w:pPr>
        <w:pStyle w:val="ListParagraph"/>
        <w:numPr>
          <w:ilvl w:val="0"/>
          <w:numId w:val="2"/>
        </w:numPr>
        <w:spacing w:after="60"/>
      </w:pPr>
      <w:r>
        <w:t>AC-8.4.1: Contact info (phone, email) is visible only in the Guest Detail view, NOT in the guest list view.</w:t>
      </w:r>
    </w:p>
    <w:p w14:paraId="37F299FA" w14:textId="77777777" w:rsidR="009E73F9" w:rsidRDefault="00000000">
      <w:pPr>
        <w:pStyle w:val="ListParagraph"/>
        <w:numPr>
          <w:ilvl w:val="0"/>
          <w:numId w:val="2"/>
        </w:numPr>
        <w:spacing w:after="60"/>
      </w:pPr>
      <w:r>
        <w:t>AC-8.4.2: Guest Detail page displays centered profile header with avatar, name, Following badge, contact icons, and stats boxes.</w:t>
      </w:r>
    </w:p>
    <w:p w14:paraId="7109D5C6" w14:textId="77777777" w:rsidR="009E73F9" w:rsidRDefault="00000000">
      <w:pPr>
        <w:pStyle w:val="ListParagraph"/>
        <w:numPr>
          <w:ilvl w:val="0"/>
          <w:numId w:val="2"/>
        </w:numPr>
        <w:spacing w:after="60"/>
      </w:pPr>
      <w:r>
        <w:t>AC-8.4.3: Three underline-style tabs (Overview, Orders, Messages) are present in Guest Detail.</w:t>
      </w:r>
    </w:p>
    <w:p w14:paraId="215AF17C" w14:textId="77777777" w:rsidR="009E73F9" w:rsidRDefault="00000000">
      <w:pPr>
        <w:pStyle w:val="ListParagraph"/>
        <w:numPr>
          <w:ilvl w:val="0"/>
          <w:numId w:val="2"/>
        </w:numPr>
        <w:spacing w:after="60"/>
      </w:pPr>
      <w:r>
        <w:t>AC-8.4.4: Overview tab shows Drop Activity cards that are expandable with order links.</w:t>
      </w:r>
    </w:p>
    <w:p w14:paraId="38EEF2BF" w14:textId="77777777" w:rsidR="009E73F9" w:rsidRDefault="00000000">
      <w:pPr>
        <w:pStyle w:val="ListParagraph"/>
        <w:numPr>
          <w:ilvl w:val="0"/>
          <w:numId w:val="2"/>
        </w:numPr>
        <w:spacing w:after="60"/>
      </w:pPr>
      <w:r>
        <w:t>AC-8.4.5: Orders tab shows order cards with status, ticket count, total, and 'View Order' button.</w:t>
      </w:r>
    </w:p>
    <w:p w14:paraId="41E354EA" w14:textId="77777777" w:rsidR="009E73F9" w:rsidRDefault="00000000">
      <w:pPr>
        <w:pStyle w:val="ListParagraph"/>
        <w:numPr>
          <w:ilvl w:val="0"/>
          <w:numId w:val="2"/>
        </w:numPr>
        <w:spacing w:after="60"/>
      </w:pPr>
      <w:r>
        <w:t>AC-8.4.6: Messages tab displays a WhatsApp-style single chat thread with date separators, timestamps, and a pinned compose bar at the bottom.</w:t>
      </w:r>
    </w:p>
    <w:p w14:paraId="493D7271" w14:textId="77777777" w:rsidR="009E73F9" w:rsidRDefault="00000000">
      <w:pPr>
        <w:pStyle w:val="ListParagraph"/>
        <w:numPr>
          <w:ilvl w:val="0"/>
          <w:numId w:val="2"/>
        </w:numPr>
        <w:spacing w:after="60"/>
      </w:pPr>
      <w:r>
        <w:t>AC-8.4.7: Block Guest action is available via 3-dot menu and inline in Overview tab with confirmation.</w:t>
      </w:r>
    </w:p>
    <w:p w14:paraId="555C464C" w14:textId="77777777" w:rsidR="009E73F9" w:rsidRDefault="00000000">
      <w:pPr>
        <w:pStyle w:val="ListParagraph"/>
        <w:numPr>
          <w:ilvl w:val="0"/>
          <w:numId w:val="2"/>
        </w:numPr>
        <w:spacing w:after="60"/>
      </w:pPr>
      <w:r>
        <w:t>AC-8.4.8: Design is consistent with Enterprise web app Guest Detail (Section 9.5).</w:t>
      </w:r>
    </w:p>
    <w:p w14:paraId="5001A502" w14:textId="77777777" w:rsidR="009E73F9" w:rsidRDefault="00000000">
      <w:pPr>
        <w:pStyle w:val="ListParagraph"/>
        <w:numPr>
          <w:ilvl w:val="0"/>
          <w:numId w:val="2"/>
        </w:numPr>
        <w:spacing w:after="60"/>
      </w:pPr>
      <w:r>
        <w:t>AC-8.4.9: Blocked Guests management is accessible via a 3-dot menu on the Guests page header. The Blocked Guests page lists all blocked guests with name, handle, avatar, and blocked date. Each entry has an Unblock button. An info banner explains that blocked guests are excluded from guest lists, follower counts, and attendance stats.</w:t>
      </w:r>
    </w:p>
    <w:p w14:paraId="5001A503" w14:textId="77777777" w:rsidR="009E73F9" w:rsidRDefault="00000000">
      <w:pPr>
        <w:pStyle w:val="ListParagraph"/>
        <w:numPr>
          <w:ilvl w:val="0"/>
          <w:numId w:val="2"/>
        </w:numPr>
        <w:spacing w:after="60"/>
      </w:pPr>
      <w:r>
        <w:t>AC-8.4.10: Guest PII (email and phone) on Order Detail is gated by enterprise subscription. Only Enterprise-tier accounts display email and phone on the order detail screen.</w:t>
      </w:r>
    </w:p>
    <w:p w14:paraId="5001A501" w14:textId="77777777" w:rsidR="009E73F9" w:rsidRDefault="009E73F9">
      <w:pPr>
        <w:spacing w:after="80"/>
      </w:pPr>
    </w:p>
    <w:p w14:paraId="6A23F792" w14:textId="77777777" w:rsidR="009E73F9" w:rsidRDefault="00000000">
      <w:pPr>
        <w:pStyle w:val="Heading2"/>
      </w:pPr>
      <w:bookmarkStart w:id="143" w:name="_Toc228879476"/>
      <w:r>
        <w:t>8.5 Orders</w:t>
      </w:r>
      <w:bookmarkEnd w:id="143"/>
    </w:p>
    <w:p w14:paraId="00DD7E93" w14:textId="77777777" w:rsidR="009E73F9" w:rsidRDefault="00000000">
      <w:pPr>
        <w:spacing w:after="120"/>
      </w:pPr>
      <w:r>
        <w:t>The Orders view (menu label: “Orders” with subtitle “Revenue &amp; Payouts”) provides hosts with access to all orders across active and past Drops. Hosts can view order details, manage individual tickets, and process cancellations and refunds. Guest PII (email and phone number) on Order Detail is gated by enterprise subscription — only Enterprise-tier accounts see this information.</w:t>
      </w:r>
    </w:p>
    <w:p w14:paraId="4C4D7B68" w14:textId="77777777" w:rsidR="009E73F9" w:rsidRDefault="009E73F9">
      <w:pPr>
        <w:spacing w:after="80"/>
      </w:pPr>
    </w:p>
    <w:p w14:paraId="538432DA" w14:textId="77777777" w:rsidR="009E73F9" w:rsidRDefault="00000000">
      <w:pPr>
        <w:spacing w:after="120"/>
      </w:pPr>
      <w:r>
        <w:rPr>
          <w:b/>
          <w:bCs/>
        </w:rPr>
        <w:t>Order List:</w:t>
      </w:r>
    </w:p>
    <w:p w14:paraId="119FB3FC" w14:textId="77777777" w:rsidR="009E73F9" w:rsidRDefault="00000000">
      <w:pPr>
        <w:pStyle w:val="ListParagraph"/>
        <w:numPr>
          <w:ilvl w:val="0"/>
          <w:numId w:val="2"/>
        </w:numPr>
        <w:spacing w:after="60"/>
      </w:pPr>
      <w:r>
        <w:t>Filterable by Drop, date range, status</w:t>
      </w:r>
    </w:p>
    <w:p w14:paraId="36C87568" w14:textId="77777777" w:rsidR="009E73F9" w:rsidRDefault="00000000">
      <w:pPr>
        <w:pStyle w:val="ListParagraph"/>
        <w:numPr>
          <w:ilvl w:val="0"/>
          <w:numId w:val="2"/>
        </w:numPr>
        <w:spacing w:after="60"/>
      </w:pPr>
      <w:r>
        <w:t>Each order card shows: consumer name, Drop name, ticket count, total amount, status badge</w:t>
      </w:r>
    </w:p>
    <w:p w14:paraId="434CECB9" w14:textId="77777777" w:rsidR="009E73F9" w:rsidRDefault="009E73F9">
      <w:pPr>
        <w:spacing w:after="80"/>
      </w:pPr>
    </w:p>
    <w:p w14:paraId="79225C28" w14:textId="77777777" w:rsidR="009E73F9" w:rsidRDefault="00000000">
      <w:pPr>
        <w:spacing w:after="120"/>
      </w:pPr>
      <w:r>
        <w:rPr>
          <w:b/>
          <w:bCs/>
        </w:rPr>
        <w:t>Order Detail:</w:t>
      </w:r>
    </w:p>
    <w:p w14:paraId="36365A66" w14:textId="77777777" w:rsidR="009E73F9" w:rsidRDefault="00000000">
      <w:pPr>
        <w:pStyle w:val="ListParagraph"/>
        <w:numPr>
          <w:ilvl w:val="0"/>
          <w:numId w:val="2"/>
        </w:numPr>
        <w:spacing w:after="60"/>
      </w:pPr>
      <w:r>
        <w:t>All tickets in the order with individual statuses</w:t>
      </w:r>
    </w:p>
    <w:p w14:paraId="5E36DC3C" w14:textId="77777777" w:rsidR="009E73F9" w:rsidRDefault="00000000">
      <w:pPr>
        <w:pStyle w:val="ListParagraph"/>
        <w:numPr>
          <w:ilvl w:val="0"/>
          <w:numId w:val="2"/>
        </w:numPr>
        <w:spacing w:after="60"/>
      </w:pPr>
      <w:r>
        <w:t>Ticket statuses include: Reserved, Checked In, No-Show, Transferred (with purple badge), Canceled, Refunded</w:t>
      </w:r>
    </w:p>
    <w:p w14:paraId="79ABDA30" w14:textId="77777777" w:rsidR="009E73F9" w:rsidRDefault="00000000">
      <w:pPr>
        <w:pStyle w:val="ListParagraph"/>
        <w:numPr>
          <w:ilvl w:val="0"/>
          <w:numId w:val="2"/>
        </w:numPr>
        <w:spacing w:after="60"/>
      </w:pPr>
      <w:r>
        <w:t>Payment information: amount, method, pre-auth/capture status</w:t>
      </w:r>
    </w:p>
    <w:p w14:paraId="50DE4EF5" w14:textId="77777777" w:rsidR="009E73F9" w:rsidRDefault="00000000">
      <w:pPr>
        <w:pStyle w:val="ListParagraph"/>
        <w:numPr>
          <w:ilvl w:val="0"/>
          <w:numId w:val="2"/>
        </w:numPr>
        <w:spacing w:after="60"/>
      </w:pPr>
      <w:r>
        <w:t>Cancel/refund individual tickets</w:t>
      </w:r>
    </w:p>
    <w:p w14:paraId="7B880004" w14:textId="77777777" w:rsidR="009E73F9" w:rsidRDefault="00000000">
      <w:pPr>
        <w:pStyle w:val="ListParagraph"/>
        <w:numPr>
          <w:ilvl w:val="0"/>
          <w:numId w:val="2"/>
        </w:numPr>
        <w:spacing w:after="60"/>
      </w:pPr>
      <w:r>
        <w:t>'Cancel/Refund Entire Order' button -- this button is HIDDEN if any ticket in the order has status = Transferred</w:t>
      </w:r>
    </w:p>
    <w:p w14:paraId="2B7592B0" w14:textId="77777777" w:rsidR="009E73F9" w:rsidRDefault="009E73F9">
      <w:pPr>
        <w:spacing w:after="80"/>
      </w:pPr>
    </w:p>
    <w:p w14:paraId="58893FBB" w14:textId="77777777" w:rsidR="009E73F9" w:rsidRDefault="00000000">
      <w:pPr>
        <w:spacing w:after="120"/>
      </w:pPr>
      <w:r>
        <w:rPr>
          <w:b/>
          <w:bCs/>
        </w:rPr>
        <w:t>Transferred Ticket Handling:</w:t>
      </w:r>
    </w:p>
    <w:p w14:paraId="245EC1F3" w14:textId="77777777" w:rsidR="009E73F9" w:rsidRDefault="00000000">
      <w:pPr>
        <w:spacing w:after="120"/>
      </w:pPr>
      <w:r>
        <w:t>Transferred tickets are displayed with a purple status badge. The 'Cancel/Refund Entire Order' button is hidden when any ticket in the order has been transferred, because the original purchaser no longer controls that ticket. Individual ticket cancellation is still available for non-transferred tickets in the order.</w:t>
      </w:r>
    </w:p>
    <w:p w14:paraId="62435906" w14:textId="77777777" w:rsidR="009E73F9" w:rsidRDefault="009E73F9">
      <w:pPr>
        <w:spacing w:after="80"/>
      </w:pPr>
    </w:p>
    <w:p w14:paraId="4CBB1B89" w14:textId="77777777" w:rsidR="009E73F9" w:rsidRDefault="00000000">
      <w:pPr>
        <w:spacing w:after="120"/>
      </w:pPr>
      <w:r>
        <w:rPr>
          <w:b/>
          <w:bCs/>
        </w:rPr>
        <w:t>Acceptance Criteria:</w:t>
      </w:r>
    </w:p>
    <w:p w14:paraId="411C473D" w14:textId="77777777" w:rsidR="009E73F9" w:rsidRDefault="00000000">
      <w:pPr>
        <w:pStyle w:val="ListParagraph"/>
        <w:numPr>
          <w:ilvl w:val="0"/>
          <w:numId w:val="2"/>
        </w:numPr>
        <w:spacing w:after="60"/>
      </w:pPr>
      <w:r>
        <w:t>AC-8.5.1: Transferred tickets display a purple status badge in order detail.</w:t>
      </w:r>
    </w:p>
    <w:p w14:paraId="74E5BB49" w14:textId="77777777" w:rsidR="009E73F9" w:rsidRDefault="00000000">
      <w:pPr>
        <w:pStyle w:val="ListParagraph"/>
        <w:numPr>
          <w:ilvl w:val="0"/>
          <w:numId w:val="2"/>
        </w:numPr>
        <w:spacing w:after="60"/>
      </w:pPr>
      <w:r>
        <w:t>AC-8.5.2: 'Cancel/Refund Entire Order' button is hidden if any ticket in the order has status = Transferred.</w:t>
      </w:r>
    </w:p>
    <w:p w14:paraId="2C4ECE57" w14:textId="77777777" w:rsidR="009E73F9" w:rsidRDefault="00000000">
      <w:pPr>
        <w:pStyle w:val="ListParagraph"/>
        <w:numPr>
          <w:ilvl w:val="0"/>
          <w:numId w:val="2"/>
        </w:numPr>
        <w:spacing w:after="60"/>
      </w:pPr>
      <w:r>
        <w:t>AC-8.5.3: Individual ticket cancel/refund is available for non-transferred tickets regardless of other tickets' statuses.</w:t>
      </w:r>
    </w:p>
    <w:p w14:paraId="664EABF5" w14:textId="77777777" w:rsidR="009E73F9" w:rsidRDefault="00000000">
      <w:pPr>
        <w:pStyle w:val="ListParagraph"/>
        <w:numPr>
          <w:ilvl w:val="0"/>
          <w:numId w:val="2"/>
        </w:numPr>
        <w:spacing w:after="60"/>
      </w:pPr>
      <w:r>
        <w:t>AC-8.5.4: Order detail shows all tickets with individual statuses, payment info, and action buttons.</w:t>
      </w:r>
    </w:p>
    <w:p w14:paraId="7327B35D" w14:textId="77777777" w:rsidR="009E73F9" w:rsidRDefault="009E73F9">
      <w:pPr>
        <w:spacing w:after="80"/>
      </w:pPr>
    </w:p>
    <w:p w14:paraId="5518DD10" w14:textId="77777777" w:rsidR="009E73F9" w:rsidRDefault="00000000">
      <w:pPr>
        <w:pStyle w:val="Heading2"/>
      </w:pPr>
      <w:bookmarkStart w:id="144" w:name="_Toc228879477"/>
      <w:r>
        <w:t>8.6 Partners Page</w:t>
      </w:r>
      <w:bookmarkEnd w:id="144"/>
    </w:p>
    <w:p w14:paraId="35E58668" w14:textId="77777777" w:rsidR="009E73F9" w:rsidRDefault="00000000">
      <w:pPr>
        <w:spacing w:after="120"/>
      </w:pPr>
      <w:r>
        <w:t>The Partners page allows hosts to manage partner relationships for their Drops. Partners are additive collaborators who help promote, sponsor, or co-host Drops.</w:t>
      </w:r>
    </w:p>
    <w:p w14:paraId="41620438" w14:textId="77777777" w:rsidR="009E73F9" w:rsidRDefault="009E73F9">
      <w:pPr>
        <w:spacing w:after="80"/>
      </w:pPr>
    </w:p>
    <w:p w14:paraId="6848BA46" w14:textId="77777777" w:rsidR="009E73F9" w:rsidRDefault="00000000">
      <w:pPr>
        <w:spacing w:after="120"/>
      </w:pPr>
      <w:r>
        <w:rPr>
          <w:b/>
          <w:bCs/>
        </w:rPr>
        <w:t>Partner Management:</w:t>
      </w:r>
    </w:p>
    <w:p w14:paraId="491EF8C7" w14:textId="77777777" w:rsidR="009E73F9" w:rsidRDefault="00000000">
      <w:pPr>
        <w:pStyle w:val="ListParagraph"/>
        <w:numPr>
          <w:ilvl w:val="0"/>
          <w:numId w:val="2"/>
        </w:numPr>
        <w:spacing w:after="60"/>
      </w:pPr>
      <w:r>
        <w:t>View accepted partners with collaboration type</w:t>
      </w:r>
    </w:p>
    <w:p w14:paraId="443AD2F8" w14:textId="77777777" w:rsidR="009E73F9" w:rsidRDefault="00000000">
      <w:pPr>
        <w:pStyle w:val="ListParagraph"/>
        <w:numPr>
          <w:ilvl w:val="0"/>
          <w:numId w:val="2"/>
        </w:numPr>
        <w:spacing w:after="60"/>
      </w:pPr>
      <w:r>
        <w:t>View pending partner invitations</w:t>
      </w:r>
    </w:p>
    <w:p w14:paraId="1FBC446B" w14:textId="77777777" w:rsidR="009E73F9" w:rsidRDefault="00000000">
      <w:pPr>
        <w:pStyle w:val="ListParagraph"/>
        <w:numPr>
          <w:ilvl w:val="0"/>
          <w:numId w:val="2"/>
        </w:numPr>
        <w:spacing w:after="60"/>
      </w:pPr>
      <w:r>
        <w:t>View blocked partners</w:t>
      </w:r>
    </w:p>
    <w:p w14:paraId="14998BEC" w14:textId="77777777" w:rsidR="009E73F9" w:rsidRDefault="00000000">
      <w:pPr>
        <w:pStyle w:val="ListParagraph"/>
        <w:numPr>
          <w:ilvl w:val="0"/>
          <w:numId w:val="2"/>
        </w:numPr>
        <w:spacing w:after="60"/>
      </w:pPr>
      <w:r>
        <w:t>Invite new partner: by active @handle only in v1 (no email invite, no search)</w:t>
      </w:r>
    </w:p>
    <w:p w14:paraId="6199A869" w14:textId="77777777" w:rsidR="009E73F9" w:rsidRDefault="00000000">
      <w:pPr>
        <w:pStyle w:val="ListParagraph"/>
        <w:numPr>
          <w:ilvl w:val="0"/>
          <w:numId w:val="2"/>
        </w:numPr>
        <w:spacing w:after="60"/>
      </w:pPr>
      <w:r>
        <w:t>Select collaboration type at invite time: Promote, Sponsor, Co-host</w:t>
      </w:r>
    </w:p>
    <w:p w14:paraId="5EDEAF84" w14:textId="77777777" w:rsidR="009E73F9" w:rsidRDefault="009E73F9">
      <w:pPr>
        <w:spacing w:after="80"/>
      </w:pPr>
    </w:p>
    <w:p w14:paraId="20003FF5" w14:textId="77777777" w:rsidR="009E73F9" w:rsidRDefault="00000000">
      <w:pPr>
        <w:spacing w:after="120"/>
      </w:pPr>
      <w:r>
        <w:rPr>
          <w:b/>
          <w:bCs/>
        </w:rPr>
        <w:t>Locking Rules:</w:t>
      </w:r>
    </w:p>
    <w:p w14:paraId="44A26E26" w14:textId="77777777" w:rsidR="009E73F9" w:rsidRDefault="00000000">
      <w:pPr>
        <w:pStyle w:val="ListParagraph"/>
        <w:numPr>
          <w:ilvl w:val="0"/>
          <w:numId w:val="2"/>
        </w:numPr>
        <w:spacing w:after="60"/>
      </w:pPr>
      <w:r>
        <w:t>Partner invitations cannot be sent after a Drop goes Live</w:t>
      </w:r>
    </w:p>
    <w:p w14:paraId="266880F9" w14:textId="77777777" w:rsidR="009E73F9" w:rsidRDefault="00000000">
      <w:pPr>
        <w:pStyle w:val="ListParagraph"/>
        <w:numPr>
          <w:ilvl w:val="0"/>
          <w:numId w:val="2"/>
        </w:numPr>
        <w:spacing w:after="60"/>
      </w:pPr>
      <w:r>
        <w:t>Existing partner relationships cannot be modified after Live</w:t>
      </w:r>
    </w:p>
    <w:p w14:paraId="122889C8" w14:textId="77777777" w:rsidR="009E73F9" w:rsidRDefault="00000000">
      <w:pPr>
        <w:pStyle w:val="ListParagraph"/>
        <w:numPr>
          <w:ilvl w:val="0"/>
          <w:numId w:val="2"/>
        </w:numPr>
        <w:spacing w:after="60"/>
      </w:pPr>
      <w:r>
        <w:t>Partner removal is not possible after Live</w:t>
      </w:r>
    </w:p>
    <w:p w14:paraId="383A6F69" w14:textId="77777777" w:rsidR="009E73F9" w:rsidRDefault="009E73F9">
      <w:pPr>
        <w:spacing w:after="80"/>
      </w:pPr>
    </w:p>
    <w:p w14:paraId="34D0DA00" w14:textId="77777777" w:rsidR="009E73F9" w:rsidRDefault="00000000">
      <w:pPr>
        <w:spacing w:after="120"/>
      </w:pPr>
      <w:r>
        <w:rPr>
          <w:b/>
          <w:bCs/>
        </w:rPr>
        <w:t>Acceptance Criteria:</w:t>
      </w:r>
    </w:p>
    <w:p w14:paraId="4B47F715" w14:textId="77777777" w:rsidR="009E73F9" w:rsidRDefault="00000000">
      <w:pPr>
        <w:pStyle w:val="ListParagraph"/>
        <w:numPr>
          <w:ilvl w:val="0"/>
          <w:numId w:val="2"/>
        </w:numPr>
        <w:spacing w:after="60"/>
      </w:pPr>
      <w:r>
        <w:t>AC-8.6.1: Partners are invited by active @handle only. No email or search-based invite in v1.</w:t>
      </w:r>
    </w:p>
    <w:p w14:paraId="22DECC9A" w14:textId="77777777" w:rsidR="009E73F9" w:rsidRDefault="00000000">
      <w:pPr>
        <w:pStyle w:val="ListParagraph"/>
        <w:numPr>
          <w:ilvl w:val="0"/>
          <w:numId w:val="2"/>
        </w:numPr>
        <w:spacing w:after="60"/>
      </w:pPr>
      <w:r>
        <w:t>AC-8.6.2: All partner management actions (invite, remove, modify) are locked once the Drop transitions to Live state.</w:t>
      </w:r>
    </w:p>
    <w:p w14:paraId="585BFFF8" w14:textId="77777777" w:rsidR="009E73F9" w:rsidRDefault="00000000">
      <w:pPr>
        <w:pStyle w:val="ListParagraph"/>
        <w:numPr>
          <w:ilvl w:val="0"/>
          <w:numId w:val="2"/>
        </w:numPr>
        <w:spacing w:after="60"/>
      </w:pPr>
      <w:r>
        <w:t>AC-8.6.3: Collaboration type is selected at invite time and displayed for accepted partners.</w:t>
      </w:r>
    </w:p>
    <w:p w14:paraId="5C77A6A2" w14:textId="77777777" w:rsidR="009E73F9" w:rsidRDefault="009E73F9">
      <w:pPr>
        <w:spacing w:after="80"/>
      </w:pPr>
    </w:p>
    <w:p w14:paraId="75407103" w14:textId="77777777" w:rsidR="009E73F9" w:rsidRDefault="00000000">
      <w:pPr>
        <w:pStyle w:val="Heading2"/>
      </w:pPr>
      <w:bookmarkStart w:id="145" w:name="_Toc228879478"/>
      <w:r>
        <w:t>8.7 Account Hub</w:t>
      </w:r>
      <w:bookmarkEnd w:id="145"/>
    </w:p>
    <w:p w14:paraId="443C69F7" w14:textId="77777777" w:rsidR="009E73F9" w:rsidRDefault="00000000">
      <w:pPr>
        <w:spacing w:after="120"/>
      </w:pPr>
      <w:r>
        <w:t>The Account Hub provides an overview of the host's Account configuration and quick access to key settings.</w:t>
      </w:r>
    </w:p>
    <w:p w14:paraId="5CB9F588" w14:textId="77777777" w:rsidR="009E73F9" w:rsidRDefault="009E73F9">
      <w:pPr>
        <w:spacing w:after="80"/>
      </w:pPr>
    </w:p>
    <w:p w14:paraId="650D4336" w14:textId="77777777" w:rsidR="009E73F9" w:rsidRDefault="00000000">
      <w:pPr>
        <w:spacing w:after="120"/>
      </w:pPr>
      <w:r>
        <w:rPr>
          <w:b/>
          <w:bCs/>
        </w:rPr>
        <w:t>Displayed Information:</w:t>
      </w:r>
    </w:p>
    <w:p w14:paraId="48D86288" w14:textId="77777777" w:rsidR="009E73F9" w:rsidRDefault="00000000">
      <w:pPr>
        <w:pStyle w:val="ListParagraph"/>
        <w:numPr>
          <w:ilvl w:val="0"/>
          <w:numId w:val="2"/>
        </w:numPr>
        <w:spacing w:after="60"/>
      </w:pPr>
      <w:r>
        <w:t>Account name</w:t>
      </w:r>
    </w:p>
    <w:p w14:paraId="3048D52C" w14:textId="77777777" w:rsidR="009E73F9" w:rsidRDefault="00000000">
      <w:pPr>
        <w:pStyle w:val="ListParagraph"/>
        <w:numPr>
          <w:ilvl w:val="0"/>
          <w:numId w:val="2"/>
        </w:numPr>
        <w:spacing w:after="60"/>
      </w:pPr>
      <w:r>
        <w:t>@handle</w:t>
      </w:r>
    </w:p>
    <w:p w14:paraId="7526C3AF" w14:textId="77777777" w:rsidR="009E73F9" w:rsidRDefault="00000000">
      <w:pPr>
        <w:pStyle w:val="ListParagraph"/>
        <w:numPr>
          <w:ilvl w:val="0"/>
          <w:numId w:val="2"/>
        </w:numPr>
        <w:spacing w:after="60"/>
      </w:pPr>
      <w:r>
        <w:t>Account type (Place, Mobile, Brand)</w:t>
      </w:r>
    </w:p>
    <w:p w14:paraId="6B2E1472" w14:textId="77777777" w:rsidR="009E73F9" w:rsidRDefault="00000000">
      <w:pPr>
        <w:pStyle w:val="ListParagraph"/>
        <w:numPr>
          <w:ilvl w:val="0"/>
          <w:numId w:val="2"/>
        </w:numPr>
        <w:spacing w:after="60"/>
      </w:pPr>
      <w:r>
        <w:t>Account category and sub-category</w:t>
      </w:r>
    </w:p>
    <w:p w14:paraId="61D34DA0" w14:textId="77777777" w:rsidR="009E73F9" w:rsidRDefault="00000000">
      <w:pPr>
        <w:pStyle w:val="ListParagraph"/>
        <w:numPr>
          <w:ilvl w:val="0"/>
          <w:numId w:val="2"/>
        </w:numPr>
        <w:spacing w:after="60"/>
      </w:pPr>
      <w:r>
        <w:t>Subscription plan and status</w:t>
      </w:r>
    </w:p>
    <w:p w14:paraId="0255E8D7" w14:textId="77777777" w:rsidR="009E73F9" w:rsidRDefault="00000000">
      <w:pPr>
        <w:pStyle w:val="ListParagraph"/>
        <w:numPr>
          <w:ilvl w:val="0"/>
          <w:numId w:val="2"/>
        </w:numPr>
        <w:spacing w:after="60"/>
      </w:pPr>
      <w:r>
        <w:t>Follower count</w:t>
      </w:r>
    </w:p>
    <w:p w14:paraId="34D2414B" w14:textId="77777777" w:rsidR="009E73F9" w:rsidRDefault="009E73F9">
      <w:pPr>
        <w:spacing w:after="80"/>
      </w:pPr>
    </w:p>
    <w:p w14:paraId="011FB524" w14:textId="77777777" w:rsidR="009E73F9" w:rsidRDefault="00000000">
      <w:pPr>
        <w:spacing w:after="120"/>
      </w:pPr>
      <w:r>
        <w:rPr>
          <w:b/>
          <w:bCs/>
        </w:rPr>
        <w:t>Quick Links:</w:t>
      </w:r>
    </w:p>
    <w:p w14:paraId="3874D6DB" w14:textId="77777777" w:rsidR="009E73F9" w:rsidRDefault="00000000">
      <w:pPr>
        <w:pStyle w:val="ListParagraph"/>
        <w:numPr>
          <w:ilvl w:val="0"/>
          <w:numId w:val="2"/>
        </w:numPr>
        <w:spacing w:after="60"/>
      </w:pPr>
      <w:r>
        <w:t>Venues / Drop Locations (Section 8.8)</w:t>
      </w:r>
    </w:p>
    <w:p w14:paraId="756372E9" w14:textId="77777777" w:rsidR="009E73F9" w:rsidRDefault="00000000">
      <w:pPr>
        <w:pStyle w:val="ListParagraph"/>
        <w:numPr>
          <w:ilvl w:val="0"/>
          <w:numId w:val="2"/>
        </w:numPr>
        <w:spacing w:after="60"/>
      </w:pPr>
      <w:r>
        <w:t>Payout / Stripe Connect settings</w:t>
      </w:r>
    </w:p>
    <w:p w14:paraId="033C5AC5" w14:textId="77777777" w:rsidR="009E73F9" w:rsidRDefault="00000000">
      <w:pPr>
        <w:pStyle w:val="ListParagraph"/>
        <w:numPr>
          <w:ilvl w:val="0"/>
          <w:numId w:val="2"/>
        </w:numPr>
        <w:spacing w:after="60"/>
      </w:pPr>
      <w:r>
        <w:t>Subscription management</w:t>
      </w:r>
    </w:p>
    <w:p w14:paraId="3D72F04A" w14:textId="77777777" w:rsidR="009E73F9" w:rsidRDefault="00000000">
      <w:pPr>
        <w:pStyle w:val="ListParagraph"/>
        <w:numPr>
          <w:ilvl w:val="0"/>
          <w:numId w:val="2"/>
        </w:numPr>
        <w:spacing w:after="60"/>
      </w:pPr>
      <w:r>
        <w:t>Profile edit (name, bio, logo, images)</w:t>
      </w:r>
    </w:p>
    <w:p w14:paraId="7D790D9D" w14:textId="77777777" w:rsidR="009E73F9" w:rsidRDefault="009E73F9">
      <w:pPr>
        <w:spacing w:after="80"/>
      </w:pPr>
    </w:p>
    <w:p w14:paraId="280C42DD" w14:textId="77777777" w:rsidR="009E73F9" w:rsidRDefault="00000000">
      <w:pPr>
        <w:spacing w:after="120"/>
      </w:pPr>
      <w:r>
        <w:rPr>
          <w:b/>
          <w:bCs/>
        </w:rPr>
        <w:t>Acceptance Criteria:</w:t>
      </w:r>
    </w:p>
    <w:p w14:paraId="796DD14D" w14:textId="77777777" w:rsidR="009E73F9" w:rsidRDefault="00000000">
      <w:pPr>
        <w:pStyle w:val="ListParagraph"/>
        <w:numPr>
          <w:ilvl w:val="0"/>
          <w:numId w:val="2"/>
        </w:numPr>
        <w:spacing w:after="60"/>
      </w:pPr>
      <w:r>
        <w:t>AC-8.7.1: Account Hub displays all listed fields: name, handle, type, category, plan, followers.</w:t>
      </w:r>
    </w:p>
    <w:p w14:paraId="05037FF2" w14:textId="77777777" w:rsidR="009E73F9" w:rsidRDefault="00000000">
      <w:pPr>
        <w:pStyle w:val="ListParagraph"/>
        <w:numPr>
          <w:ilvl w:val="0"/>
          <w:numId w:val="2"/>
        </w:numPr>
        <w:spacing w:after="60"/>
      </w:pPr>
      <w:r>
        <w:t>AC-8.7.2: Quick links navigate to the correct settings pages.</w:t>
      </w:r>
    </w:p>
    <w:p w14:paraId="72501BE3" w14:textId="77777777" w:rsidR="009E73F9" w:rsidRDefault="009E73F9">
      <w:pPr>
        <w:spacing w:after="80"/>
      </w:pPr>
    </w:p>
    <w:p w14:paraId="064ABD6B" w14:textId="77777777" w:rsidR="009E73F9" w:rsidRDefault="00000000">
      <w:pPr>
        <w:pStyle w:val="Heading2"/>
      </w:pPr>
      <w:bookmarkStart w:id="146" w:name="_Toc228879479"/>
      <w:r>
        <w:t>8.8 Venues / Drop Locations</w:t>
      </w:r>
      <w:bookmarkEnd w:id="146"/>
    </w:p>
    <w:p w14:paraId="7C515F33" w14:textId="77777777" w:rsidR="009E73F9" w:rsidRDefault="00000000">
      <w:pPr>
        <w:spacing w:after="120"/>
      </w:pPr>
      <w:r>
        <w:lastRenderedPageBreak/>
        <w:t>The Venues page allows hosts to manage saved venue/location records that can be reused across Drops.</w:t>
      </w:r>
    </w:p>
    <w:p w14:paraId="58BE239B" w14:textId="77777777" w:rsidR="009E73F9" w:rsidRDefault="009E73F9">
      <w:pPr>
        <w:spacing w:after="80"/>
      </w:pPr>
    </w:p>
    <w:p w14:paraId="1168E9B9" w14:textId="77777777" w:rsidR="009E73F9" w:rsidRDefault="00000000">
      <w:pPr>
        <w:spacing w:after="120"/>
      </w:pPr>
      <w:r>
        <w:rPr>
          <w:b/>
          <w:bCs/>
        </w:rPr>
        <w:t>Capabilities:</w:t>
      </w:r>
    </w:p>
    <w:p w14:paraId="00DB0DB7" w14:textId="77777777" w:rsidR="009E73F9" w:rsidRDefault="00000000">
      <w:pPr>
        <w:pStyle w:val="ListParagraph"/>
        <w:numPr>
          <w:ilvl w:val="0"/>
          <w:numId w:val="2"/>
        </w:numPr>
        <w:spacing w:after="60"/>
      </w:pPr>
      <w:r>
        <w:t>Add new venue: name (required), address (required, validated via Google Maps API), optional notes</w:t>
      </w:r>
    </w:p>
    <w:p w14:paraId="6EA9DF19" w14:textId="77777777" w:rsidR="009E73F9" w:rsidRDefault="00000000">
      <w:pPr>
        <w:pStyle w:val="ListParagraph"/>
        <w:numPr>
          <w:ilvl w:val="0"/>
          <w:numId w:val="2"/>
        </w:numPr>
        <w:spacing w:after="60"/>
      </w:pPr>
      <w:r>
        <w:t>Edit existing venue details</w:t>
      </w:r>
    </w:p>
    <w:p w14:paraId="05E0B613" w14:textId="77777777" w:rsidR="009E73F9" w:rsidRDefault="00000000">
      <w:pPr>
        <w:pStyle w:val="ListParagraph"/>
        <w:numPr>
          <w:ilvl w:val="0"/>
          <w:numId w:val="2"/>
        </w:numPr>
        <w:spacing w:after="60"/>
      </w:pPr>
      <w:r>
        <w:t>Delete a venue (does not affect Drops already using that venue)</w:t>
      </w:r>
    </w:p>
    <w:p w14:paraId="18B5BCD0" w14:textId="77777777" w:rsidR="009E73F9" w:rsidRDefault="009E73F9">
      <w:pPr>
        <w:spacing w:after="80"/>
      </w:pPr>
    </w:p>
    <w:p w14:paraId="0F193D19" w14:textId="77777777" w:rsidR="009E73F9" w:rsidRDefault="00000000">
      <w:pPr>
        <w:spacing w:after="120"/>
      </w:pPr>
      <w:r>
        <w:rPr>
          <w:b/>
          <w:bCs/>
        </w:rPr>
        <w:t>Account Type Behavior:</w:t>
      </w:r>
    </w:p>
    <w:p w14:paraId="5649B123" w14:textId="77777777" w:rsidR="009E73F9" w:rsidRDefault="00000000">
      <w:pPr>
        <w:pStyle w:val="ListParagraph"/>
        <w:numPr>
          <w:ilvl w:val="0"/>
          <w:numId w:val="2"/>
        </w:numPr>
        <w:spacing w:after="60"/>
      </w:pPr>
      <w:r>
        <w:t>Mobile Accounts: can add/manage multiple venues</w:t>
      </w:r>
    </w:p>
    <w:p w14:paraId="641D6960" w14:textId="77777777" w:rsidR="009E73F9" w:rsidRDefault="00000000">
      <w:pPr>
        <w:pStyle w:val="ListParagraph"/>
        <w:numPr>
          <w:ilvl w:val="0"/>
          <w:numId w:val="2"/>
        </w:numPr>
        <w:spacing w:after="60"/>
      </w:pPr>
      <w:r>
        <w:t>Brand Accounts: can add/manage multiple venues</w:t>
      </w:r>
    </w:p>
    <w:p w14:paraId="576063A9" w14:textId="77777777" w:rsidR="009E73F9" w:rsidRDefault="00000000">
      <w:pPr>
        <w:pStyle w:val="ListParagraph"/>
        <w:numPr>
          <w:ilvl w:val="0"/>
          <w:numId w:val="2"/>
        </w:numPr>
        <w:spacing w:after="60"/>
      </w:pPr>
      <w:r>
        <w:t>Place Accounts: see their fixed registered address. Cannot add additional venues. Address changes require Support.</w:t>
      </w:r>
    </w:p>
    <w:p w14:paraId="27DC37CB" w14:textId="77777777" w:rsidR="009E73F9" w:rsidRDefault="009E73F9">
      <w:pPr>
        <w:spacing w:after="80"/>
      </w:pPr>
    </w:p>
    <w:p w14:paraId="465521B7" w14:textId="77777777" w:rsidR="009E73F9" w:rsidRDefault="00000000">
      <w:pPr>
        <w:spacing w:after="120"/>
      </w:pPr>
      <w:r>
        <w:rPr>
          <w:b/>
          <w:bCs/>
        </w:rPr>
        <w:t>Acceptance Criteria:</w:t>
      </w:r>
    </w:p>
    <w:p w14:paraId="4AFB4172" w14:textId="77777777" w:rsidR="009E73F9" w:rsidRDefault="00000000">
      <w:pPr>
        <w:pStyle w:val="ListParagraph"/>
        <w:numPr>
          <w:ilvl w:val="0"/>
          <w:numId w:val="2"/>
        </w:numPr>
        <w:spacing w:after="60"/>
      </w:pPr>
      <w:r>
        <w:t>AC-8.8.1: Mobile and Brand accounts can add, edit, and delete multiple venues.</w:t>
      </w:r>
    </w:p>
    <w:p w14:paraId="240A95B2" w14:textId="77777777" w:rsidR="009E73F9" w:rsidRDefault="00000000">
      <w:pPr>
        <w:pStyle w:val="ListParagraph"/>
        <w:numPr>
          <w:ilvl w:val="0"/>
          <w:numId w:val="2"/>
        </w:numPr>
        <w:spacing w:after="60"/>
      </w:pPr>
      <w:r>
        <w:t>AC-8.8.2: Place accounts see their fixed address and cannot add additional venues.</w:t>
      </w:r>
    </w:p>
    <w:p w14:paraId="451D9AFD" w14:textId="77777777" w:rsidR="009E73F9" w:rsidRDefault="00000000">
      <w:pPr>
        <w:pStyle w:val="ListParagraph"/>
        <w:numPr>
          <w:ilvl w:val="0"/>
          <w:numId w:val="2"/>
        </w:numPr>
        <w:spacing w:after="60"/>
      </w:pPr>
      <w:r>
        <w:t>AC-8.8.3: Venue address is validated via Google Maps API.</w:t>
      </w:r>
    </w:p>
    <w:p w14:paraId="1BCFC723" w14:textId="77777777" w:rsidR="009E73F9" w:rsidRDefault="00000000">
      <w:pPr>
        <w:pStyle w:val="ListParagraph"/>
        <w:numPr>
          <w:ilvl w:val="0"/>
          <w:numId w:val="2"/>
        </w:numPr>
        <w:spacing w:after="60"/>
      </w:pPr>
      <w:r>
        <w:t>AC-8.8.4: Deleting a venue does not affect Drops already created with that venue.</w:t>
      </w:r>
    </w:p>
    <w:p w14:paraId="0D173A6C" w14:textId="77777777" w:rsidR="009E73F9" w:rsidRDefault="009E73F9">
      <w:pPr>
        <w:spacing w:after="80"/>
      </w:pPr>
    </w:p>
    <w:p w14:paraId="4F28F742" w14:textId="77777777" w:rsidR="009E73F9" w:rsidRDefault="00000000">
      <w:pPr>
        <w:pStyle w:val="Heading2"/>
      </w:pPr>
      <w:bookmarkStart w:id="147" w:name="_Toc228879480"/>
      <w:r>
        <w:t>8.9 Analytics</w:t>
      </w:r>
      <w:bookmarkEnd w:id="147"/>
    </w:p>
    <w:p w14:paraId="71A27764" w14:textId="77777777" w:rsidR="009E73F9" w:rsidRDefault="00000000">
      <w:pPr>
        <w:spacing w:after="120"/>
      </w:pPr>
      <w:r>
        <w:t>The Analytics section provides hosts with performance metrics across their Drops.</w:t>
      </w:r>
    </w:p>
    <w:p w14:paraId="00CB1E0F" w14:textId="77777777" w:rsidR="009E73F9" w:rsidRDefault="009E73F9">
      <w:pPr>
        <w:spacing w:after="80"/>
      </w:pPr>
    </w:p>
    <w:p w14:paraId="0B4CDA21" w14:textId="77777777" w:rsidR="009E73F9" w:rsidRDefault="00000000">
      <w:pPr>
        <w:spacing w:after="120"/>
      </w:pPr>
      <w:r>
        <w:rPr>
          <w:b/>
          <w:bCs/>
        </w:rPr>
        <w:t>Metrics Available:</w:t>
      </w:r>
    </w:p>
    <w:p w14:paraId="1E58CBB4" w14:textId="77777777" w:rsidR="009E73F9" w:rsidRDefault="00000000">
      <w:pPr>
        <w:pStyle w:val="ListParagraph"/>
        <w:numPr>
          <w:ilvl w:val="0"/>
          <w:numId w:val="2"/>
        </w:numPr>
        <w:spacing w:after="60"/>
      </w:pPr>
      <w:r>
        <w:t>Reservations: total, per-Drop, trend over time</w:t>
      </w:r>
    </w:p>
    <w:p w14:paraId="4F8B81B5" w14:textId="77777777" w:rsidR="009E73F9" w:rsidRDefault="00000000">
      <w:pPr>
        <w:pStyle w:val="ListParagraph"/>
        <w:numPr>
          <w:ilvl w:val="0"/>
          <w:numId w:val="2"/>
        </w:numPr>
        <w:spacing w:after="60"/>
      </w:pPr>
      <w:r>
        <w:t>Check-ins: total, per-Drop, check-in rate (check-ins / reservations)</w:t>
      </w:r>
    </w:p>
    <w:p w14:paraId="35FBDF9F" w14:textId="77777777" w:rsidR="009E73F9" w:rsidRDefault="00000000">
      <w:pPr>
        <w:pStyle w:val="ListParagraph"/>
        <w:numPr>
          <w:ilvl w:val="0"/>
          <w:numId w:val="2"/>
        </w:numPr>
        <w:spacing w:after="60"/>
      </w:pPr>
      <w:r>
        <w:t>Show rate: percentage of reserved guests who checked in</w:t>
      </w:r>
    </w:p>
    <w:p w14:paraId="1ABEB759" w14:textId="77777777" w:rsidR="009E73F9" w:rsidRDefault="00000000">
      <w:pPr>
        <w:pStyle w:val="ListParagraph"/>
        <w:numPr>
          <w:ilvl w:val="0"/>
          <w:numId w:val="2"/>
        </w:numPr>
        <w:spacing w:after="60"/>
      </w:pPr>
      <w:r>
        <w:t>Revenue: gross, net, per-Drop breakdown</w:t>
      </w:r>
    </w:p>
    <w:p w14:paraId="218C89FB" w14:textId="77777777" w:rsidR="009E73F9" w:rsidRDefault="00000000">
      <w:pPr>
        <w:pStyle w:val="ListParagraph"/>
        <w:numPr>
          <w:ilvl w:val="0"/>
          <w:numId w:val="2"/>
        </w:numPr>
        <w:spacing w:after="60"/>
      </w:pPr>
      <w:r>
        <w:t>Historical trends: weekly, monthly, all-time views</w:t>
      </w:r>
    </w:p>
    <w:p w14:paraId="279621F3" w14:textId="77777777" w:rsidR="009E73F9" w:rsidRDefault="009E73F9">
      <w:pPr>
        <w:spacing w:after="80"/>
      </w:pPr>
    </w:p>
    <w:p w14:paraId="45A130DB" w14:textId="77777777" w:rsidR="009E73F9" w:rsidRDefault="00000000">
      <w:pPr>
        <w:spacing w:after="120"/>
      </w:pPr>
      <w:r>
        <w:rPr>
          <w:b/>
          <w:bCs/>
        </w:rPr>
        <w:t>Acceptance Criteria:</w:t>
      </w:r>
    </w:p>
    <w:p w14:paraId="53DC29A2" w14:textId="77777777" w:rsidR="009E73F9" w:rsidRDefault="00000000">
      <w:pPr>
        <w:pStyle w:val="ListParagraph"/>
        <w:numPr>
          <w:ilvl w:val="0"/>
          <w:numId w:val="2"/>
        </w:numPr>
        <w:spacing w:after="60"/>
      </w:pPr>
      <w:r>
        <w:t>AC-8.9.1: Analytics display reservations, check-ins, show rate, and revenue with per-Drop breakdowns.</w:t>
      </w:r>
    </w:p>
    <w:p w14:paraId="40361128" w14:textId="77777777" w:rsidR="009E73F9" w:rsidRDefault="00000000">
      <w:pPr>
        <w:pStyle w:val="ListParagraph"/>
        <w:numPr>
          <w:ilvl w:val="0"/>
          <w:numId w:val="2"/>
        </w:numPr>
        <w:spacing w:after="60"/>
      </w:pPr>
      <w:r>
        <w:t>AC-8.9.2: Historical trend data is available in weekly, monthly, and all-time views.</w:t>
      </w:r>
    </w:p>
    <w:p w14:paraId="753CF52F" w14:textId="77777777" w:rsidR="009E73F9" w:rsidRDefault="009E73F9">
      <w:pPr>
        <w:spacing w:after="80"/>
      </w:pPr>
    </w:p>
    <w:p w14:paraId="59F8A27F" w14:textId="77777777" w:rsidR="00AA0001" w:rsidRDefault="00000000">
      <w:pPr>
        <w:pStyle w:val="Heading2"/>
      </w:pPr>
      <w:bookmarkStart w:id="900" w:name="_Toc90099"/>
      <w:r>
        <w:t>8.10 Team Management</w:t>
      </w:r>
      <w:bookmarkEnd w:id="900"/>
    </w:p>
    <w:p w14:paraId="0873975F" w14:textId="77777777" w:rsidR="00AA0001" w:rsidRDefault="00000000">
      <w:pPr>
        <w:spacing w:after="120"/>
      </w:pPr>
      <w:r>
        <w:t xml:space="preserve">The Team Management section allows Account owners to invite and manage team members with role-based access control. Nigh uses a five-role hierarchy that governs what each team member can see and do across the application.</w:t>
      </w:r>
    </w:p>
    <w:p w14:paraId="00000000" w14:textId="77777777" w:rsidR="00AA0001" w:rsidRDefault="00AA0001">
      <w:pPr>
        <w:spacing w:after="80"/>
      </w:pPr>
    </w:p>
    <w:p w14:paraId="1648A7E5" w14:textId="77777777" w:rsidR="00AA0001" w:rsidRDefault="00000000">
      <w:pPr>
        <w:pStyle w:val="Heading3"/>
      </w:pPr>
      <w:bookmarkStart w:id="901" w:name="_Toc90199"/>
      <w:r>
        <w:t>8.10.1 Role Hierarchy</w:t>
      </w:r>
      <w:bookmarkEnd w:id="901"/>
    </w:p>
    <w:p w14:paraId="390D34B5" w14:textId="77777777" w:rsidR="00AA0001" w:rsidRDefault="00000000">
      <w:pPr>
        <w:spacing w:after="120"/>
      </w:pPr>
      <w:r>
        <w:rPr>
          <w:b/>
          <w:bCs/>
        </w:rPr>
        <w:t xml:space="preserve">Every Account has exactly one Account Owner (the creator). The Owner is a protected role that cannot be removed or reassigned except by Nigh Support. Below the Owner, four additional roles provide granular access control:</w:t>
      </w:r>
    </w:p>
    <w:p w14:paraId="00000000" w14:textId="77777777" w:rsidR="00AA0001" w:rsidRDefault="00AA0001">
      <w:pPr>
        <w:spacing w:after="80"/>
      </w:pPr>
    </w:p>
    <w:p w14:paraId="734DC0FB" w14:textId="77777777" w:rsidR="00AA0001" w:rsidRDefault="00000000">
      <w:pPr>
        <w:spacing w:after="120"/>
      </w:pPr>
      <w:r>
        <w:t xml:space="preserve">Account Owner: Full, unrestricted access to all features including billing, subscription, and account deletion. Cannot be removed. Exactly one per Account. Equivalent to Super Admin.</w:t>
      </w:r>
    </w:p>
    <w:p w14:paraId="7D42E5F8" w14:textId="77777777" w:rsidR="00AA0001" w:rsidRDefault="00000000">
      <w:pPr>
        <w:spacing w:after="120"/>
      </w:pPr>
      <w:r>
        <w:t xml:space="preserve">Account Admin: Near-full access to all features. Can manage team, drops, guests, analytics, partners, and settings. Cannot delete the Account or transfer ownership. Multiple Admins are allowed.</w:t>
      </w:r>
    </w:p>
    <w:p w14:paraId="3CE9CA53" w14:textId="77777777" w:rsidR="00AA0001" w:rsidRDefault="00000000">
      <w:pPr>
        <w:spacing w:after="120"/>
      </w:pPr>
      <w:r>
        <w:t xml:space="preserve">Manager: Operational role for day-to-day tasks. Can create and edit Drops, check in guests, view guests, view analytics, and manage revenue at a read level. Cannot manage team roles, partners, or account-level settings.</w:t>
      </w:r>
    </w:p>
    <w:p w14:paraId="25861A0A" w14:textId="77777777" w:rsidR="00AA0001" w:rsidRDefault="00000000">
      <w:pPr>
        <w:spacing w:after="120"/>
      </w:pPr>
      <w:r>
        <w:t xml:space="preserve">Team Member: Limited operational access. Can create and edit Drops, check in guests, view guest lists, send messages to guests, and view basic analytics. Cannot access revenue details, team management, or partner management.</w:t>
      </w:r>
    </w:p>
    <w:p w14:paraId="052AA1DF" w14:textId="77777777" w:rsidR="00AA0001" w:rsidRDefault="00000000">
      <w:pPr>
        <w:spacing w:after="120"/>
      </w:pPr>
      <w:r>
        <w:t xml:space="preserve">Check-In Only: Minimal access. Can check in guests and view the guest list for an active Drop. Cannot create or edit Drops, access revenue, analytics, team management, partners, or account settings.</w:t>
      </w:r>
    </w:p>
    <w:p w14:paraId="00000000" w14:textId="77777777" w:rsidR="00AA0001" w:rsidRDefault="00AA0001">
      <w:pPr>
        <w:spacing w:after="80"/>
      </w:pPr>
    </w:p>
    <w:p w14:paraId="0817223F" w14:textId="77777777" w:rsidR="00AA0001" w:rsidRDefault="00000000">
      <w:pPr>
        <w:pStyle w:val="Heading3"/>
      </w:pPr>
      <w:bookmarkStart w:id="902" w:name="_Toc90299"/>
      <w:r>
        <w:t>8.10.2 Permission Model</w:t>
      </w:r>
      <w:bookmarkEnd w:id="902"/>
    </w:p>
    <w:p w14:paraId="207E962E" w14:textId="77777777" w:rsidR="00AA0001" w:rsidRDefault="00000000">
      <w:pPr>
        <w:spacing w:after="120"/>
      </w:pPr>
      <w:r>
        <w:t xml:space="preserve">Each feature area has three permission states: Full (can view and edit/manage), View (read-only access), and None (no access, page shows a role-gate message). The permission matrix defines which role gets which level of access to each feature area.</w:t>
      </w:r>
    </w:p>
    <w:p w14:paraId="00000000" w14:textId="77777777" w:rsidR="00AA0001" w:rsidRDefault="00AA0001">
      <w:pPr>
        <w:spacing w:after="80"/>
      </w:pPr>
    </w:p>
    <w:p w14:paraId="1D64CE25" w14:textId="77777777" w:rsidR="00AA0001" w:rsidRDefault="00000000">
      <w:pPr>
        <w:spacing w:after="120"/>
      </w:pPr>
      <w:r>
        <w:rPr>
          <w:b/>
          <w:bCs/>
        </w:rPr>
        <w:t xml:space="preserve">Permission Areas and Minimum Role for Full Access:</w:t>
      </w:r>
    </w:p>
    <w:p w14:paraId="48C8A7DE" w14:textId="77777777" w:rsidR="00AA0001" w:rsidRDefault="00000000">
      <w:pPr>
        <w:spacing w:after="120"/>
      </w:pPr>
      <w:r>
        <w:t xml:space="preserve">Drops (create, edit, pause, cancel): Team Member and above (level 1+).</w:t>
      </w:r>
    </w:p>
    <w:p w14:paraId="73AD6B82" w14:textId="77777777" w:rsidR="00AA0001" w:rsidRDefault="00000000">
      <w:pPr>
        <w:spacing w:after="120"/>
      </w:pPr>
      <w:r>
        <w:t xml:space="preserve">Heads Up (create and send): Team Member and above (level 1+).</w:t>
      </w:r>
    </w:p>
    <w:p w14:paraId="4ABF8F88" w14:textId="77777777" w:rsidR="00AA0001" w:rsidRDefault="00000000">
      <w:pPr>
        <w:spacing w:after="120"/>
      </w:pPr>
      <w:r>
        <w:t xml:space="preserve">Check-In (scan QR, manual check-in): All roles including Check-In Only (level 0+).</w:t>
      </w:r>
    </w:p>
    <w:p w14:paraId="09E629D2" w14:textId="77777777" w:rsidR="00AA0001" w:rsidRDefault="00000000">
      <w:pPr>
        <w:spacing w:after="120"/>
      </w:pPr>
      <w:r>
        <w:t xml:space="preserve">Guests (view guest list, import): Team Member and above (level 1+).</w:t>
      </w:r>
    </w:p>
    <w:p w14:paraId="22B53A6D" w14:textId="77777777" w:rsidR="00AA0001" w:rsidRDefault="00000000">
      <w:pPr>
        <w:spacing w:after="120"/>
      </w:pPr>
      <w:r>
        <w:t xml:space="preserve">Guest Groups: Manager and above (level 2+).</w:t>
      </w:r>
    </w:p>
    <w:p w14:paraId="40E0D739" w14:textId="77777777" w:rsidR="00AA0001" w:rsidRDefault="00000000">
      <w:pPr>
        <w:spacing w:after="120"/>
      </w:pPr>
      <w:r>
        <w:t xml:space="preserve">Message Guests: Team Member and above (level 1+).</w:t>
      </w:r>
    </w:p>
    <w:p w14:paraId="0DA706D8" w14:textId="77777777" w:rsidR="00AA0001" w:rsidRDefault="00000000">
      <w:pPr>
        <w:spacing w:after="120"/>
      </w:pPr>
      <w:r>
        <w:t xml:space="preserve">Block Guests: Manager and above (level 2+).</w:t>
      </w:r>
    </w:p>
    <w:p w14:paraId="4956E7BF" w14:textId="77777777" w:rsidR="00AA0001" w:rsidRDefault="00000000">
      <w:pPr>
        <w:spacing w:after="120"/>
      </w:pPr>
      <w:r>
        <w:t xml:space="preserve">Orders (view order details): Team Member and above (level 1+).</w:t>
      </w:r>
    </w:p>
    <w:p w14:paraId="1730D37D" w14:textId="77777777" w:rsidR="00AA0001" w:rsidRDefault="00000000">
      <w:pPr>
        <w:spacing w:after="120"/>
      </w:pPr>
      <w:r>
        <w:t xml:space="preserve">Refunds (process cancellations/refunds): Manager and above (level 2+).</w:t>
      </w:r>
    </w:p>
    <w:p w14:paraId="22EECD12" w14:textId="77777777" w:rsidR="00AA0001" w:rsidRDefault="00000000">
      <w:pPr>
        <w:spacing w:after="120"/>
      </w:pPr>
      <w:r>
        <w:t xml:space="preserve">Revenue (view revenue dashboard): Manager and above (level 2+) for full, Team Member for view-only.</w:t>
      </w:r>
    </w:p>
    <w:p w14:paraId="14395E78" w14:textId="77777777" w:rsidR="00AA0001" w:rsidRDefault="00000000">
      <w:pPr>
        <w:spacing w:after="120"/>
      </w:pPr>
      <w:r>
        <w:t xml:space="preserve">Payouts (view and manage payouts): Admin and Owner only (level 3).</w:t>
      </w:r>
    </w:p>
    <w:p w14:paraId="72E42A14" w14:textId="77777777" w:rsidR="00AA0001" w:rsidRDefault="00000000">
      <w:pPr>
        <w:spacing w:after="120"/>
      </w:pPr>
      <w:r>
        <w:t xml:space="preserve">Team Management: Manager and above (level 2+).</w:t>
      </w:r>
    </w:p>
    <w:p w14:paraId="63161522" w14:textId="77777777" w:rsidR="00AA0001" w:rsidRDefault="00000000">
      <w:pPr>
        <w:spacing w:after="120"/>
      </w:pPr>
      <w:r>
        <w:t xml:space="preserve">Partners: Manager and above (level 2+).</w:t>
      </w:r>
    </w:p>
    <w:p w14:paraId="4BC0ACC2" w14:textId="77777777" w:rsidR="00AA0001" w:rsidRDefault="00000000">
      <w:pPr>
        <w:spacing w:after="120"/>
      </w:pPr>
      <w:r>
        <w:t xml:space="preserve">Profile (edit account profile): Manager and above (level 2+) for full, Team Member for view-only.</w:t>
      </w:r>
    </w:p>
    <w:p w14:paraId="085FCDB6" w14:textId="77777777" w:rsidR="00AA0001" w:rsidRDefault="00000000">
      <w:pPr>
        <w:spacing w:after="120"/>
      </w:pPr>
      <w:r>
        <w:t xml:space="preserve">Locations (manage drop locations): Manager and above (level 2+).</w:t>
      </w:r>
    </w:p>
    <w:p w14:paraId="041C17AC" w14:textId="77777777" w:rsidR="00AA0001" w:rsidRDefault="00000000">
      <w:pPr>
        <w:spacing w:after="120"/>
      </w:pPr>
      <w:r>
        <w:t xml:space="preserve">Subscription: Admin and Owner only (level 3).</w:t>
      </w:r>
    </w:p>
    <w:p w14:paraId="71296526" w14:textId="77777777" w:rsidR="00AA0001" w:rsidRDefault="00000000">
      <w:pPr>
        <w:spacing w:after="120"/>
      </w:pPr>
      <w:r>
        <w:t xml:space="preserve">Analytics: Manager and above (level 2+) for full, Team Member for view-only.</w:t>
      </w:r>
    </w:p>
    <w:p w14:paraId="41157ADD" w14:textId="77777777" w:rsidR="00AA0001" w:rsidRDefault="00000000">
      <w:pPr>
        <w:spacing w:after="120"/>
      </w:pPr>
      <w:r>
        <w:t xml:space="preserve">Activity Log: Manager and above (level 2+).</w:t>
      </w:r>
    </w:p>
    <w:p w14:paraId="00000000" w14:textId="77777777" w:rsidR="00AA0001" w:rsidRDefault="00AA0001">
      <w:pPr>
        <w:spacing w:after="80"/>
      </w:pPr>
    </w:p>
    <w:p w14:paraId="45BB18F6" w14:textId="77777777" w:rsidR="00AA0001" w:rsidRDefault="00000000">
      <w:pPr>
        <w:pStyle w:val="Heading3"/>
      </w:pPr>
      <w:bookmarkStart w:id="903" w:name="_Toc90399"/>
      <w:r>
        <w:t>8.10.3 UI Gating Behavior</w:t>
      </w:r>
      <w:bookmarkEnd w:id="903"/>
    </w:p>
    <w:p w14:paraId="56A12E74" w14:textId="77777777" w:rsidR="00AA0001" w:rsidRDefault="00000000">
      <w:pPr>
        <w:spacing w:after="120"/>
      </w:pPr>
      <w:r>
        <w:t xml:space="preserve">Role-based gating operates at two levels throughout the Host app:</w:t>
      </w:r>
    </w:p>
    <w:p w14:paraId="7D44DFEB" w14:textId="77777777" w:rsidR="00AA0001" w:rsidRDefault="00000000">
      <w:pPr>
        <w:spacing w:after="120"/>
      </w:pPr>
      <w:r>
        <w:t xml:space="preserve">Page-Level Gating: When a user lacks even view-only access to a feature area, the page displays a centered lock icon with the message: “You do not have access to this page based on your current permission level.” The user’s current role is displayed below the message. Menu items for inaccessible pages are hidden entirely.</w:t>
      </w:r>
    </w:p>
    <w:p w14:paraId="643BCA67" w14:textId="77777777" w:rsidR="00AA0001" w:rsidRDefault="00000000">
      <w:pPr>
        <w:spacing w:after="120"/>
      </w:pPr>
      <w:r>
        <w:t xml:space="preserve">Action-Level Gating: When a user has view-only access, the page content is visible but edit controls (save buttons, dropdowns, action buttons, invite buttons) are hidden. For example, a Team Member viewing the Profile page sees all profile information but the Save Changes button is hidden.</w:t>
      </w:r>
    </w:p>
    <w:p w14:paraId="00000000" w14:textId="77777777" w:rsidR="00AA0001" w:rsidRDefault="00AA0001">
      <w:pPr>
        <w:spacing w:after="80"/>
      </w:pPr>
    </w:p>
    <w:p w14:paraId="48BEC114" w14:textId="77777777" w:rsidR="00AA0001" w:rsidRDefault="00000000">
      <w:pPr>
        <w:pStyle w:val="Heading3"/>
      </w:pPr>
      <w:bookmarkStart w:id="904" w:name="_Toc90499"/>
      <w:r>
        <w:t>8.10.4 Centralized Permission Thresholds</w:t>
      </w:r>
      <w:bookmarkEnd w:id="904"/>
    </w:p>
    <w:p w14:paraId="7D4F8E89" w14:textId="77777777" w:rsidR="00AA0001" w:rsidRDefault="00000000">
      <w:pPr>
        <w:spacing w:after="120"/>
      </w:pPr>
      <w:r>
        <w:t xml:space="preserve">All permission checks flow through two centralized functions (canFull and canView) that map each permission area to a minimum role level. This architecture ensures that changing the threshold for any permission area requires modifying exactly one number in one location, with the change automatically cascading through all UI gates across the app.</w:t>
      </w:r>
    </w:p>
    <w:p w14:paraId="75E420C2" w14:textId="77777777" w:rsidR="00AA0001" w:rsidRDefault="00000000">
      <w:pPr>
        <w:spacing w:after="120"/>
      </w:pPr>
      <w:r>
        <w:t xml:space="preserve">Role levels: Owner/Admin = 3, Manager = 2, Team Member = 1, Check-In Only = 0.</w:t>
      </w:r>
    </w:p>
    <w:p w14:paraId="00000000" w14:textId="77777777" w:rsidR="00AA0001" w:rsidRDefault="00AA0001">
      <w:pPr>
        <w:spacing w:after="80"/>
      </w:pPr>
    </w:p>
    <w:p w14:paraId="28B8C5C6" w14:textId="77777777" w:rsidR="00AA0001" w:rsidRDefault="00000000">
      <w:pPr>
        <w:pStyle w:val="Heading3"/>
      </w:pPr>
      <w:bookmarkStart w:id="905" w:name="_Toc90599"/>
      <w:r>
        <w:t>8.10.5 Team Member Operations</w:t>
      </w:r>
      <w:bookmarkEnd w:id="905"/>
    </w:p>
    <w:p w14:paraId="1696EA50" w14:textId="77777777" w:rsidR="00AA0001" w:rsidRDefault="00000000">
      <w:pPr>
        <w:spacing w:after="120"/>
      </w:pPr>
      <w:r>
        <w:t xml:space="preserve">Invite: Team members are invited by email. The invite specifies the role and, for multi-location Orgs, the assigned location(s). Only users with team management permission (Manager and above) can invite new members. An Admin can invite at any role level; a Manager can invite at Manager level or below.</w:t>
      </w:r>
    </w:p>
    <w:p w14:paraId="61B1C2C1" w14:textId="77777777" w:rsidR="00AA0001" w:rsidRDefault="00000000">
      <w:pPr>
        <w:spacing w:after="120"/>
      </w:pPr>
      <w:r>
        <w:t xml:space="preserve">Edit: Role and location assignments can be changed by users with team management permission. The Account Owner’s role cannot be changed.</w:t>
      </w:r>
    </w:p>
    <w:p w14:paraId="1E4C757A" w14:textId="77777777" w:rsidR="00AA0001" w:rsidRDefault="00000000">
      <w:pPr>
        <w:spacing w:after="120"/>
      </w:pPr>
      <w:r>
        <w:t xml:space="preserve">Remove: Removing a team member revokes access immediately with no grace period. The Account Owner cannot be removed.</w:t>
      </w:r>
    </w:p>
    <w:p w14:paraId="00000000" w14:textId="77777777" w:rsidR="00AA0001" w:rsidRDefault="00AA0001">
      <w:pPr>
        <w:spacing w:after="80"/>
      </w:pPr>
    </w:p>
    <w:p w14:paraId="7DB43083" w14:textId="77777777" w:rsidR="00AA0001" w:rsidRDefault="00000000">
      <w:pPr>
        <w:spacing w:after="120"/>
      </w:pPr>
      <w:r>
        <w:t xml:space="preserve">Roles are assigned per Account. A user can have different roles in different Accounts within the same Organization.</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4A1009B3" w14:textId="77777777" w:rsidR="00AA0001" w:rsidRDefault="00000000">
      <w:pPr>
        <w:spacing w:after="120"/>
      </w:pPr>
      <w:r>
        <w:t xml:space="preserve">AC-8.10.1: Five roles exist: Account Owner, Account Admin, Manager, Team Member, Check-In Only. Each Account has exactly one Owner.</w:t>
      </w:r>
    </w:p>
    <w:p w14:paraId="5675F4F5" w14:textId="77777777" w:rsidR="00AA0001" w:rsidRDefault="00000000">
      <w:pPr>
        <w:spacing w:after="120"/>
      </w:pPr>
      <w:r>
        <w:t xml:space="preserve">AC-8.10.2: Permission checks use centralized threshold functions. Changing a threshold number in one place cascades to all UI gates.</w:t>
      </w:r>
    </w:p>
    <w:p w14:paraId="61FA30CF" w14:textId="77777777" w:rsidR="00AA0001" w:rsidRDefault="00000000">
      <w:pPr>
        <w:spacing w:after="120"/>
      </w:pPr>
      <w:r>
        <w:t xml:space="preserve">AC-8.10.3: Page-level gates show a lock icon and role-gate message for inaccessible pages.</w:t>
      </w:r>
    </w:p>
    <w:p w14:paraId="5FEAFCD8" w14:textId="77777777" w:rsidR="00AA0001" w:rsidRDefault="00000000">
      <w:pPr>
        <w:spacing w:after="120"/>
      </w:pPr>
      <w:r>
        <w:t xml:space="preserve">AC-8.10.4: Action-level gates hide edit controls while preserving read-only content visibility.</w:t>
      </w:r>
    </w:p>
    <w:p w14:paraId="2EF98BBD" w14:textId="77777777" w:rsidR="00AA0001" w:rsidRDefault="00000000">
      <w:pPr>
        <w:spacing w:after="120"/>
      </w:pPr>
      <w:r>
        <w:t xml:space="preserve">AC-8.10.5: Menu items for inaccessible pages are hidden entirely from the navigation.</w:t>
      </w:r>
    </w:p>
    <w:p w14:paraId="43DB2973" w14:textId="77777777" w:rsidR="00AA0001" w:rsidRDefault="00000000">
      <w:pPr>
        <w:spacing w:after="120"/>
      </w:pPr>
      <w:r>
        <w:t xml:space="preserve">AC-8.10.6: Roles are scoped per Account. A user may hold different roles across different Accounts.</w:t>
      </w:r>
    </w:p>
    <w:p w14:paraId="7465040E" w14:textId="77777777" w:rsidR="00AA0001" w:rsidRDefault="00000000">
      <w:pPr>
        <w:spacing w:after="120"/>
      </w:pPr>
      <w:r>
        <w:t xml:space="preserve">AC-8.10.7: Removing a team member revokes access immediately with no grace period.</w:t>
      </w:r>
    </w:p>
    <w:p w14:paraId="35B5EA6B" w14:textId="77777777" w:rsidR="00AA0001" w:rsidRDefault="00000000">
      <w:pPr>
        <w:spacing w:after="120"/>
      </w:pPr>
      <w:r>
        <w:t xml:space="preserve">AC-8.10.8: Role assignment is available to users with team management permission only.</w:t>
      </w:r>
    </w:p>
    <w:p w14:paraId="00000000" w14:textId="77777777" w:rsidR="00AA0001" w:rsidRDefault="00AA0001">
      <w:pPr>
        <w:spacing w:after="80"/>
      </w:pPr>
    </w:p>
    <w:p w14:paraId="0A48141F" w14:textId="77777777" w:rsidR="009E73F9" w:rsidRDefault="00000000">
      <w:pPr>
        <w:pStyle w:val="Heading2"/>
      </w:pPr>
      <w:bookmarkStart w:id="149" w:name="_Toc228879482"/>
      <w:r>
        <w:t>8.11 Activity Log</w:t>
      </w:r>
      <w:bookmarkEnd w:id="149"/>
    </w:p>
    <w:p w14:paraId="0A38A642" w14:textId="77777777" w:rsidR="009E73F9" w:rsidRDefault="00000000">
      <w:pPr>
        <w:spacing w:after="120"/>
      </w:pPr>
      <w:r>
        <w:t>The Activity Log provides a chronological record of all state-changing actions within the Account. It is available to all Pro accounts and serves as an audit trail for operational transparency.</w:t>
      </w:r>
    </w:p>
    <w:p w14:paraId="3A4EDFE9" w14:textId="77777777" w:rsidR="009E73F9" w:rsidRDefault="009E73F9">
      <w:pPr>
        <w:spacing w:after="80"/>
      </w:pPr>
    </w:p>
    <w:p w14:paraId="7EF0AE61" w14:textId="77777777" w:rsidR="009E73F9" w:rsidRDefault="00000000">
      <w:pPr>
        <w:spacing w:after="120"/>
      </w:pPr>
      <w:r>
        <w:rPr>
          <w:b/>
          <w:bCs/>
        </w:rPr>
        <w:t>Logged Events:</w:t>
      </w:r>
    </w:p>
    <w:p w14:paraId="725EBD0A" w14:textId="77777777" w:rsidR="009E73F9" w:rsidRDefault="00000000">
      <w:pPr>
        <w:pStyle w:val="ListParagraph"/>
        <w:numPr>
          <w:ilvl w:val="0"/>
          <w:numId w:val="2"/>
        </w:numPr>
        <w:spacing w:after="60"/>
      </w:pPr>
      <w:r>
        <w:t>Drop state changes (Created, Published, Paused, Resumed, Canceled, Ended)</w:t>
      </w:r>
    </w:p>
    <w:p w14:paraId="378727F0" w14:textId="77777777" w:rsidR="009E73F9" w:rsidRDefault="00000000">
      <w:pPr>
        <w:pStyle w:val="ListParagraph"/>
        <w:numPr>
          <w:ilvl w:val="0"/>
          <w:numId w:val="2"/>
        </w:numPr>
        <w:spacing w:after="60"/>
      </w:pPr>
      <w:r>
        <w:t>Check-ins (guest name, timestamp, method: QR scan or manual)</w:t>
      </w:r>
    </w:p>
    <w:p w14:paraId="5713ED0A" w14:textId="77777777" w:rsidR="009E73F9" w:rsidRDefault="00000000">
      <w:pPr>
        <w:pStyle w:val="ListParagraph"/>
        <w:numPr>
          <w:ilvl w:val="0"/>
          <w:numId w:val="2"/>
        </w:numPr>
        <w:spacing w:after="60"/>
      </w:pPr>
      <w:r>
        <w:t>Refunds (amount, ticket, initiator)</w:t>
      </w:r>
    </w:p>
    <w:p w14:paraId="32798415" w14:textId="77777777" w:rsidR="009E73F9" w:rsidRDefault="00000000">
      <w:pPr>
        <w:pStyle w:val="ListParagraph"/>
        <w:numPr>
          <w:ilvl w:val="0"/>
          <w:numId w:val="2"/>
        </w:numPr>
        <w:spacing w:after="60"/>
      </w:pPr>
      <w:r>
        <w:t>Team changes (member added, removed, role changed)</w:t>
      </w:r>
    </w:p>
    <w:p w14:paraId="7ACCDF3C" w14:textId="77777777" w:rsidR="009E73F9" w:rsidRDefault="00000000">
      <w:pPr>
        <w:pStyle w:val="ListParagraph"/>
        <w:numPr>
          <w:ilvl w:val="0"/>
          <w:numId w:val="2"/>
        </w:numPr>
        <w:spacing w:after="60"/>
      </w:pPr>
      <w:r>
        <w:t>Partner activity (invited, accepted, declined, removed)</w:t>
      </w:r>
    </w:p>
    <w:p w14:paraId="209CF730" w14:textId="77777777" w:rsidR="009E73F9" w:rsidRDefault="00000000">
      <w:pPr>
        <w:pStyle w:val="ListParagraph"/>
        <w:numPr>
          <w:ilvl w:val="0"/>
          <w:numId w:val="2"/>
        </w:numPr>
        <w:spacing w:after="60"/>
      </w:pPr>
      <w:r>
        <w:lastRenderedPageBreak/>
        <w:t>Capacity edits (old value, new value, editor)</w:t>
      </w:r>
    </w:p>
    <w:p w14:paraId="40C39F9D" w14:textId="77777777" w:rsidR="009E73F9" w:rsidRDefault="00000000">
      <w:pPr>
        <w:pStyle w:val="ListParagraph"/>
        <w:numPr>
          <w:ilvl w:val="0"/>
          <w:numId w:val="2"/>
        </w:numPr>
        <w:spacing w:after="60"/>
      </w:pPr>
      <w:r>
        <w:t>Credit issuance (amount, recipient, reason)</w:t>
      </w:r>
    </w:p>
    <w:p w14:paraId="2BCF2633" w14:textId="77777777" w:rsidR="009E73F9" w:rsidRDefault="009E73F9">
      <w:pPr>
        <w:spacing w:after="80"/>
      </w:pPr>
    </w:p>
    <w:p w14:paraId="44F9360A" w14:textId="77777777" w:rsidR="009E73F9" w:rsidRDefault="00000000">
      <w:pPr>
        <w:spacing w:after="120"/>
      </w:pPr>
      <w:r>
        <w:rPr>
          <w:b/>
          <w:bCs/>
        </w:rPr>
        <w:t>Log Entry Format:</w:t>
      </w:r>
    </w:p>
    <w:p w14:paraId="279AEA5C" w14:textId="77777777" w:rsidR="009E73F9" w:rsidRDefault="00000000">
      <w:pPr>
        <w:pStyle w:val="ListParagraph"/>
        <w:numPr>
          <w:ilvl w:val="0"/>
          <w:numId w:val="2"/>
        </w:numPr>
        <w:spacing w:after="60"/>
      </w:pPr>
      <w:r>
        <w:t>Timestamp (local timezone)</w:t>
      </w:r>
    </w:p>
    <w:p w14:paraId="7D1DA542" w14:textId="77777777" w:rsidR="009E73F9" w:rsidRDefault="00000000">
      <w:pPr>
        <w:pStyle w:val="ListParagraph"/>
        <w:numPr>
          <w:ilvl w:val="0"/>
          <w:numId w:val="2"/>
        </w:numPr>
        <w:spacing w:after="60"/>
      </w:pPr>
      <w:r>
        <w:t>Actor (who performed the action: name + role)</w:t>
      </w:r>
    </w:p>
    <w:p w14:paraId="7559CD02" w14:textId="77777777" w:rsidR="009E73F9" w:rsidRDefault="00000000">
      <w:pPr>
        <w:pStyle w:val="ListParagraph"/>
        <w:numPr>
          <w:ilvl w:val="0"/>
          <w:numId w:val="2"/>
        </w:numPr>
        <w:spacing w:after="60"/>
      </w:pPr>
      <w:r>
        <w:t>Action description</w:t>
      </w:r>
    </w:p>
    <w:p w14:paraId="111AC57C" w14:textId="77777777" w:rsidR="009E73F9" w:rsidRDefault="00000000">
      <w:pPr>
        <w:pStyle w:val="ListParagraph"/>
        <w:numPr>
          <w:ilvl w:val="0"/>
          <w:numId w:val="2"/>
        </w:numPr>
        <w:spacing w:after="60"/>
      </w:pPr>
      <w:r>
        <w:t>Affected entity (Drop name, guest name, etc.)</w:t>
      </w:r>
    </w:p>
    <w:p w14:paraId="4B16CDFC" w14:textId="77777777" w:rsidR="009E73F9" w:rsidRDefault="009E73F9">
      <w:pPr>
        <w:spacing w:after="80"/>
      </w:pPr>
    </w:p>
    <w:p w14:paraId="44E90F45" w14:textId="77777777" w:rsidR="009E73F9" w:rsidRDefault="00000000">
      <w:pPr>
        <w:spacing w:after="120"/>
      </w:pPr>
      <w:r>
        <w:rPr>
          <w:b/>
          <w:bCs/>
        </w:rPr>
        <w:t>Acceptance Criteria:</w:t>
      </w:r>
    </w:p>
    <w:p w14:paraId="3BFB91EC" w14:textId="77777777" w:rsidR="009E73F9" w:rsidRDefault="00000000">
      <w:pPr>
        <w:pStyle w:val="ListParagraph"/>
        <w:numPr>
          <w:ilvl w:val="0"/>
          <w:numId w:val="2"/>
        </w:numPr>
        <w:spacing w:after="60"/>
      </w:pPr>
      <w:r>
        <w:t>AC-8.11.1: All state-changing events listed above are logged in the Activity Log.</w:t>
      </w:r>
    </w:p>
    <w:p w14:paraId="3D19EBFE" w14:textId="77777777" w:rsidR="009E73F9" w:rsidRDefault="00000000">
      <w:pPr>
        <w:pStyle w:val="ListParagraph"/>
        <w:numPr>
          <w:ilvl w:val="0"/>
          <w:numId w:val="2"/>
        </w:numPr>
        <w:spacing w:after="60"/>
      </w:pPr>
      <w:r>
        <w:t>AC-8.11.2: Each log entry includes timestamp, actor attribution, action description, and affected entity.</w:t>
      </w:r>
    </w:p>
    <w:p w14:paraId="267F4046" w14:textId="77777777" w:rsidR="009E73F9" w:rsidRDefault="00000000">
      <w:pPr>
        <w:pStyle w:val="ListParagraph"/>
        <w:numPr>
          <w:ilvl w:val="0"/>
          <w:numId w:val="2"/>
        </w:numPr>
        <w:spacing w:after="60"/>
      </w:pPr>
      <w:r>
        <w:t>AC-8.11.3: Activity Log is available to all Pro accounts regardless of subscription tier.</w:t>
      </w:r>
    </w:p>
    <w:p w14:paraId="7AD17E77" w14:textId="77777777" w:rsidR="009E73F9" w:rsidRDefault="009E73F9">
      <w:pPr>
        <w:spacing w:after="80"/>
      </w:pPr>
    </w:p>
    <w:p w14:paraId="51ED8E8B" w14:textId="77777777" w:rsidR="009E73F9" w:rsidRDefault="00000000">
      <w:pPr>
        <w:pStyle w:val="Heading2"/>
      </w:pPr>
      <w:bookmarkStart w:id="150" w:name="_Toc228879483"/>
      <w:r>
        <w:t>8.12 QR Codes / Stickers</w:t>
      </w:r>
      <w:bookmarkEnd w:id="150"/>
    </w:p>
    <w:p w14:paraId="21825951" w14:textId="77777777" w:rsidR="009E73F9" w:rsidRDefault="00000000">
      <w:pPr>
        <w:spacing w:after="120"/>
      </w:pPr>
      <w:r>
        <w:t>The QR Codes/Stickers section allows hosts to manage their physical NQ-coded stickers and associated analytics.</w:t>
      </w:r>
    </w:p>
    <w:p w14:paraId="20A944B4" w14:textId="77777777" w:rsidR="009E73F9" w:rsidRDefault="009E73F9">
      <w:pPr>
        <w:spacing w:after="80"/>
      </w:pPr>
    </w:p>
    <w:p w14:paraId="18BD83C9" w14:textId="77777777" w:rsidR="009E73F9" w:rsidRDefault="00000000">
      <w:pPr>
        <w:spacing w:after="120"/>
      </w:pPr>
      <w:r>
        <w:rPr>
          <w:b/>
          <w:bCs/>
        </w:rPr>
        <w:t>Capabilities:</w:t>
      </w:r>
    </w:p>
    <w:p w14:paraId="39757A0E" w14:textId="77777777" w:rsidR="009E73F9" w:rsidRDefault="00000000">
      <w:pPr>
        <w:pStyle w:val="ListParagraph"/>
        <w:numPr>
          <w:ilvl w:val="0"/>
          <w:numId w:val="2"/>
        </w:numPr>
        <w:spacing w:after="60"/>
      </w:pPr>
      <w:r>
        <w:t>Link new sticker: scan the QR code with device camera OR manually enter the NQ-XXXXXX code</w:t>
      </w:r>
    </w:p>
    <w:p w14:paraId="6AD8423A" w14:textId="77777777" w:rsidR="009E73F9" w:rsidRDefault="00000000">
      <w:pPr>
        <w:pStyle w:val="ListParagraph"/>
        <w:numPr>
          <w:ilvl w:val="0"/>
          <w:numId w:val="2"/>
        </w:numPr>
        <w:spacing w:after="60"/>
      </w:pPr>
      <w:r>
        <w:t>View all linked stickers with placement labels</w:t>
      </w:r>
    </w:p>
    <w:p w14:paraId="05718E6E" w14:textId="77777777" w:rsidR="009E73F9" w:rsidRDefault="00000000">
      <w:pPr>
        <w:pStyle w:val="ListParagraph"/>
        <w:numPr>
          <w:ilvl w:val="0"/>
          <w:numId w:val="2"/>
        </w:numPr>
        <w:spacing w:after="60"/>
      </w:pPr>
      <w:r>
        <w:t>View scan analytics per sticker: total scans, scans per period, last scan timestamp</w:t>
      </w:r>
    </w:p>
    <w:p w14:paraId="7071BFE4" w14:textId="77777777" w:rsidR="009E73F9" w:rsidRDefault="00000000">
      <w:pPr>
        <w:pStyle w:val="ListParagraph"/>
        <w:numPr>
          <w:ilvl w:val="0"/>
          <w:numId w:val="2"/>
        </w:numPr>
        <w:spacing w:after="60"/>
      </w:pPr>
      <w:r>
        <w:t>Deactivate a sticker: requires confirmation dialog, takes effect immediately, action is permanent</w:t>
      </w:r>
    </w:p>
    <w:p w14:paraId="56DB74EE" w14:textId="77777777" w:rsidR="009E73F9" w:rsidRDefault="009E73F9">
      <w:pPr>
        <w:spacing w:after="80"/>
      </w:pPr>
    </w:p>
    <w:p w14:paraId="3C21A5E7" w14:textId="77777777" w:rsidR="009E73F9" w:rsidRDefault="00000000">
      <w:pPr>
        <w:spacing w:after="120"/>
      </w:pPr>
      <w:r>
        <w:rPr>
          <w:b/>
          <w:bCs/>
        </w:rPr>
        <w:t>Sticker Details:</w:t>
      </w:r>
    </w:p>
    <w:p w14:paraId="71E667C8" w14:textId="77777777" w:rsidR="009E73F9" w:rsidRDefault="00000000">
      <w:pPr>
        <w:pStyle w:val="ListParagraph"/>
        <w:numPr>
          <w:ilvl w:val="0"/>
          <w:numId w:val="2"/>
        </w:numPr>
        <w:spacing w:after="60"/>
      </w:pPr>
      <w:r>
        <w:t>Code format: NQ-XXXXXX (6-character alphanumeric)</w:t>
      </w:r>
    </w:p>
    <w:p w14:paraId="2F284DD5" w14:textId="77777777" w:rsidR="009E73F9" w:rsidRDefault="00000000">
      <w:pPr>
        <w:pStyle w:val="ListParagraph"/>
        <w:numPr>
          <w:ilvl w:val="0"/>
          <w:numId w:val="2"/>
        </w:numPr>
        <w:spacing w:after="60"/>
      </w:pPr>
      <w:r>
        <w:t>URL format: nigh.com/q/[code]</w:t>
      </w:r>
    </w:p>
    <w:p w14:paraId="383EA6B1" w14:textId="77777777" w:rsidR="009E73F9" w:rsidRDefault="00000000">
      <w:pPr>
        <w:pStyle w:val="ListParagraph"/>
        <w:numPr>
          <w:ilvl w:val="0"/>
          <w:numId w:val="2"/>
        </w:numPr>
        <w:spacing w:after="60"/>
      </w:pPr>
      <w:r>
        <w:t>Resolves to: linked Account profile page</w:t>
      </w:r>
    </w:p>
    <w:p w14:paraId="568DA49F" w14:textId="77777777" w:rsidR="009E73F9" w:rsidRDefault="00000000">
      <w:pPr>
        <w:pStyle w:val="ListParagraph"/>
        <w:numPr>
          <w:ilvl w:val="0"/>
          <w:numId w:val="2"/>
        </w:numPr>
        <w:spacing w:after="60"/>
      </w:pPr>
      <w:r>
        <w:t>Unlimited stickers per Account</w:t>
      </w:r>
    </w:p>
    <w:p w14:paraId="12F15D2D" w14:textId="77777777" w:rsidR="009E73F9" w:rsidRDefault="009E73F9">
      <w:pPr>
        <w:spacing w:after="80"/>
      </w:pPr>
    </w:p>
    <w:p w14:paraId="50905306" w14:textId="77777777" w:rsidR="009E73F9" w:rsidRDefault="00000000">
      <w:pPr>
        <w:spacing w:after="120"/>
      </w:pPr>
      <w:r>
        <w:rPr>
          <w:b/>
          <w:bCs/>
        </w:rPr>
        <w:t>Acceptance Criteria:</w:t>
      </w:r>
    </w:p>
    <w:p w14:paraId="4BCDF88D" w14:textId="77777777" w:rsidR="009E73F9" w:rsidRDefault="00000000">
      <w:pPr>
        <w:pStyle w:val="ListParagraph"/>
        <w:numPr>
          <w:ilvl w:val="0"/>
          <w:numId w:val="2"/>
        </w:numPr>
        <w:spacing w:after="60"/>
      </w:pPr>
      <w:r>
        <w:t>AC-8.12.1: Stickers can be linked via camera scan or manual code entry.</w:t>
      </w:r>
    </w:p>
    <w:p w14:paraId="37C51E3A" w14:textId="77777777" w:rsidR="009E73F9" w:rsidRDefault="00000000">
      <w:pPr>
        <w:pStyle w:val="ListParagraph"/>
        <w:numPr>
          <w:ilvl w:val="0"/>
          <w:numId w:val="2"/>
        </w:numPr>
        <w:spacing w:after="60"/>
      </w:pPr>
      <w:r>
        <w:t>AC-8.12.2: Unlimited stickers per Account. No cap enforced.</w:t>
      </w:r>
    </w:p>
    <w:p w14:paraId="20256B38" w14:textId="77777777" w:rsidR="009E73F9" w:rsidRDefault="00000000">
      <w:pPr>
        <w:pStyle w:val="ListParagraph"/>
        <w:numPr>
          <w:ilvl w:val="0"/>
          <w:numId w:val="2"/>
        </w:numPr>
        <w:spacing w:after="60"/>
      </w:pPr>
      <w:r>
        <w:t>AC-8.12.3: Scan analytics available per sticker: total, per-period, last scan.</w:t>
      </w:r>
    </w:p>
    <w:p w14:paraId="568EF625" w14:textId="77777777" w:rsidR="009E73F9" w:rsidRDefault="00000000">
      <w:pPr>
        <w:pStyle w:val="ListParagraph"/>
        <w:numPr>
          <w:ilvl w:val="0"/>
          <w:numId w:val="2"/>
        </w:numPr>
        <w:spacing w:after="60"/>
      </w:pPr>
      <w:r>
        <w:t>AC-8.12.4: Deactivation requires confirmation, takes effect immediately, and is permanent.</w:t>
      </w:r>
    </w:p>
    <w:p w14:paraId="4585C920" w14:textId="77777777" w:rsidR="009E73F9" w:rsidRDefault="009E73F9">
      <w:pPr>
        <w:spacing w:after="80"/>
      </w:pPr>
    </w:p>
    <w:p w14:paraId="3881A8BE" w14:textId="77777777" w:rsidR="009E73F9" w:rsidRDefault="00000000">
      <w:pPr>
        <w:pStyle w:val="Heading2"/>
      </w:pPr>
      <w:bookmarkStart w:id="151" w:name="_Toc228879484"/>
      <w:r>
        <w:t>8.13 Org Switcher (Mobile)</w:t>
      </w:r>
      <w:bookmarkEnd w:id="151"/>
    </w:p>
    <w:p w14:paraId="61334BE0" w14:textId="77777777" w:rsidR="009E73F9" w:rsidRDefault="00000000">
      <w:pPr>
        <w:spacing w:after="120"/>
      </w:pPr>
      <w:r>
        <w:t>The Org Switcher allows users who have active roles in multiple Accounts to switch between them within the Host app.</w:t>
      </w:r>
    </w:p>
    <w:p w14:paraId="07F2BBD3" w14:textId="77777777" w:rsidR="009E73F9" w:rsidRDefault="009E73F9">
      <w:pPr>
        <w:spacing w:after="80"/>
      </w:pPr>
    </w:p>
    <w:p w14:paraId="061C5344" w14:textId="77777777" w:rsidR="009E73F9" w:rsidRDefault="00000000">
      <w:pPr>
        <w:spacing w:after="120"/>
      </w:pPr>
      <w:r>
        <w:rPr>
          <w:b/>
          <w:bCs/>
        </w:rPr>
        <w:t>Visibility Rules:</w:t>
      </w:r>
    </w:p>
    <w:p w14:paraId="07B3015E" w14:textId="77777777" w:rsidR="009E73F9" w:rsidRDefault="00000000">
      <w:pPr>
        <w:pStyle w:val="ListParagraph"/>
        <w:numPr>
          <w:ilvl w:val="0"/>
          <w:numId w:val="2"/>
        </w:numPr>
        <w:spacing w:after="60"/>
      </w:pPr>
      <w:r>
        <w:t>Available to any user with an active role (Owner, Admin, Manager, or Team Member) in 2 or more Accounts</w:t>
      </w:r>
    </w:p>
    <w:p w14:paraId="79482652" w14:textId="77777777" w:rsidR="009E73F9" w:rsidRDefault="00000000">
      <w:pPr>
        <w:pStyle w:val="ListParagraph"/>
        <w:numPr>
          <w:ilvl w:val="0"/>
          <w:numId w:val="2"/>
        </w:numPr>
        <w:spacing w:after="60"/>
      </w:pPr>
      <w:r>
        <w:t>Role type does not gate visibility. A Team Member in 2 Accounts sees the switcher.</w:t>
      </w:r>
    </w:p>
    <w:p w14:paraId="5FF31A50" w14:textId="77777777" w:rsidR="009E73F9" w:rsidRDefault="00000000">
      <w:pPr>
        <w:pStyle w:val="ListParagraph"/>
        <w:numPr>
          <w:ilvl w:val="0"/>
          <w:numId w:val="2"/>
        </w:numPr>
        <w:spacing w:after="60"/>
      </w:pPr>
      <w:r>
        <w:t>Users with a role in only 1 Account see a static header (no switcher)</w:t>
      </w:r>
    </w:p>
    <w:p w14:paraId="0C4558F1" w14:textId="77777777" w:rsidR="009E73F9" w:rsidRDefault="009E73F9">
      <w:pPr>
        <w:spacing w:after="80"/>
      </w:pPr>
    </w:p>
    <w:p w14:paraId="5B71BBEA" w14:textId="77777777" w:rsidR="009E73F9" w:rsidRDefault="00000000">
      <w:pPr>
        <w:spacing w:after="120"/>
      </w:pPr>
      <w:r>
        <w:rPr>
          <w:b/>
          <w:bCs/>
        </w:rPr>
        <w:t>Switcher Display:</w:t>
      </w:r>
    </w:p>
    <w:p w14:paraId="3542D9D9" w14:textId="77777777" w:rsidR="009E73F9" w:rsidRDefault="00000000">
      <w:pPr>
        <w:pStyle w:val="ListParagraph"/>
        <w:numPr>
          <w:ilvl w:val="0"/>
          <w:numId w:val="2"/>
        </w:numPr>
        <w:spacing w:after="60"/>
      </w:pPr>
      <w:r>
        <w:t>Org avatar/logo</w:t>
      </w:r>
    </w:p>
    <w:p w14:paraId="60AC2B81" w14:textId="77777777" w:rsidR="009E73F9" w:rsidRDefault="00000000">
      <w:pPr>
        <w:pStyle w:val="ListParagraph"/>
        <w:numPr>
          <w:ilvl w:val="0"/>
          <w:numId w:val="2"/>
        </w:numPr>
        <w:spacing w:after="60"/>
      </w:pPr>
      <w:r>
        <w:t>Org name</w:t>
      </w:r>
    </w:p>
    <w:p w14:paraId="480DCD41" w14:textId="77777777" w:rsidR="009E73F9" w:rsidRDefault="00000000">
      <w:pPr>
        <w:pStyle w:val="ListParagraph"/>
        <w:numPr>
          <w:ilvl w:val="0"/>
          <w:numId w:val="2"/>
        </w:numPr>
        <w:spacing w:after="60"/>
      </w:pPr>
      <w:r>
        <w:t>User's role in that Org</w:t>
      </w:r>
    </w:p>
    <w:p w14:paraId="548804D6" w14:textId="77777777" w:rsidR="009E73F9" w:rsidRDefault="00000000">
      <w:pPr>
        <w:pStyle w:val="ListParagraph"/>
        <w:numPr>
          <w:ilvl w:val="0"/>
          <w:numId w:val="2"/>
        </w:numPr>
        <w:spacing w:after="60"/>
      </w:pPr>
      <w:r>
        <w:t>Selecting an Org switches the active session to that Account's context</w:t>
      </w:r>
    </w:p>
    <w:p w14:paraId="012E77DD" w14:textId="77777777" w:rsidR="009E73F9" w:rsidRDefault="009E73F9">
      <w:pPr>
        <w:spacing w:after="80"/>
      </w:pPr>
    </w:p>
    <w:p w14:paraId="6EB8FEE6" w14:textId="77777777" w:rsidR="009E73F9" w:rsidRDefault="00000000">
      <w:pPr>
        <w:spacing w:after="120"/>
      </w:pPr>
      <w:r>
        <w:rPr>
          <w:b/>
          <w:bCs/>
        </w:rPr>
        <w:t>Mobile-Specific Constraints:</w:t>
      </w:r>
    </w:p>
    <w:p w14:paraId="4A179E70" w14:textId="77777777" w:rsidR="009E73F9" w:rsidRDefault="00000000">
      <w:pPr>
        <w:pStyle w:val="ListParagraph"/>
        <w:numPr>
          <w:ilvl w:val="0"/>
          <w:numId w:val="2"/>
        </w:numPr>
        <w:spacing w:after="60"/>
      </w:pPr>
      <w:r>
        <w:t>No 'Add location or business' button on mobile. This action is web-only (Section 9.9).</w:t>
      </w:r>
    </w:p>
    <w:p w14:paraId="07260EAD" w14:textId="77777777" w:rsidR="009E73F9" w:rsidRDefault="009E73F9">
      <w:pPr>
        <w:spacing w:after="80"/>
      </w:pPr>
    </w:p>
    <w:p w14:paraId="5A0DAA1C" w14:textId="77777777" w:rsidR="009E73F9" w:rsidRDefault="00000000">
      <w:pPr>
        <w:spacing w:after="120"/>
      </w:pPr>
      <w:r>
        <w:rPr>
          <w:b/>
          <w:bCs/>
        </w:rPr>
        <w:t>Acceptance Criteria:</w:t>
      </w:r>
    </w:p>
    <w:p w14:paraId="5943D4E7" w14:textId="77777777" w:rsidR="009E73F9" w:rsidRDefault="00000000">
      <w:pPr>
        <w:pStyle w:val="ListParagraph"/>
        <w:numPr>
          <w:ilvl w:val="0"/>
          <w:numId w:val="2"/>
        </w:numPr>
        <w:spacing w:after="60"/>
      </w:pPr>
      <w:r>
        <w:t>AC-8.13.1: Org Switcher is visible to users with active roles in 2+ Accounts, regardless of role type.</w:t>
      </w:r>
    </w:p>
    <w:p w14:paraId="1A4B8EDE" w14:textId="77777777" w:rsidR="009E73F9" w:rsidRDefault="00000000">
      <w:pPr>
        <w:pStyle w:val="ListParagraph"/>
        <w:numPr>
          <w:ilvl w:val="0"/>
          <w:numId w:val="2"/>
        </w:numPr>
        <w:spacing w:after="60"/>
      </w:pPr>
      <w:r>
        <w:t>AC-8.13.2: Users with a role in only 1 Account see a static header, not the switcher.</w:t>
      </w:r>
    </w:p>
    <w:p w14:paraId="5FB4922B" w14:textId="77777777" w:rsidR="009E73F9" w:rsidRDefault="00000000">
      <w:pPr>
        <w:pStyle w:val="ListParagraph"/>
        <w:numPr>
          <w:ilvl w:val="0"/>
          <w:numId w:val="2"/>
        </w:numPr>
        <w:spacing w:after="60"/>
      </w:pPr>
      <w:r>
        <w:t>AC-8.13.3: Switcher displays Org avatar, name, and user's role per Org.</w:t>
      </w:r>
    </w:p>
    <w:p w14:paraId="2D586C51" w14:textId="77777777" w:rsidR="009E73F9" w:rsidRDefault="00000000">
      <w:pPr>
        <w:pStyle w:val="ListParagraph"/>
        <w:numPr>
          <w:ilvl w:val="0"/>
          <w:numId w:val="2"/>
        </w:numPr>
        <w:spacing w:after="60"/>
      </w:pPr>
      <w:r>
        <w:t>AC-8.13.4: No 'Add location or business' button exists on the mobile Org Switcher.</w:t>
      </w:r>
    </w:p>
    <w:p w14:paraId="34401A18" w14:textId="77777777" w:rsidR="009E73F9" w:rsidRDefault="009E73F9">
      <w:pPr>
        <w:spacing w:after="80"/>
      </w:pPr>
    </w:p>
    <w:p w14:paraId="1A35ED2D" w14:textId="77777777" w:rsidR="009E73F9" w:rsidRDefault="00000000">
      <w:pPr>
        <w:pStyle w:val="Heading2"/>
      </w:pPr>
      <w:bookmarkStart w:id="152" w:name="_Toc228879485"/>
      <w:r>
        <w:t>8.14 Inbox</w:t>
      </w:r>
      <w:bookmarkEnd w:id="152"/>
    </w:p>
    <w:p w14:paraId="21D8A4C0" w14:textId="77777777" w:rsidR="009E73F9" w:rsidRDefault="00000000">
      <w:pPr>
        <w:spacing w:after="120"/>
      </w:pPr>
      <w:r>
        <w:t>The Inbox is the notification center within the Host app. It aggregates activity alerts, sales notifications, and consumer messages into a single view.</w:t>
      </w:r>
    </w:p>
    <w:p w14:paraId="0F352595" w14:textId="77777777" w:rsidR="009E73F9" w:rsidRDefault="009E73F9">
      <w:pPr>
        <w:spacing w:after="80"/>
      </w:pPr>
    </w:p>
    <w:p w14:paraId="04EF71B7" w14:textId="77777777" w:rsidR="009E73F9" w:rsidRDefault="00000000">
      <w:pPr>
        <w:spacing w:after="120"/>
      </w:pPr>
      <w:r>
        <w:rPr>
          <w:b/>
          <w:bCs/>
        </w:rPr>
        <w:t>Notification Types:</w:t>
      </w:r>
    </w:p>
    <w:p w14:paraId="70EA2FE0" w14:textId="77777777" w:rsidR="009E73F9" w:rsidRDefault="00000000">
      <w:pPr>
        <w:pStyle w:val="ListParagraph"/>
        <w:numPr>
          <w:ilvl w:val="0"/>
          <w:numId w:val="2"/>
        </w:numPr>
        <w:spacing w:after="60"/>
      </w:pPr>
      <w:r>
        <w:t>Drop activity alerts (state changes, capacity warnings)</w:t>
      </w:r>
    </w:p>
    <w:p w14:paraId="633B9FA1" w14:textId="77777777" w:rsidR="009E73F9" w:rsidRDefault="00000000">
      <w:pPr>
        <w:pStyle w:val="ListParagraph"/>
        <w:numPr>
          <w:ilvl w:val="0"/>
          <w:numId w:val="2"/>
        </w:numPr>
        <w:spacing w:after="60"/>
      </w:pPr>
      <w:r>
        <w:t>Ticket sales notifications (new reservations)</w:t>
      </w:r>
    </w:p>
    <w:p w14:paraId="0167DC0D" w14:textId="77777777" w:rsidR="009E73F9" w:rsidRDefault="00000000">
      <w:pPr>
        <w:pStyle w:val="ListParagraph"/>
        <w:numPr>
          <w:ilvl w:val="0"/>
          <w:numId w:val="2"/>
        </w:numPr>
        <w:spacing w:after="60"/>
      </w:pPr>
      <w:r>
        <w:t>Heads Up delivery confirmations</w:t>
      </w:r>
    </w:p>
    <w:p w14:paraId="08719C2B" w14:textId="77777777" w:rsidR="009E73F9" w:rsidRDefault="00000000">
      <w:pPr>
        <w:pStyle w:val="ListParagraph"/>
        <w:numPr>
          <w:ilvl w:val="0"/>
          <w:numId w:val="2"/>
        </w:numPr>
        <w:spacing w:after="60"/>
      </w:pPr>
      <w:r>
        <w:t>Consumer messages (from guests with reservations)</w:t>
      </w:r>
    </w:p>
    <w:p w14:paraId="0980CF01" w14:textId="77777777" w:rsidR="009E73F9" w:rsidRDefault="009E73F9">
      <w:pPr>
        <w:spacing w:after="80"/>
      </w:pPr>
    </w:p>
    <w:p w14:paraId="2D920CE1" w14:textId="77777777" w:rsidR="009E73F9" w:rsidRDefault="00000000">
      <w:pPr>
        <w:spacing w:after="120"/>
      </w:pPr>
      <w:r>
        <w:rPr>
          <w:b/>
          <w:bCs/>
        </w:rPr>
        <w:t>Inbox Features:</w:t>
      </w:r>
    </w:p>
    <w:p w14:paraId="5704D5B6" w14:textId="77777777" w:rsidR="009E73F9" w:rsidRDefault="00000000">
      <w:pPr>
        <w:pStyle w:val="ListParagraph"/>
        <w:numPr>
          <w:ilvl w:val="0"/>
          <w:numId w:val="2"/>
        </w:numPr>
        <w:spacing w:after="60"/>
      </w:pPr>
      <w:r>
        <w:lastRenderedPageBreak/>
        <w:t>Unread count displayed on nav bar icon</w:t>
      </w:r>
    </w:p>
    <w:p w14:paraId="6F8791A0" w14:textId="77777777" w:rsidR="009E73F9" w:rsidRDefault="00000000">
      <w:pPr>
        <w:pStyle w:val="ListParagraph"/>
        <w:numPr>
          <w:ilvl w:val="0"/>
          <w:numId w:val="2"/>
        </w:numPr>
        <w:spacing w:after="60"/>
      </w:pPr>
      <w:r>
        <w:t>Most items are read-only (informational alerts)</w:t>
      </w:r>
    </w:p>
    <w:p w14:paraId="3EEA9BF0" w14:textId="77777777" w:rsidR="009E73F9" w:rsidRDefault="00000000">
      <w:pPr>
        <w:pStyle w:val="ListParagraph"/>
        <w:numPr>
          <w:ilvl w:val="0"/>
          <w:numId w:val="2"/>
        </w:numPr>
        <w:spacing w:after="60"/>
      </w:pPr>
      <w:r>
        <w:t>Consumer messages support limited compose for responding to guest inquiries</w:t>
      </w:r>
    </w:p>
    <w:p w14:paraId="496D26EB" w14:textId="77777777" w:rsidR="009E73F9" w:rsidRDefault="009E73F9">
      <w:pPr>
        <w:spacing w:after="80"/>
      </w:pPr>
    </w:p>
    <w:p w14:paraId="7B7AF250" w14:textId="77777777" w:rsidR="009E73F9" w:rsidRDefault="00000000">
      <w:pPr>
        <w:spacing w:after="120"/>
      </w:pPr>
      <w:r>
        <w:rPr>
          <w:b/>
          <w:bCs/>
        </w:rPr>
        <w:t>Acceptance Criteria:</w:t>
      </w:r>
    </w:p>
    <w:p w14:paraId="36AEEB50" w14:textId="77777777" w:rsidR="009E73F9" w:rsidRDefault="00000000">
      <w:pPr>
        <w:pStyle w:val="ListParagraph"/>
        <w:numPr>
          <w:ilvl w:val="0"/>
          <w:numId w:val="2"/>
        </w:numPr>
        <w:spacing w:after="60"/>
      </w:pPr>
      <w:r>
        <w:t>AC-8.14.1: Inbox displays unread count on the nav bar icon.</w:t>
      </w:r>
    </w:p>
    <w:p w14:paraId="6F862677" w14:textId="77777777" w:rsidR="009E73F9" w:rsidRDefault="00000000">
      <w:pPr>
        <w:pStyle w:val="ListParagraph"/>
        <w:numPr>
          <w:ilvl w:val="0"/>
          <w:numId w:val="2"/>
        </w:numPr>
        <w:spacing w:after="60"/>
      </w:pPr>
      <w:r>
        <w:t>AC-8.14.2: Consumer messages support compose/reply functionality.</w:t>
      </w:r>
    </w:p>
    <w:p w14:paraId="087E8B3C" w14:textId="77777777" w:rsidR="009E73F9" w:rsidRDefault="00000000">
      <w:pPr>
        <w:pStyle w:val="ListParagraph"/>
        <w:numPr>
          <w:ilvl w:val="0"/>
          <w:numId w:val="2"/>
        </w:numPr>
        <w:spacing w:after="60"/>
      </w:pPr>
      <w:r>
        <w:t>AC-8.14.3: Read-only notifications display without compose options.</w:t>
      </w:r>
    </w:p>
    <w:p w14:paraId="79B034C4" w14:textId="77777777" w:rsidR="009E73F9" w:rsidRDefault="009E73F9">
      <w:pPr>
        <w:spacing w:after="80"/>
      </w:pPr>
    </w:p>
    <w:p w14:paraId="6D70077D" w14:textId="77777777" w:rsidR="00AA0001" w:rsidRDefault="00000000">
      <w:pPr>
        <w:pStyle w:val="Heading2"/>
      </w:pPr>
      <w:bookmarkStart w:id="910" w:name="_Toc91099"/>
      <w:r>
        <w:t>8.15 Niya Integration</w:t>
      </w:r>
      <w:bookmarkEnd w:id="910"/>
    </w:p>
    <w:p w14:paraId="2856AC73" w14:textId="77777777" w:rsidR="00AA0001" w:rsidRDefault="00000000">
      <w:pPr>
        <w:spacing w:after="120"/>
      </w:pPr>
      <w:r>
        <w:t xml:space="preserve">Niya is integrated into the Host app as an AI assistant accessible via a dedicated tab in the bottom navigation bar, a floating action bar on contextual screens, and a full-screen conversational interface. Niya provides contextual help for business operations and adapts its capabilities based on the user’s role.</w:t>
      </w:r>
    </w:p>
    <w:p w14:paraId="00000000" w14:textId="77777777" w:rsidR="00AA0001" w:rsidRDefault="00AA0001">
      <w:pPr>
        <w:spacing w:after="80"/>
      </w:pPr>
    </w:p>
    <w:p w14:paraId="2A886486" w14:textId="77777777" w:rsidR="00AA0001" w:rsidRDefault="00000000">
      <w:pPr>
        <w:spacing w:after="120"/>
      </w:pPr>
      <w:r>
        <w:rPr>
          <w:b/>
          <w:bCs/>
        </w:rPr>
        <w:t xml:space="preserve">Niya Capabilities in Host App:</w:t>
      </w:r>
    </w:p>
    <w:p w14:paraId="304FDA4B" w14:textId="77777777" w:rsidR="00AA0001" w:rsidRDefault="00000000">
      <w:pPr>
        <w:spacing w:after="120"/>
      </w:pPr>
      <w:r>
        <w:t xml:space="preserve">Drop creation assistance: Niya guides users through an AI-powered conversational drop creation flow, asking questions and building the drop progressively. A live form preview shows the drop taking shape during the conversation. Voice input is supported.</w:t>
      </w:r>
    </w:p>
    <w:p w14:paraId="2BFE9B7B" w14:textId="77777777" w:rsidR="00AA0001" w:rsidRDefault="00000000">
      <w:pPr>
        <w:spacing w:after="120"/>
      </w:pPr>
      <w:r>
        <w:t xml:space="preserve">Performance analysis: Summarize Drop metrics, identify trends, compare to historical averages. Context-aware prompts adapt based on the current screen (e.g., on the Liveview screen, Niya suggests check-in stats and pause/resume actions).</w:t>
      </w:r>
    </w:p>
    <w:p w14:paraId="5C40F9AE" w14:textId="77777777" w:rsidR="00AA0001" w:rsidRDefault="00000000">
      <w:pPr>
        <w:spacing w:after="120"/>
      </w:pPr>
      <w:r>
        <w:t xml:space="preserve">Timing recommendations: Suggest optimal Drop start times based on Account history and category patterns.</w:t>
      </w:r>
    </w:p>
    <w:p w14:paraId="22347D77" w14:textId="77777777" w:rsidR="00AA0001" w:rsidRDefault="00000000">
      <w:pPr>
        <w:spacing w:after="120"/>
      </w:pPr>
      <w:r>
        <w:t xml:space="preserve">Heads Up creation: Create and send Heads Up broadcasts via conversational chat with Niya. This is the primary creation method for Heads Up messages.</w:t>
      </w:r>
    </w:p>
    <w:p w14:paraId="41868D54" w14:textId="77777777" w:rsidR="00AA0001" w:rsidRDefault="00000000">
      <w:pPr>
        <w:spacing w:after="120"/>
      </w:pPr>
      <w:r>
        <w:t xml:space="preserve">Onboarding guidance: Walk new hosts through setup steps, explain features, troubleshoot common issues.</w:t>
      </w:r>
    </w:p>
    <w:p w14:paraId="1522607D" w14:textId="77777777" w:rsidR="00AA0001" w:rsidRDefault="00000000">
      <w:pPr>
        <w:spacing w:after="120"/>
      </w:pPr>
      <w:r>
        <w:t xml:space="preserve">QR sticker help: Guide the sticker linking process.</w:t>
      </w:r>
    </w:p>
    <w:p w14:paraId="594FA052" w14:textId="77777777" w:rsidR="00AA0001" w:rsidRDefault="00000000">
      <w:pPr>
        <w:spacing w:after="120"/>
      </w:pPr>
      <w:r>
        <w:t xml:space="preserve">Team management guidance: Explain roles, help with invitations.</w:t>
      </w:r>
    </w:p>
    <w:p w14:paraId="00000000" w14:textId="77777777" w:rsidR="00AA0001" w:rsidRDefault="00AA0001">
      <w:pPr>
        <w:spacing w:after="80"/>
      </w:pPr>
    </w:p>
    <w:p w14:paraId="2D3BF00D" w14:textId="77777777" w:rsidR="00AA0001" w:rsidRDefault="00000000">
      <w:pPr>
        <w:pStyle w:val="Heading3"/>
      </w:pPr>
      <w:bookmarkStart w:id="911" w:name="_Toc91199"/>
      <w:r>
        <w:t>8.15.1 Niya Entry Points</w:t>
      </w:r>
      <w:bookmarkEnd w:id="911"/>
    </w:p>
    <w:p w14:paraId="22C7499D" w14:textId="77777777" w:rsidR="00AA0001" w:rsidRDefault="00000000">
      <w:pPr>
        <w:spacing w:after="120"/>
      </w:pPr>
      <w:r>
        <w:t xml:space="preserve">Niya Tab: A dedicated tab in the bottom navigation bar provides access to the Niya Hub, which presents quick-action buttons for Create a Drop, Manage &amp; Ask, and Repeat a Past Drop.</w:t>
      </w:r>
    </w:p>
    <w:p w14:paraId="0E7AFC1E" w14:textId="77777777" w:rsidR="00AA0001" w:rsidRDefault="00000000">
      <w:pPr>
        <w:spacing w:after="120"/>
      </w:pPr>
      <w:r>
        <w:t xml:space="preserve">Niya Floating Bar: A contextual floating bar appears on non-Niya screens, allowing users to quickly ask Niya a question or start a voice interaction without leaving the current screen.</w:t>
      </w:r>
    </w:p>
    <w:p w14:paraId="69D0D30C" w14:textId="77777777" w:rsidR="00AA0001" w:rsidRDefault="00000000">
      <w:pPr>
        <w:spacing w:after="120"/>
      </w:pPr>
      <w:r>
        <w:t xml:space="preserve">Niya Conversational Interface: Full-screen chat view with voice input support, typing indicator, and context-aware quick prompts.</w:t>
      </w:r>
    </w:p>
    <w:p w14:paraId="00000000" w14:textId="77777777" w:rsidR="00AA0001" w:rsidRDefault="00AA0001">
      <w:pPr>
        <w:spacing w:after="80"/>
      </w:pPr>
    </w:p>
    <w:p w14:paraId="16A1418C" w14:textId="77777777" w:rsidR="00AA0001" w:rsidRDefault="00000000">
      <w:pPr>
        <w:pStyle w:val="Heading3"/>
      </w:pPr>
      <w:bookmarkStart w:id="912" w:name="_Toc91299"/>
      <w:r>
        <w:t>8.15.2 Niya Role-Based Gating</w:t>
      </w:r>
      <w:bookmarkEnd w:id="912"/>
    </w:p>
    <w:p w14:paraId="162A6E00" w14:textId="77777777" w:rsidR="00AA0001" w:rsidRDefault="00000000">
      <w:pPr>
        <w:spacing w:after="120"/>
      </w:pPr>
      <w:r>
        <w:t xml:space="preserve">Niya’s capabilities are gated by the user’s role permissions to prevent the AI assistant from visually suggesting actions the user cannot perform:</w:t>
      </w:r>
    </w:p>
    <w:p w14:paraId="076AE14E" w14:textId="77777777" w:rsidR="00AA0001" w:rsidRDefault="00000000">
      <w:pPr>
        <w:spacing w:after="120"/>
      </w:pPr>
      <w:r>
        <w:t xml:space="preserve">Create a Drop (Niya Hub button): Hidden for users without canFull(drops) permission. Check-In Only users do not see this button.</w:t>
      </w:r>
    </w:p>
    <w:p w14:paraId="47E09DB3" w14:textId="77777777" w:rsidR="00AA0001" w:rsidRDefault="00000000">
      <w:pPr>
        <w:spacing w:after="120"/>
      </w:pPr>
      <w:r>
        <w:t xml:space="preserve">Repeat a Past Drop (Niya Hub section): Hidden for users without canFull(drops) permission.</w:t>
      </w:r>
    </w:p>
    <w:p w14:paraId="1E496167" w14:textId="77777777" w:rsidR="00AA0001" w:rsidRDefault="00000000">
      <w:pPr>
        <w:spacing w:after="120"/>
      </w:pPr>
      <w:r>
        <w:t xml:space="preserve">Manage &amp; Ask subtitle: Adapts based on role. Full-access users see “Performance, edits, guest info, revenue.” View-only users see “Guest info, check-in stats, questions.” Check-In Only users see “Check-in stats &amp; questions.”</w:t>
      </w:r>
    </w:p>
    <w:p w14:paraId="511FF6B4" w14:textId="77777777" w:rsidR="00AA0001" w:rsidRDefault="00000000">
      <w:pPr>
        <w:spacing w:after="120"/>
      </w:pPr>
      <w:r>
        <w:t xml:space="preserve">Context Prompts: The “Try asking” suggestions in Manage mode are filtered by permissions. Prompts related to creating/editing drops, revenue, messaging guests, team management, and heads up are hidden for users who lack the corresponding permissions.</w:t>
      </w:r>
    </w:p>
    <w:p w14:paraId="4D854E4E" w14:textId="77777777" w:rsidR="00AA0001" w:rsidRDefault="00000000">
      <w:pPr>
        <w:spacing w:after="120"/>
      </w:pPr>
      <w:r>
        <w:t xml:space="preserve">Niya Create Flow: If a user without drop creation permission navigates to the create flow (e.g., via stale state), they are automatically redirected to the Manage &amp; Ask mode.</w:t>
      </w:r>
    </w:p>
    <w:p w14:paraId="07024545" w14:textId="77777777" w:rsidR="00AA0001" w:rsidRDefault="00000000">
      <w:pPr>
        <w:spacing w:after="120"/>
      </w:pPr>
      <w:r>
        <w:t xml:space="preserve">Niya Review Flow: Same redirect behavior as Create flow for users without drop creation permission.</w:t>
      </w:r>
    </w:p>
    <w:p w14:paraId="384FFA9E" w14:textId="77777777" w:rsidR="00AA0001" w:rsidRDefault="00000000">
      <w:pPr>
        <w:spacing w:after="120"/>
      </w:pPr>
      <w:r>
        <w:t xml:space="preserve">Niya Heads Up Mode: Requires canFull(headsup) permission. Users without this permission are redirected to Manage mode.</w:t>
      </w:r>
    </w:p>
    <w:p w14:paraId="00000000" w14:textId="77777777" w:rsidR="00AA0001" w:rsidRDefault="00AA0001">
      <w:pPr>
        <w:spacing w:after="80"/>
      </w:pPr>
    </w:p>
    <w:p w14:paraId="0FDB2C8A" w14:textId="77777777" w:rsidR="00AA0001" w:rsidRDefault="00000000">
      <w:pPr>
        <w:spacing w:after="120"/>
      </w:pPr>
      <w:r>
        <w:t xml:space="preserve">The Niya tab itself remains visible for all roles, as every user can ask questions about check-in stats and other role-appropriate topics.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959C873" w14:textId="77777777" w:rsidR="00AA0001" w:rsidRDefault="00000000">
      <w:pPr>
        <w:spacing w:after="120"/>
      </w:pPr>
      <w:r>
        <w:t xml:space="preserve">AC-8.15.1: Niya is accessible via a dedicated tab, floating bar, and full-screen conversational interface.</w:t>
      </w:r>
    </w:p>
    <w:p w14:paraId="43ABA669" w14:textId="77777777" w:rsidR="00AA0001" w:rsidRDefault="00000000">
      <w:pPr>
        <w:spacing w:after="120"/>
      </w:pPr>
      <w:r>
        <w:t xml:space="preserve">AC-8.15.2: Heads Up creation is performed exclusively through Niya conversational chat.</w:t>
      </w:r>
    </w:p>
    <w:p w14:paraId="028A9362" w14:textId="77777777" w:rsidR="00AA0001" w:rsidRDefault="00000000">
      <w:pPr>
        <w:spacing w:after="120"/>
      </w:pPr>
      <w:r>
        <w:t xml:space="preserve">AC-8.15.3: Niya provides contextual suggestions based on the host’s Account data, history, and current screen.</w:t>
      </w:r>
    </w:p>
    <w:p w14:paraId="54D832C7" w14:textId="77777777" w:rsidR="00AA0001" w:rsidRDefault="00000000">
      <w:pPr>
        <w:spacing w:after="120"/>
      </w:pPr>
      <w:r>
        <w:t xml:space="preserve">AC-8.15.4: Niya Hub buttons (Create a Drop, Repeat a Past Drop) are hidden for users without drop creation permission.</w:t>
      </w:r>
    </w:p>
    <w:p w14:paraId="5128F7CE" w14:textId="77777777" w:rsidR="00AA0001" w:rsidRDefault="00000000">
      <w:pPr>
        <w:spacing w:after="120"/>
      </w:pPr>
      <w:r>
        <w:t xml:space="preserve">AC-8.15.5: Niya context prompts are filtered based on the user’s role permissions.</w:t>
      </w:r>
    </w:p>
    <w:p w14:paraId="767FBBE9" w14:textId="77777777" w:rsidR="00AA0001" w:rsidRDefault="00000000">
      <w:pPr>
        <w:spacing w:after="120"/>
      </w:pPr>
      <w:r>
        <w:t xml:space="preserve">AC-8.15.6: Niya Create and Review flows redirect users without drop permission to Manage mode.</w:t>
      </w:r>
    </w:p>
    <w:p w14:paraId="209C2015" w14:textId="77777777" w:rsidR="00AA0001" w:rsidRDefault="00000000">
      <w:pPr>
        <w:spacing w:after="120"/>
      </w:pPr>
      <w:r>
        <w:t xml:space="preserve">AC-8.15.7: Voice input is supported in both Create and Manage modes.</w:t>
      </w:r>
    </w:p>
    <w:p w14:paraId="00000000" w14:textId="77777777" w:rsidR="00AA0001" w:rsidRDefault="00AA0001">
      <w:pPr>
        <w:spacing w:after="80"/>
      </w:pPr>
    </w:p>
    <w:p w14:paraId="730DC607" w14:textId="77777777" w:rsidR="009E73F9" w:rsidRDefault="00000000">
      <w:pPr>
        <w:pStyle w:val="Heading2"/>
      </w:pPr>
      <w:bookmarkStart w:id="154" w:name="_Toc228879487"/>
      <w:r>
        <w:t>8.16 Settings &amp; Notifications</w:t>
      </w:r>
      <w:bookmarkEnd w:id="154"/>
    </w:p>
    <w:p w14:paraId="7272EF5A" w14:textId="77777777" w:rsidR="009E73F9" w:rsidRDefault="00000000">
      <w:pPr>
        <w:spacing w:after="120"/>
      </w:pPr>
      <w:r>
        <w:t>Settings provides access to Account configuration, notification preferences, and user account management.</w:t>
      </w:r>
    </w:p>
    <w:p w14:paraId="3E5556CB" w14:textId="77777777" w:rsidR="009E73F9" w:rsidRDefault="009E73F9">
      <w:pPr>
        <w:spacing w:after="80"/>
      </w:pPr>
    </w:p>
    <w:p w14:paraId="6AEF7067" w14:textId="77777777" w:rsidR="009E73F9" w:rsidRDefault="00000000">
      <w:pPr>
        <w:spacing w:after="120"/>
      </w:pPr>
      <w:r>
        <w:rPr>
          <w:b/>
          <w:bCs/>
        </w:rPr>
        <w:t>Settings Sections:</w:t>
      </w:r>
    </w:p>
    <w:p w14:paraId="7EB80445" w14:textId="77777777" w:rsidR="009E73F9" w:rsidRDefault="00000000">
      <w:pPr>
        <w:pStyle w:val="ListParagraph"/>
        <w:numPr>
          <w:ilvl w:val="0"/>
          <w:numId w:val="2"/>
        </w:numPr>
        <w:spacing w:after="60"/>
      </w:pPr>
      <w:r>
        <w:t>Notification preferences: push, email, SMS toggles per notification type</w:t>
      </w:r>
    </w:p>
    <w:p w14:paraId="7488B7A2" w14:textId="77777777" w:rsidR="009E73F9" w:rsidRDefault="00000000">
      <w:pPr>
        <w:pStyle w:val="ListParagraph"/>
        <w:numPr>
          <w:ilvl w:val="0"/>
          <w:numId w:val="2"/>
        </w:numPr>
        <w:spacing w:after="60"/>
      </w:pPr>
      <w:r>
        <w:lastRenderedPageBreak/>
        <w:t>Account settings: business info, category, description</w:t>
      </w:r>
    </w:p>
    <w:p w14:paraId="3BF9C9B2" w14:textId="77777777" w:rsidR="009E73F9" w:rsidRDefault="00000000">
      <w:pPr>
        <w:pStyle w:val="ListParagraph"/>
        <w:numPr>
          <w:ilvl w:val="0"/>
          <w:numId w:val="2"/>
        </w:numPr>
        <w:spacing w:after="60"/>
      </w:pPr>
      <w:r>
        <w:t>User account: phone number, email, display name</w:t>
      </w:r>
    </w:p>
    <w:p w14:paraId="78BB97A3" w14:textId="77777777" w:rsidR="009E73F9" w:rsidRDefault="00000000">
      <w:pPr>
        <w:pStyle w:val="ListParagraph"/>
        <w:numPr>
          <w:ilvl w:val="0"/>
          <w:numId w:val="2"/>
        </w:numPr>
        <w:spacing w:after="60"/>
      </w:pPr>
      <w:r>
        <w:t>Feedback: submit feedback to Nigh team</w:t>
      </w:r>
    </w:p>
    <w:p w14:paraId="4FB55095" w14:textId="77777777" w:rsidR="009E73F9" w:rsidRDefault="00000000">
      <w:pPr>
        <w:pStyle w:val="ListParagraph"/>
        <w:numPr>
          <w:ilvl w:val="0"/>
          <w:numId w:val="2"/>
        </w:numPr>
        <w:spacing w:after="60"/>
      </w:pPr>
      <w:r>
        <w:t>Terms of Service and Privacy Policy links</w:t>
      </w:r>
    </w:p>
    <w:p w14:paraId="79E15471" w14:textId="77777777" w:rsidR="009E73F9" w:rsidRDefault="009E73F9">
      <w:pPr>
        <w:spacing w:after="80"/>
      </w:pPr>
    </w:p>
    <w:p w14:paraId="54717DF8" w14:textId="77777777" w:rsidR="009E73F9" w:rsidRDefault="00000000">
      <w:pPr>
        <w:spacing w:after="120"/>
      </w:pPr>
      <w:r>
        <w:rPr>
          <w:b/>
          <w:bCs/>
        </w:rPr>
        <w:t>Acceptance Criteria:</w:t>
      </w:r>
    </w:p>
    <w:p w14:paraId="20FA63CB" w14:textId="77777777" w:rsidR="009E73F9" w:rsidRDefault="00000000">
      <w:pPr>
        <w:pStyle w:val="ListParagraph"/>
        <w:numPr>
          <w:ilvl w:val="0"/>
          <w:numId w:val="2"/>
        </w:numPr>
        <w:spacing w:after="60"/>
      </w:pPr>
      <w:r>
        <w:t>AC-8.16.1: Notification preferences are configurable per channel (push, email, SMS).</w:t>
      </w:r>
    </w:p>
    <w:p w14:paraId="40D32E46" w14:textId="77777777" w:rsidR="009E73F9" w:rsidRDefault="00000000">
      <w:pPr>
        <w:pStyle w:val="ListParagraph"/>
        <w:numPr>
          <w:ilvl w:val="0"/>
          <w:numId w:val="2"/>
        </w:numPr>
        <w:spacing w:after="60"/>
      </w:pPr>
      <w:r>
        <w:t>AC-8.16.2: User can update phone, email, and display name.</w:t>
      </w:r>
    </w:p>
    <w:p w14:paraId="00A310DF" w14:textId="77777777" w:rsidR="009E73F9" w:rsidRDefault="009E73F9">
      <w:pPr>
        <w:spacing w:after="80"/>
      </w:pPr>
    </w:p>
    <w:p w14:paraId="0ACADB89" w14:textId="77777777" w:rsidR="009E73F9" w:rsidRDefault="00000000">
      <w:pPr>
        <w:pStyle w:val="Heading2"/>
      </w:pPr>
      <w:bookmarkStart w:id="155" w:name="_Toc228879488"/>
      <w:r>
        <w:t>8.17 CSV Guest List Import</w:t>
      </w:r>
      <w:bookmarkEnd w:id="155"/>
    </w:p>
    <w:p w14:paraId="2354C3CE" w14:textId="77777777" w:rsidR="009E73F9" w:rsidRDefault="00000000">
      <w:pPr>
        <w:spacing w:after="120"/>
      </w:pPr>
      <w:r>
        <w:t>Hosts can import existing customer/guest lists via CSV file upload. This enables hosts to populate their guest relationships from external sources, particularly useful for existing businesses transitioning to Nigh.</w:t>
      </w:r>
    </w:p>
    <w:p w14:paraId="05E87B30" w14:textId="77777777" w:rsidR="009E73F9" w:rsidRDefault="009E73F9">
      <w:pPr>
        <w:spacing w:after="80"/>
      </w:pPr>
    </w:p>
    <w:p w14:paraId="42CA84E4" w14:textId="77777777" w:rsidR="009E73F9" w:rsidRDefault="00000000">
      <w:pPr>
        <w:spacing w:after="120"/>
      </w:pPr>
      <w:r>
        <w:rPr>
          <w:b/>
          <w:bCs/>
        </w:rPr>
        <w:t>Import Flow:</w:t>
      </w:r>
    </w:p>
    <w:p w14:paraId="6E58F39B" w14:textId="77777777" w:rsidR="009E73F9" w:rsidRDefault="00000000">
      <w:pPr>
        <w:pStyle w:val="ListParagraph"/>
        <w:numPr>
          <w:ilvl w:val="0"/>
          <w:numId w:val="2"/>
        </w:numPr>
        <w:spacing w:after="60"/>
      </w:pPr>
      <w:r>
        <w:t>Upload CSV file from device</w:t>
      </w:r>
    </w:p>
    <w:p w14:paraId="6586828F" w14:textId="77777777" w:rsidR="009E73F9" w:rsidRDefault="00000000">
      <w:pPr>
        <w:pStyle w:val="ListParagraph"/>
        <w:numPr>
          <w:ilvl w:val="0"/>
          <w:numId w:val="2"/>
        </w:numPr>
        <w:spacing w:after="60"/>
      </w:pPr>
      <w:r>
        <w:t>System maps columns: expected fields include name, email, phone</w:t>
      </w:r>
    </w:p>
    <w:p w14:paraId="744B8E86" w14:textId="77777777" w:rsidR="009E73F9" w:rsidRDefault="00000000">
      <w:pPr>
        <w:pStyle w:val="ListParagraph"/>
        <w:numPr>
          <w:ilvl w:val="0"/>
          <w:numId w:val="2"/>
        </w:numPr>
        <w:spacing w:after="60"/>
      </w:pPr>
      <w:r>
        <w:t>Matching: system attempts to match imported entries against existing Nigh consumer accounts by email or phone number</w:t>
      </w:r>
    </w:p>
    <w:p w14:paraId="11A79E13" w14:textId="77777777" w:rsidR="009E73F9" w:rsidRDefault="00000000">
      <w:pPr>
        <w:pStyle w:val="ListParagraph"/>
        <w:numPr>
          <w:ilvl w:val="0"/>
          <w:numId w:val="2"/>
        </w:numPr>
        <w:spacing w:after="60"/>
      </w:pPr>
      <w:r>
        <w:t>Matched entries are added to the host's guest list</w:t>
      </w:r>
    </w:p>
    <w:p w14:paraId="6667E7E3" w14:textId="77777777" w:rsidR="009E73F9" w:rsidRDefault="00000000">
      <w:pPr>
        <w:pStyle w:val="ListParagraph"/>
        <w:numPr>
          <w:ilvl w:val="0"/>
          <w:numId w:val="2"/>
        </w:numPr>
        <w:spacing w:after="60"/>
      </w:pPr>
      <w:r>
        <w:t>Unmatched entries are stored as pending (associated when/if the consumer creates a Nigh account)</w:t>
      </w:r>
    </w:p>
    <w:p w14:paraId="3B37D704" w14:textId="77777777" w:rsidR="009E73F9" w:rsidRDefault="009E73F9">
      <w:pPr>
        <w:spacing w:after="80"/>
      </w:pPr>
    </w:p>
    <w:p w14:paraId="68408F57" w14:textId="77777777" w:rsidR="009E73F9" w:rsidRDefault="00000000">
      <w:pPr>
        <w:spacing w:after="120"/>
      </w:pPr>
      <w:r>
        <w:rPr>
          <w:b/>
          <w:bCs/>
        </w:rPr>
        <w:t>Use Cases:</w:t>
      </w:r>
    </w:p>
    <w:p w14:paraId="0FC7E31C" w14:textId="77777777" w:rsidR="009E73F9" w:rsidRDefault="00000000">
      <w:pPr>
        <w:pStyle w:val="ListParagraph"/>
        <w:numPr>
          <w:ilvl w:val="0"/>
          <w:numId w:val="2"/>
        </w:numPr>
        <w:spacing w:after="60"/>
      </w:pPr>
      <w:r>
        <w:t>Populating existing customer relationships when onboarding to Nigh</w:t>
      </w:r>
    </w:p>
    <w:p w14:paraId="02606F3C" w14:textId="77777777" w:rsidR="009E73F9" w:rsidRDefault="00000000">
      <w:pPr>
        <w:pStyle w:val="ListParagraph"/>
        <w:numPr>
          <w:ilvl w:val="0"/>
          <w:numId w:val="2"/>
        </w:numPr>
        <w:spacing w:after="60"/>
      </w:pPr>
      <w:r>
        <w:t>Building guest lists for 'Guest List Only' audience-targeted Drops</w:t>
      </w:r>
    </w:p>
    <w:p w14:paraId="4897FDE7" w14:textId="77777777" w:rsidR="009E73F9" w:rsidRDefault="009E73F9">
      <w:pPr>
        <w:spacing w:after="80"/>
      </w:pPr>
    </w:p>
    <w:p w14:paraId="09F46E1A" w14:textId="77777777" w:rsidR="009E73F9" w:rsidRDefault="00000000">
      <w:pPr>
        <w:spacing w:after="120"/>
      </w:pPr>
      <w:r>
        <w:rPr>
          <w:b/>
          <w:bCs/>
        </w:rPr>
        <w:t>Acceptance Criteria:</w:t>
      </w:r>
    </w:p>
    <w:p w14:paraId="01308423" w14:textId="77777777" w:rsidR="009E73F9" w:rsidRDefault="00000000">
      <w:pPr>
        <w:pStyle w:val="ListParagraph"/>
        <w:numPr>
          <w:ilvl w:val="0"/>
          <w:numId w:val="2"/>
        </w:numPr>
        <w:spacing w:after="60"/>
      </w:pPr>
      <w:r>
        <w:t>AC-8.17.1: CSV upload is supported from the Host app.</w:t>
      </w:r>
    </w:p>
    <w:p w14:paraId="3D49D808" w14:textId="77777777" w:rsidR="009E73F9" w:rsidRDefault="00000000">
      <w:pPr>
        <w:pStyle w:val="ListParagraph"/>
        <w:numPr>
          <w:ilvl w:val="0"/>
          <w:numId w:val="2"/>
        </w:numPr>
        <w:spacing w:after="60"/>
      </w:pPr>
      <w:r>
        <w:t>AC-8.17.2: Matching occurs by email or phone number against existing consumer accounts.</w:t>
      </w:r>
    </w:p>
    <w:p w14:paraId="54F16FEA" w14:textId="77777777" w:rsidR="009E73F9" w:rsidRDefault="00000000">
      <w:pPr>
        <w:pStyle w:val="ListParagraph"/>
        <w:numPr>
          <w:ilvl w:val="0"/>
          <w:numId w:val="2"/>
        </w:numPr>
        <w:spacing w:after="60"/>
      </w:pPr>
      <w:r>
        <w:t>AC-8.17.3: Matched entries are added to the host's guest list immediately.</w:t>
      </w:r>
    </w:p>
    <w:p w14:paraId="4D5F547A" w14:textId="77777777" w:rsidR="009E73F9" w:rsidRDefault="00000000">
      <w:pPr>
        <w:pStyle w:val="ListParagraph"/>
        <w:numPr>
          <w:ilvl w:val="0"/>
          <w:numId w:val="2"/>
        </w:numPr>
        <w:spacing w:after="60"/>
      </w:pPr>
      <w:r>
        <w:t>AC-8.17.4: Unmatched entries are stored and associated when the consumer later creates an account.</w:t>
      </w:r>
    </w:p>
    <w:p w14:paraId="5D389872" w14:textId="77777777" w:rsidR="009E73F9" w:rsidRDefault="00000000">
      <w:r>
        <w:br w:type="page"/>
      </w:r>
    </w:p>
    <w:p w14:paraId="174DC9E1" w14:textId="77777777" w:rsidR="00AA0001" w:rsidRDefault="00000000">
      <w:pPr>
        <w:pStyle w:val="Heading2"/>
      </w:pPr>
      <w:bookmarkStart w:id="930" w:name="_Toc93099"/>
      <w:r>
        <w:t>8.18 Consumer Host (Personal Account)</w:t>
      </w:r>
      <w:bookmarkEnd w:id="930"/>
    </w:p>
    <w:p w14:paraId="0675F096" w14:textId="77777777" w:rsidR="00AA0001" w:rsidRDefault="00000000">
      <w:pPr>
        <w:spacing w:after="120"/>
      </w:pPr>
      <w:r>
        <w:t xml:space="preserve">Nigh supports a “Personal” host type for consumers who want to host casual, private gatherings (dinner parties, game nights, group outings) using the same Drop infrastructure. Personal hosts use a simplified version of the Host app with features tailored for social, non-commercial use.</w:t>
      </w:r>
    </w:p>
    <w:p w14:paraId="00000000" w14:textId="77777777" w:rsidR="00AA0001" w:rsidRDefault="00AA0001">
      <w:pPr>
        <w:spacing w:after="80"/>
      </w:pPr>
    </w:p>
    <w:p w14:paraId="1A5F6D8F" w14:textId="77777777" w:rsidR="00AA0001" w:rsidRDefault="00000000">
      <w:pPr>
        <w:pStyle w:val="Heading3"/>
      </w:pPr>
      <w:bookmarkStart w:id="931" w:name="_Toc93199"/>
      <w:r>
        <w:t>8.18.1 Personal Host Differences</w:t>
      </w:r>
      <w:bookmarkEnd w:id="931"/>
    </w:p>
    <w:p w14:paraId="2604FBD6" w14:textId="77777777" w:rsidR="00AA0001" w:rsidRDefault="00000000">
      <w:pPr>
        <w:spacing w:after="120"/>
      </w:pPr>
      <w:r>
        <w:t xml:space="preserve">Simplified Menu: Personal hosts see a reduced menu with only the features relevant to casual hosting. Orders, Partners, Team Management, Activity Log, and Subscription are hidden.</w:t>
      </w:r>
    </w:p>
    <w:p w14:paraId="362D1C3C" w14:textId="77777777" w:rsidR="00AA0001" w:rsidRDefault="00000000">
      <w:pPr>
        <w:spacing w:after="120"/>
      </w:pPr>
      <w:r>
        <w:t xml:space="preserve">Home Screen Context: The home screen adapts to show personal hosting language (“Your gatherings” instead of “Your drops”) and displays friend-oriented social signals.</w:t>
      </w:r>
    </w:p>
    <w:p w14:paraId="0C2E746B" w14:textId="77777777" w:rsidR="00AA0001" w:rsidRDefault="00000000">
      <w:pPr>
        <w:spacing w:after="120"/>
      </w:pPr>
      <w:r>
        <w:t xml:space="preserve">Create Flow: The create step 0 landing page shows personal-oriented language. Niya’s create helper uses casual language (“plan your next get-together” instead of “build a drop”).</w:t>
      </w:r>
    </w:p>
    <w:p w14:paraId="0A0CA997" w14:textId="77777777" w:rsidR="00AA0001" w:rsidRDefault="00000000">
      <w:pPr>
        <w:spacing w:after="120"/>
      </w:pPr>
      <w:r>
        <w:t xml:space="preserve">Guest List Management: Personal hosts manage guests through their friend list and groups rather than a formal guest database. The Guests page shows friends and group members who have attended past gatherings.</w:t>
      </w:r>
    </w:p>
    <w:p w14:paraId="551A25AF" w14:textId="77777777" w:rsidR="00AA0001" w:rsidRDefault="00000000">
      <w:pPr>
        <w:spacing w:after="120"/>
      </w:pPr>
      <w:r>
        <w:t xml:space="preserve">My Drops / Analytics: Instead of the full business analytics dashboard, personal hosts see a “My Drops” screen showing a simple history of past gatherings with basic stats (attendance, dates).</w:t>
      </w:r>
    </w:p>
    <w:p w14:paraId="6333949A" w14:textId="77777777" w:rsidR="00AA0001" w:rsidRDefault="00000000">
      <w:pPr>
        <w:spacing w:after="120"/>
      </w:pPr>
      <w:r>
        <w:t xml:space="preserve">Profile: The profile screen is simplified to show personal information without business-oriented fields like category, subscription tier, or Stripe Connect status.</w:t>
      </w:r>
    </w:p>
    <w:p w14:paraId="60ABB824" w14:textId="77777777" w:rsidR="00AA0001" w:rsidRDefault="00000000">
      <w:pPr>
        <w:spacing w:after="120"/>
      </w:pPr>
      <w:r>
        <w:t xml:space="preserve">Inbox: Personal hosts receive friend-oriented inbox items (friend RSVPs, check-in notifications) rather than business alerts.</w:t>
      </w:r>
    </w:p>
    <w:p w14:paraId="00000000" w14:textId="77777777" w:rsidR="00AA0001" w:rsidRDefault="00AA0001">
      <w:pPr>
        <w:spacing w:after="80"/>
      </w:pPr>
    </w:p>
    <w:p w14:paraId="01B8553B" w14:textId="77777777" w:rsidR="00AA0001" w:rsidRDefault="00000000">
      <w:pPr>
        <w:pStyle w:val="Heading3"/>
      </w:pPr>
      <w:bookmarkStart w:id="932" w:name="_Toc93299"/>
      <w:r>
        <w:t>8.18.2 Verification and Visibility</w:t>
      </w:r>
      <w:bookmarkEnd w:id="932"/>
    </w:p>
    <w:p w14:paraId="109FCE9D" w14:textId="77777777" w:rsidR="00AA0001" w:rsidRDefault="00000000">
      <w:pPr>
        <w:spacing w:after="120"/>
      </w:pPr>
      <w:r>
        <w:t xml:space="preserve">Personal host accounts are unverified by default. Unverified hosts have restricted visibility in drop creation: the audience selector defaults to “Friends Only” and public broadcasting options are disabled. Verification is available for personal hosts who want to host public drops, subject to the same Niya-powered onboarding review as business accounts.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315946B9" w14:textId="77777777" w:rsidR="00AA0001" w:rsidRDefault="00000000">
      <w:pPr>
        <w:spacing w:after="120"/>
      </w:pPr>
      <w:r>
        <w:t xml:space="preserve">AC-8.18.1: Personal hosts see a simplified menu without Orders, Partners, Team, Activity Log, and Subscription.</w:t>
      </w:r>
    </w:p>
    <w:p w14:paraId="78BDDBFD" w14:textId="77777777" w:rsidR="00AA0001" w:rsidRDefault="00000000">
      <w:pPr>
        <w:spacing w:after="120"/>
      </w:pPr>
      <w:r>
        <w:t xml:space="preserve">AC-8.18.2: Home screen and create flow use personal hosting language.</w:t>
      </w:r>
    </w:p>
    <w:p w14:paraId="5BF98106" w14:textId="77777777" w:rsidR="00AA0001" w:rsidRDefault="00000000">
      <w:pPr>
        <w:spacing w:after="120"/>
      </w:pPr>
      <w:r>
        <w:t xml:space="preserve">AC-8.18.3: Unverified personal hosts are restricted to Friends Only audience for their drops.</w:t>
      </w:r>
    </w:p>
    <w:p w14:paraId="0061154D" w14:textId="77777777" w:rsidR="00AA0001" w:rsidRDefault="00000000">
      <w:pPr>
        <w:spacing w:after="120"/>
      </w:pPr>
      <w:r>
        <w:t xml:space="preserve">AC-8.18.4: My Drops screen shows a simple history view instead of full business analytics.</w:t>
      </w:r>
    </w:p>
    <w:p w14:paraId="00000000" w14:textId="77777777" w:rsidR="00AA0001" w:rsidRDefault="00AA0001">
      <w:pPr>
        <w:spacing w:after="80"/>
      </w:pPr>
    </w:p>
    <w:p w14:paraId="5F3D3C3B" w14:textId="77777777" w:rsidR="009E73F9" w:rsidRDefault="00000000">
      <w:pPr>
        <w:pStyle w:val="Heading1"/>
      </w:pPr>
      <w:bookmarkStart w:id="156" w:name="_Toc228879489"/>
      <w:r>
        <w:lastRenderedPageBreak/>
        <w:t>9. Enterprise Web App</w:t>
      </w:r>
      <w:bookmarkEnd w:id="156"/>
    </w:p>
    <w:p w14:paraId="4B3C9613" w14:textId="77777777" w:rsidR="009E73F9" w:rsidRDefault="00000000">
      <w:pPr>
        <w:spacing w:after="120"/>
      </w:pPr>
      <w:r>
        <w:t>The Enterprise Web App is the browser-based management interface for Nigh business accounts. It adapts its feature set dynamically based on the organization's configuration, providing the right level of complexity for single-location, multi-location, and enterprise operations.</w:t>
      </w:r>
    </w:p>
    <w:p w14:paraId="6E562D4B" w14:textId="77777777" w:rsidR="009E73F9" w:rsidRDefault="009E73F9">
      <w:pPr>
        <w:spacing w:after="80"/>
      </w:pPr>
    </w:p>
    <w:p w14:paraId="7B1480A4" w14:textId="77777777" w:rsidR="009E73F9" w:rsidRDefault="00000000">
      <w:pPr>
        <w:pStyle w:val="Heading2"/>
      </w:pPr>
      <w:bookmarkStart w:id="157" w:name="_Toc228879490"/>
      <w:r>
        <w:t>9.1 Adaptive Organization Modes</w:t>
      </w:r>
      <w:bookmarkEnd w:id="157"/>
    </w:p>
    <w:p w14:paraId="5C981115" w14:textId="77777777" w:rsidR="009E73F9" w:rsidRDefault="00000000">
      <w:pPr>
        <w:spacing w:after="120"/>
      </w:pPr>
      <w:r>
        <w:t>The web app reads the Org's configuration on load and adapts its interface to one of three modes. The mode is not stored as a separate field -- it is derived from the Org's Account count and hierarchy depth. Mode re-evaluation occurs on Org switch.</w:t>
      </w:r>
    </w:p>
    <w:p w14:paraId="50D4360F"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56DF73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2AB8B5" w14:textId="77777777" w:rsidR="009E73F9" w:rsidRDefault="00000000">
            <w:r>
              <w:rPr>
                <w:b/>
                <w:bCs/>
                <w:sz w:val="20"/>
                <w:szCs w:val="20"/>
              </w:rPr>
              <w:t>Mode</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9FD011A" w14:textId="77777777" w:rsidR="009E73F9" w:rsidRDefault="00000000">
            <w:r>
              <w:rPr>
                <w:b/>
                <w:bCs/>
                <w:sz w:val="20"/>
                <w:szCs w:val="20"/>
              </w:rPr>
              <w:t>Criteria</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FF3FA" w14:textId="77777777" w:rsidR="009E73F9" w:rsidRDefault="00000000">
            <w:r>
              <w:rPr>
                <w:b/>
                <w:bCs/>
                <w:sz w:val="20"/>
                <w:szCs w:val="20"/>
              </w:rPr>
              <w:t>UI Behavior</w:t>
            </w:r>
          </w:p>
        </w:tc>
      </w:tr>
      <w:tr w:rsidR="009E73F9" w14:paraId="3D9124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91E03" w14:textId="77777777" w:rsidR="009E73F9" w:rsidRDefault="00000000">
            <w:r>
              <w:rPr>
                <w:sz w:val="20"/>
                <w:szCs w:val="20"/>
              </w:rPr>
              <w:t>Pro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143F0" w14:textId="77777777" w:rsidR="009E73F9" w:rsidRDefault="00000000">
            <w:r>
              <w:rPr>
                <w:sz w:val="20"/>
                <w:szCs w:val="20"/>
              </w:rPr>
              <w:t>1 Account, no hierarchy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828C6" w14:textId="77777777" w:rsidR="009E73F9" w:rsidRDefault="00000000">
            <w:r>
              <w:rPr>
                <w:sz w:val="20"/>
                <w:szCs w:val="20"/>
              </w:rPr>
              <w:t>Locations/Configure tabs hidden. Simplified roles (Super Admin, Manager, Team Member). No hierarchy filters. Streamlined dashboard without location breakdowns.</w:t>
            </w:r>
          </w:p>
        </w:tc>
      </w:tr>
      <w:tr w:rsidR="009E73F9" w14:paraId="538EC4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24848" w14:textId="77777777" w:rsidR="009E73F9" w:rsidRDefault="00000000">
            <w:r>
              <w:rPr>
                <w:sz w:val="20"/>
                <w:szCs w:val="20"/>
              </w:rPr>
              <w:t>Multi-Location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B9DC3" w14:textId="77777777" w:rsidR="009E73F9" w:rsidRDefault="00000000">
            <w:r>
              <w:rPr>
                <w:sz w:val="20"/>
                <w:szCs w:val="20"/>
              </w:rPr>
              <w:t>2+ Accounts, 0-1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0371A" w14:textId="77777777" w:rsidR="009E73F9" w:rsidRDefault="00000000">
            <w:r>
              <w:rPr>
                <w:sz w:val="20"/>
                <w:szCs w:val="20"/>
              </w:rPr>
              <w:t>Locations tab visible. One-level hierarchy filter. Per-location analytics visible. Full role set for multi-location context.</w:t>
            </w:r>
          </w:p>
        </w:tc>
      </w:tr>
      <w:tr w:rsidR="009E73F9" w14:paraId="206E2C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A026C" w14:textId="77777777" w:rsidR="009E73F9" w:rsidRDefault="00000000">
            <w:r>
              <w:rPr>
                <w:sz w:val="20"/>
                <w:szCs w:val="20"/>
              </w:rPr>
              <w:t>Enterprise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BA9F9" w14:textId="77777777" w:rsidR="009E73F9" w:rsidRDefault="00000000">
            <w:r>
              <w:rPr>
                <w:sz w:val="20"/>
                <w:szCs w:val="20"/>
              </w:rPr>
              <w:t>2+ Accounts, 2+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48CE6" w14:textId="77777777" w:rsidR="009E73F9" w:rsidRDefault="00000000">
            <w:r>
              <w:rPr>
                <w:sz w:val="20"/>
                <w:szCs w:val="20"/>
              </w:rPr>
              <w:t>All tabs visible. Multi-tier hierarchy filters. Full role set. Multi-brand dropdown for 6+ brands. Complete analytics roll-ups.</w:t>
            </w:r>
          </w:p>
        </w:tc>
      </w:tr>
    </w:tbl>
    <w:p w14:paraId="3DAAEF0C" w14:textId="77777777" w:rsidR="009E73F9" w:rsidRDefault="009E73F9">
      <w:pPr>
        <w:spacing w:after="80"/>
      </w:pPr>
    </w:p>
    <w:p w14:paraId="61A16198" w14:textId="77777777" w:rsidR="009E73F9" w:rsidRDefault="00000000">
      <w:pPr>
        <w:spacing w:after="120"/>
      </w:pPr>
      <w:r>
        <w:rPr>
          <w:b/>
          <w:bCs/>
        </w:rPr>
        <w:t>Key Design Decisions:</w:t>
      </w:r>
    </w:p>
    <w:p w14:paraId="0729F3F1" w14:textId="77777777" w:rsidR="009E73F9" w:rsidRDefault="00000000">
      <w:pPr>
        <w:pStyle w:val="ListParagraph"/>
        <w:numPr>
          <w:ilvl w:val="0"/>
          <w:numId w:val="2"/>
        </w:numPr>
        <w:spacing w:after="60"/>
      </w:pPr>
      <w:r>
        <w:t>Mode is display-only. No explicit 'mode' field stored in the database.</w:t>
      </w:r>
    </w:p>
    <w:p w14:paraId="6F80115B" w14:textId="77777777" w:rsidR="009E73F9" w:rsidRDefault="00000000">
      <w:pPr>
        <w:pStyle w:val="ListParagraph"/>
        <w:numPr>
          <w:ilvl w:val="0"/>
          <w:numId w:val="2"/>
        </w:numPr>
        <w:spacing w:after="60"/>
      </w:pPr>
      <w:r>
        <w:t>Mode is re-evaluated on every Org switch or page load.</w:t>
      </w:r>
    </w:p>
    <w:p w14:paraId="1F26C1BA" w14:textId="77777777" w:rsidR="009E73F9" w:rsidRDefault="00000000">
      <w:pPr>
        <w:pStyle w:val="ListParagraph"/>
        <w:numPr>
          <w:ilvl w:val="0"/>
          <w:numId w:val="2"/>
        </w:numPr>
        <w:spacing w:after="60"/>
      </w:pPr>
      <w:r>
        <w:t>Mode transitions occur when Support changes the Org's config (e.g., adding a second location upgrades Pro to Multi-Location).</w:t>
      </w:r>
    </w:p>
    <w:p w14:paraId="2CE2C52D" w14:textId="77777777" w:rsidR="009E73F9" w:rsidRDefault="00000000">
      <w:pPr>
        <w:pStyle w:val="ListParagraph"/>
        <w:numPr>
          <w:ilvl w:val="0"/>
          <w:numId w:val="2"/>
        </w:numPr>
        <w:spacing w:after="60"/>
      </w:pPr>
      <w:r>
        <w:t>No data migration is needed for mode transitions -- it is purely a UI adaptation.</w:t>
      </w:r>
    </w:p>
    <w:p w14:paraId="12B32990" w14:textId="77777777" w:rsidR="009E73F9" w:rsidRDefault="009E73F9">
      <w:pPr>
        <w:spacing w:after="80"/>
      </w:pPr>
    </w:p>
    <w:p w14:paraId="7E4E4776" w14:textId="77777777" w:rsidR="009E73F9" w:rsidRDefault="00000000">
      <w:pPr>
        <w:spacing w:after="120"/>
      </w:pPr>
      <w:r>
        <w:rPr>
          <w:b/>
          <w:bCs/>
        </w:rPr>
        <w:t>Acceptance Criteria:</w:t>
      </w:r>
    </w:p>
    <w:p w14:paraId="1C186504" w14:textId="77777777" w:rsidR="009E73F9" w:rsidRDefault="00000000">
      <w:pPr>
        <w:pStyle w:val="ListParagraph"/>
        <w:numPr>
          <w:ilvl w:val="0"/>
          <w:numId w:val="2"/>
        </w:numPr>
        <w:spacing w:after="60"/>
      </w:pPr>
      <w:r>
        <w:t>AC-9.1.1: Mode is derived automatically from Account count and hierarchy depth. No manual mode assignment.</w:t>
      </w:r>
    </w:p>
    <w:p w14:paraId="6EE81A8D" w14:textId="77777777" w:rsidR="009E73F9" w:rsidRDefault="00000000">
      <w:pPr>
        <w:pStyle w:val="ListParagraph"/>
        <w:numPr>
          <w:ilvl w:val="0"/>
          <w:numId w:val="2"/>
        </w:numPr>
        <w:spacing w:after="60"/>
      </w:pPr>
      <w:r>
        <w:t>AC-9.1.2: Tabs are hidden/shown appropriately per mode (e.g., Locations hidden in Pro mode).</w:t>
      </w:r>
    </w:p>
    <w:p w14:paraId="594F73BB" w14:textId="77777777" w:rsidR="009E73F9" w:rsidRDefault="00000000">
      <w:pPr>
        <w:pStyle w:val="ListParagraph"/>
        <w:numPr>
          <w:ilvl w:val="0"/>
          <w:numId w:val="2"/>
        </w:numPr>
        <w:spacing w:after="60"/>
      </w:pPr>
      <w:r>
        <w:t>AC-9.1.3: Hierarchy filters match the mode (no filters in Pro, one-level in Multi-Location, multi-tier in Enterprise).</w:t>
      </w:r>
    </w:p>
    <w:p w14:paraId="5817A4F9" w14:textId="77777777" w:rsidR="009E73F9" w:rsidRDefault="00000000">
      <w:pPr>
        <w:pStyle w:val="ListParagraph"/>
        <w:numPr>
          <w:ilvl w:val="0"/>
          <w:numId w:val="2"/>
        </w:numPr>
        <w:spacing w:after="60"/>
      </w:pPr>
      <w:r>
        <w:t>AC-9.1.4: Roles are scoped to the current mode (simplified in Pro, full set in Enterprise).</w:t>
      </w:r>
    </w:p>
    <w:p w14:paraId="1E20CEB5" w14:textId="77777777" w:rsidR="009E73F9" w:rsidRDefault="00000000">
      <w:pPr>
        <w:pStyle w:val="ListParagraph"/>
        <w:numPr>
          <w:ilvl w:val="0"/>
          <w:numId w:val="2"/>
        </w:numPr>
        <w:spacing w:after="60"/>
      </w:pPr>
      <w:r>
        <w:t>AC-9.1.5: Mode re-evaluates on Org switch without page refresh required.</w:t>
      </w:r>
    </w:p>
    <w:p w14:paraId="6BA6BEF5" w14:textId="77777777" w:rsidR="009E73F9" w:rsidRDefault="009E73F9">
      <w:pPr>
        <w:spacing w:after="80"/>
      </w:pPr>
    </w:p>
    <w:p w14:paraId="76F8A899" w14:textId="77777777" w:rsidR="009E73F9" w:rsidRDefault="00000000">
      <w:pPr>
        <w:pStyle w:val="Heading2"/>
      </w:pPr>
      <w:bookmarkStart w:id="158" w:name="_Toc228879491"/>
      <w:r>
        <w:lastRenderedPageBreak/>
        <w:t>9.2 Navigation Sidebar</w:t>
      </w:r>
      <w:bookmarkEnd w:id="158"/>
    </w:p>
    <w:p w14:paraId="3C68EF7E" w14:textId="77777777" w:rsidR="009E73F9" w:rsidRDefault="00000000">
      <w:pPr>
        <w:spacing w:after="120"/>
      </w:pPr>
      <w:r>
        <w:t>The sidebar navigation adapts its items based on the current organization mode.</w:t>
      </w:r>
    </w:p>
    <w:p w14:paraId="20B87CA2" w14:textId="77777777" w:rsidR="009E73F9" w:rsidRDefault="009E73F9">
      <w:pPr>
        <w:spacing w:after="80"/>
      </w:pPr>
    </w:p>
    <w:p w14:paraId="60920DBE" w14:textId="77777777" w:rsidR="009E73F9" w:rsidRDefault="00000000">
      <w:pPr>
        <w:spacing w:after="120"/>
      </w:pPr>
      <w:r>
        <w:rPr>
          <w:b/>
          <w:bCs/>
        </w:rPr>
        <w:t>Navigation Items:</w:t>
      </w:r>
    </w:p>
    <w:p w14:paraId="5E262962" w14:textId="77777777" w:rsidR="009E73F9" w:rsidRDefault="00000000">
      <w:pPr>
        <w:pStyle w:val="ListParagraph"/>
        <w:numPr>
          <w:ilvl w:val="0"/>
          <w:numId w:val="2"/>
        </w:numPr>
        <w:spacing w:after="60"/>
      </w:pPr>
      <w:r>
        <w:t>Dashboard</w:t>
      </w:r>
    </w:p>
    <w:p w14:paraId="790E7C00" w14:textId="77777777" w:rsidR="009E73F9" w:rsidRDefault="00000000">
      <w:pPr>
        <w:pStyle w:val="ListParagraph"/>
        <w:numPr>
          <w:ilvl w:val="0"/>
          <w:numId w:val="2"/>
        </w:numPr>
        <w:spacing w:after="60"/>
      </w:pPr>
      <w:r>
        <w:t>Drops</w:t>
      </w:r>
    </w:p>
    <w:p w14:paraId="3BB7FF51" w14:textId="77777777" w:rsidR="009E73F9" w:rsidRDefault="00000000">
      <w:pPr>
        <w:pStyle w:val="ListParagraph"/>
        <w:numPr>
          <w:ilvl w:val="0"/>
          <w:numId w:val="2"/>
        </w:numPr>
        <w:spacing w:after="60"/>
      </w:pPr>
      <w:r>
        <w:t>Guests</w:t>
      </w:r>
    </w:p>
    <w:p w14:paraId="1CCA8EE2" w14:textId="77777777" w:rsidR="009E73F9" w:rsidRDefault="00000000">
      <w:pPr>
        <w:pStyle w:val="ListParagraph"/>
        <w:numPr>
          <w:ilvl w:val="0"/>
          <w:numId w:val="2"/>
        </w:numPr>
        <w:spacing w:after="60"/>
      </w:pPr>
      <w:r>
        <w:t>Revenue</w:t>
      </w:r>
    </w:p>
    <w:p w14:paraId="21D84061" w14:textId="77777777" w:rsidR="009E73F9" w:rsidRDefault="00000000">
      <w:pPr>
        <w:pStyle w:val="ListParagraph"/>
        <w:numPr>
          <w:ilvl w:val="0"/>
          <w:numId w:val="2"/>
        </w:numPr>
        <w:spacing w:after="60"/>
      </w:pPr>
      <w:r>
        <w:t>Analytics</w:t>
      </w:r>
    </w:p>
    <w:p w14:paraId="002A9FA3" w14:textId="77777777" w:rsidR="009E73F9" w:rsidRDefault="00000000">
      <w:pPr>
        <w:pStyle w:val="ListParagraph"/>
        <w:numPr>
          <w:ilvl w:val="0"/>
          <w:numId w:val="2"/>
        </w:numPr>
        <w:spacing w:after="60"/>
      </w:pPr>
      <w:r>
        <w:t>Team</w:t>
      </w:r>
    </w:p>
    <w:p w14:paraId="7E3ACDE2" w14:textId="77777777" w:rsidR="009E73F9" w:rsidRDefault="00000000">
      <w:pPr>
        <w:pStyle w:val="ListParagraph"/>
        <w:numPr>
          <w:ilvl w:val="0"/>
          <w:numId w:val="2"/>
        </w:numPr>
        <w:spacing w:after="60"/>
      </w:pPr>
      <w:r>
        <w:t>Partners</w:t>
      </w:r>
    </w:p>
    <w:p w14:paraId="30F9549C" w14:textId="77777777" w:rsidR="009E73F9" w:rsidRDefault="00000000">
      <w:pPr>
        <w:pStyle w:val="ListParagraph"/>
        <w:numPr>
          <w:ilvl w:val="0"/>
          <w:numId w:val="2"/>
        </w:numPr>
        <w:spacing w:after="60"/>
      </w:pPr>
      <w:r>
        <w:t>Account(s) -- label changes to 'Accounts' (plural) in Multi-Location/Enterprise mode</w:t>
      </w:r>
    </w:p>
    <w:p w14:paraId="682FAFF9" w14:textId="77777777" w:rsidR="009E73F9" w:rsidRDefault="00000000">
      <w:pPr>
        <w:pStyle w:val="ListParagraph"/>
        <w:numPr>
          <w:ilvl w:val="0"/>
          <w:numId w:val="2"/>
        </w:numPr>
        <w:spacing w:after="60"/>
      </w:pPr>
      <w:r>
        <w:t>Subscription -- visible only in single-Org/Pro mode</w:t>
      </w:r>
    </w:p>
    <w:p w14:paraId="087ED25B" w14:textId="77777777" w:rsidR="009E73F9" w:rsidRDefault="00000000">
      <w:pPr>
        <w:pStyle w:val="ListParagraph"/>
        <w:numPr>
          <w:ilvl w:val="0"/>
          <w:numId w:val="2"/>
        </w:numPr>
        <w:spacing w:after="60"/>
      </w:pPr>
      <w:r>
        <w:t>Activity Log</w:t>
      </w:r>
    </w:p>
    <w:p w14:paraId="045899F2" w14:textId="77777777" w:rsidR="009E73F9" w:rsidRDefault="00000000">
      <w:pPr>
        <w:pStyle w:val="ListParagraph"/>
        <w:numPr>
          <w:ilvl w:val="0"/>
          <w:numId w:val="2"/>
        </w:numPr>
        <w:spacing w:after="60"/>
      </w:pPr>
      <w:r>
        <w:t>Organization</w:t>
      </w:r>
    </w:p>
    <w:p w14:paraId="561684D2" w14:textId="77777777" w:rsidR="009E73F9" w:rsidRDefault="009E73F9">
      <w:pPr>
        <w:spacing w:after="80"/>
      </w:pPr>
    </w:p>
    <w:p w14:paraId="38F25710" w14:textId="77777777" w:rsidR="009E73F9" w:rsidRDefault="00000000">
      <w:pPr>
        <w:spacing w:after="120"/>
      </w:pPr>
      <w:r>
        <w:rPr>
          <w:b/>
          <w:bCs/>
        </w:rPr>
        <w:t>Mode Badge:</w:t>
      </w:r>
    </w:p>
    <w:p w14:paraId="4402D46F" w14:textId="77777777" w:rsidR="009E73F9" w:rsidRDefault="00000000">
      <w:pPr>
        <w:spacing w:after="120"/>
      </w:pPr>
      <w:r>
        <w:t>A mode badge is displayed in the sidebar indicating the current mode:</w:t>
      </w:r>
    </w:p>
    <w:p w14:paraId="3B9C7513" w14:textId="77777777" w:rsidR="009E73F9" w:rsidRDefault="00000000">
      <w:pPr>
        <w:pStyle w:val="ListParagraph"/>
        <w:numPr>
          <w:ilvl w:val="0"/>
          <w:numId w:val="2"/>
        </w:numPr>
        <w:spacing w:after="60"/>
      </w:pPr>
      <w:r>
        <w:t>'Pro' for Pro mode</w:t>
      </w:r>
    </w:p>
    <w:p w14:paraId="7C443011" w14:textId="77777777" w:rsidR="009E73F9" w:rsidRDefault="00000000">
      <w:pPr>
        <w:pStyle w:val="ListParagraph"/>
        <w:numPr>
          <w:ilvl w:val="0"/>
          <w:numId w:val="2"/>
        </w:numPr>
        <w:spacing w:after="60"/>
      </w:pPr>
      <w:r>
        <w:t>'Multi-Location Pro' for Multi-Location mode</w:t>
      </w:r>
    </w:p>
    <w:p w14:paraId="5EF4F808" w14:textId="77777777" w:rsidR="009E73F9" w:rsidRDefault="00000000">
      <w:pPr>
        <w:pStyle w:val="ListParagraph"/>
        <w:numPr>
          <w:ilvl w:val="0"/>
          <w:numId w:val="2"/>
        </w:numPr>
        <w:spacing w:after="60"/>
      </w:pPr>
      <w:r>
        <w:t>'Brand Pro' for Brand accounts in Pro mode</w:t>
      </w:r>
    </w:p>
    <w:p w14:paraId="76DC2E7C" w14:textId="77777777" w:rsidR="009E73F9" w:rsidRDefault="00000000">
      <w:pPr>
        <w:pStyle w:val="ListParagraph"/>
        <w:numPr>
          <w:ilvl w:val="0"/>
          <w:numId w:val="2"/>
        </w:numPr>
        <w:spacing w:after="60"/>
      </w:pPr>
      <w:r>
        <w:t>'Enterprise Pro' for Enterprise mode</w:t>
      </w:r>
    </w:p>
    <w:p w14:paraId="77F0343E" w14:textId="77777777" w:rsidR="009E73F9" w:rsidRDefault="009E73F9">
      <w:pPr>
        <w:spacing w:after="80"/>
      </w:pPr>
    </w:p>
    <w:p w14:paraId="55112FA0" w14:textId="77777777" w:rsidR="009E73F9" w:rsidRDefault="00000000">
      <w:pPr>
        <w:spacing w:after="120"/>
      </w:pPr>
      <w:r>
        <w:rPr>
          <w:b/>
          <w:bCs/>
        </w:rPr>
        <w:t>Acceptance Criteria:</w:t>
      </w:r>
    </w:p>
    <w:p w14:paraId="0F5CE5C5" w14:textId="77777777" w:rsidR="009E73F9" w:rsidRDefault="00000000">
      <w:pPr>
        <w:pStyle w:val="ListParagraph"/>
        <w:numPr>
          <w:ilvl w:val="0"/>
          <w:numId w:val="2"/>
        </w:numPr>
        <w:spacing w:after="60"/>
      </w:pPr>
      <w:r>
        <w:t>AC-9.2.1: Nav items adapt to mode. Subscription visible only in single-Org/Pro mode.</w:t>
      </w:r>
    </w:p>
    <w:p w14:paraId="79E76578" w14:textId="77777777" w:rsidR="009E73F9" w:rsidRDefault="00000000">
      <w:pPr>
        <w:pStyle w:val="ListParagraph"/>
        <w:numPr>
          <w:ilvl w:val="0"/>
          <w:numId w:val="2"/>
        </w:numPr>
        <w:spacing w:after="60"/>
      </w:pPr>
      <w:r>
        <w:t>AC-9.2.2: Mode badge displays and updates correctly on Org switch.</w:t>
      </w:r>
    </w:p>
    <w:p w14:paraId="3D2CA18F" w14:textId="77777777" w:rsidR="009E73F9" w:rsidRDefault="00000000">
      <w:pPr>
        <w:pStyle w:val="ListParagraph"/>
        <w:numPr>
          <w:ilvl w:val="0"/>
          <w:numId w:val="2"/>
        </w:numPr>
        <w:spacing w:after="60"/>
      </w:pPr>
      <w:r>
        <w:t>AC-9.2.3: Account(s) label pluralizes in Multi-Location and Enterprise modes.</w:t>
      </w:r>
    </w:p>
    <w:p w14:paraId="743EB341" w14:textId="77777777" w:rsidR="009E73F9" w:rsidRDefault="009E73F9">
      <w:pPr>
        <w:spacing w:after="80"/>
      </w:pPr>
    </w:p>
    <w:p w14:paraId="246FA952" w14:textId="77777777" w:rsidR="009E73F9" w:rsidRDefault="00000000">
      <w:pPr>
        <w:pStyle w:val="Heading2"/>
      </w:pPr>
      <w:bookmarkStart w:id="159" w:name="_Toc228879492"/>
      <w:r>
        <w:t>9.3 Dashboard</w:t>
      </w:r>
      <w:bookmarkEnd w:id="159"/>
    </w:p>
    <w:p w14:paraId="6ABF670F" w14:textId="77777777" w:rsidR="009E73F9" w:rsidRDefault="00000000">
      <w:pPr>
        <w:spacing w:after="120"/>
      </w:pPr>
      <w:r>
        <w:t>The Dashboard provides at-a-glance KPIs and summaries tailored to the organization mode.</w:t>
      </w:r>
    </w:p>
    <w:p w14:paraId="4BE19419" w14:textId="77777777" w:rsidR="009E73F9" w:rsidRDefault="009E73F9">
      <w:pPr>
        <w:spacing w:after="80"/>
      </w:pPr>
    </w:p>
    <w:p w14:paraId="27FB6145" w14:textId="77777777" w:rsidR="009E73F9" w:rsidRDefault="00000000">
      <w:pPr>
        <w:spacing w:after="120"/>
      </w:pPr>
      <w:r>
        <w:rPr>
          <w:b/>
          <w:bCs/>
        </w:rPr>
        <w:t>KPI Cards:</w:t>
      </w:r>
    </w:p>
    <w:p w14:paraId="71CF53E7" w14:textId="77777777" w:rsidR="009E73F9" w:rsidRDefault="00000000">
      <w:pPr>
        <w:pStyle w:val="ListParagraph"/>
        <w:numPr>
          <w:ilvl w:val="0"/>
          <w:numId w:val="2"/>
        </w:numPr>
        <w:spacing w:after="60"/>
      </w:pPr>
      <w:r>
        <w:t>Total Drops (active + historical)</w:t>
      </w:r>
    </w:p>
    <w:p w14:paraId="39D2BBD4" w14:textId="77777777" w:rsidR="009E73F9" w:rsidRDefault="00000000">
      <w:pPr>
        <w:pStyle w:val="ListParagraph"/>
        <w:numPr>
          <w:ilvl w:val="0"/>
          <w:numId w:val="2"/>
        </w:numPr>
        <w:spacing w:after="60"/>
      </w:pPr>
      <w:r>
        <w:t>Total Reservations</w:t>
      </w:r>
    </w:p>
    <w:p w14:paraId="647C980B" w14:textId="77777777" w:rsidR="009E73F9" w:rsidRDefault="00000000">
      <w:pPr>
        <w:pStyle w:val="ListParagraph"/>
        <w:numPr>
          <w:ilvl w:val="0"/>
          <w:numId w:val="2"/>
        </w:numPr>
        <w:spacing w:after="60"/>
      </w:pPr>
      <w:r>
        <w:t>Show Rate (check-ins / reservations)</w:t>
      </w:r>
    </w:p>
    <w:p w14:paraId="1AE1CAA5" w14:textId="77777777" w:rsidR="009E73F9" w:rsidRDefault="00000000">
      <w:pPr>
        <w:pStyle w:val="ListParagraph"/>
        <w:numPr>
          <w:ilvl w:val="0"/>
          <w:numId w:val="2"/>
        </w:numPr>
        <w:spacing w:after="60"/>
      </w:pPr>
      <w:r>
        <w:t>Total Followers</w:t>
      </w:r>
    </w:p>
    <w:p w14:paraId="6327DDF4" w14:textId="77777777" w:rsidR="009E73F9" w:rsidRDefault="00000000">
      <w:pPr>
        <w:pStyle w:val="ListParagraph"/>
        <w:numPr>
          <w:ilvl w:val="0"/>
          <w:numId w:val="2"/>
        </w:numPr>
        <w:spacing w:after="60"/>
      </w:pPr>
      <w:r>
        <w:t>Total Revenue (gross)</w:t>
      </w:r>
    </w:p>
    <w:p w14:paraId="0B7AB475" w14:textId="77777777" w:rsidR="009E73F9" w:rsidRDefault="009E73F9">
      <w:pPr>
        <w:spacing w:after="80"/>
      </w:pPr>
    </w:p>
    <w:p w14:paraId="7D69A5AC" w14:textId="77777777" w:rsidR="009E73F9" w:rsidRDefault="00000000">
      <w:pPr>
        <w:spacing w:after="120"/>
      </w:pPr>
      <w:r>
        <w:rPr>
          <w:b/>
          <w:bCs/>
        </w:rPr>
        <w:lastRenderedPageBreak/>
        <w:t>Mode-Specific Behavior:</w:t>
      </w:r>
    </w:p>
    <w:p w14:paraId="5905A807" w14:textId="77777777" w:rsidR="009E73F9" w:rsidRDefault="00000000">
      <w:pPr>
        <w:pStyle w:val="ListParagraph"/>
        <w:numPr>
          <w:ilvl w:val="0"/>
          <w:numId w:val="2"/>
        </w:numPr>
        <w:spacing w:after="60"/>
      </w:pPr>
      <w:r>
        <w:t>Pro mode: KPI cards only. No location breakdowns. Single-account view.</w:t>
      </w:r>
    </w:p>
    <w:p w14:paraId="490BE7A3" w14:textId="77777777" w:rsidR="009E73F9" w:rsidRDefault="00000000">
      <w:pPr>
        <w:pStyle w:val="ListParagraph"/>
        <w:numPr>
          <w:ilvl w:val="0"/>
          <w:numId w:val="2"/>
        </w:numPr>
        <w:spacing w:after="60"/>
      </w:pPr>
      <w:r>
        <w:t>Multi-Location mode: KPI cards + per-location analytics. Top locations by revenue/reservations.</w:t>
      </w:r>
    </w:p>
    <w:p w14:paraId="68C242E9" w14:textId="77777777" w:rsidR="009E73F9" w:rsidRDefault="00000000">
      <w:pPr>
        <w:pStyle w:val="ListParagraph"/>
        <w:numPr>
          <w:ilvl w:val="0"/>
          <w:numId w:val="2"/>
        </w:numPr>
        <w:spacing w:after="60"/>
      </w:pPr>
      <w:r>
        <w:t>Enterprise mode: KPI cards + per-location analytics + per-brand roll-ups. Top locations, regional summaries.</w:t>
      </w:r>
    </w:p>
    <w:p w14:paraId="7F8DD7A8" w14:textId="77777777" w:rsidR="009E73F9" w:rsidRDefault="009E73F9">
      <w:pPr>
        <w:spacing w:after="80"/>
      </w:pPr>
    </w:p>
    <w:p w14:paraId="7F974143" w14:textId="77777777" w:rsidR="009E73F9" w:rsidRDefault="00000000">
      <w:pPr>
        <w:spacing w:after="120"/>
      </w:pPr>
      <w:r>
        <w:rPr>
          <w:b/>
          <w:bCs/>
        </w:rPr>
        <w:t>Acceptance Criteria:</w:t>
      </w:r>
    </w:p>
    <w:p w14:paraId="68AFA37E" w14:textId="77777777" w:rsidR="009E73F9" w:rsidRDefault="00000000">
      <w:pPr>
        <w:pStyle w:val="ListParagraph"/>
        <w:numPr>
          <w:ilvl w:val="0"/>
          <w:numId w:val="2"/>
        </w:numPr>
        <w:spacing w:after="60"/>
      </w:pPr>
      <w:r>
        <w:t>AC-9.3.1: KPI cards display correctly for all modes.</w:t>
      </w:r>
    </w:p>
    <w:p w14:paraId="3520183A" w14:textId="77777777" w:rsidR="009E73F9" w:rsidRDefault="00000000">
      <w:pPr>
        <w:pStyle w:val="ListParagraph"/>
        <w:numPr>
          <w:ilvl w:val="0"/>
          <w:numId w:val="2"/>
        </w:numPr>
        <w:spacing w:after="60"/>
      </w:pPr>
      <w:r>
        <w:t>AC-9.3.2: Pro mode hides location-level breakdowns.</w:t>
      </w:r>
    </w:p>
    <w:p w14:paraId="2B4E41C9" w14:textId="77777777" w:rsidR="009E73F9" w:rsidRDefault="00000000">
      <w:pPr>
        <w:pStyle w:val="ListParagraph"/>
        <w:numPr>
          <w:ilvl w:val="0"/>
          <w:numId w:val="2"/>
        </w:numPr>
        <w:spacing w:after="60"/>
      </w:pPr>
      <w:r>
        <w:t>AC-9.3.3: Multi-Location and Enterprise modes show per-location analytics and top locations.</w:t>
      </w:r>
    </w:p>
    <w:p w14:paraId="743E9841" w14:textId="77777777" w:rsidR="009E73F9" w:rsidRDefault="009E73F9">
      <w:pPr>
        <w:spacing w:after="80"/>
      </w:pPr>
    </w:p>
    <w:p w14:paraId="2063E675" w14:textId="77777777" w:rsidR="009E73F9" w:rsidRDefault="00000000">
      <w:pPr>
        <w:pStyle w:val="Heading2"/>
      </w:pPr>
      <w:bookmarkStart w:id="160" w:name="_Toc228879493"/>
      <w:r>
        <w:t>9.4 Drop Management</w:t>
      </w:r>
      <w:bookmarkEnd w:id="160"/>
    </w:p>
    <w:p w14:paraId="338CDF1C" w14:textId="77777777" w:rsidR="009E73F9" w:rsidRDefault="00000000">
      <w:pPr>
        <w:spacing w:after="120"/>
      </w:pPr>
      <w:r>
        <w:t>The Drops page provides full Drop lifecycle management within the web interface.</w:t>
      </w:r>
    </w:p>
    <w:p w14:paraId="3E580F63" w14:textId="77777777" w:rsidR="009E73F9" w:rsidRDefault="009E73F9">
      <w:pPr>
        <w:spacing w:after="80"/>
      </w:pPr>
    </w:p>
    <w:p w14:paraId="5353171D" w14:textId="77777777" w:rsidR="009E73F9" w:rsidRDefault="00000000">
      <w:pPr>
        <w:spacing w:after="120"/>
      </w:pPr>
      <w:r>
        <w:rPr>
          <w:b/>
          <w:bCs/>
        </w:rPr>
        <w:t>Capabilities:</w:t>
      </w:r>
    </w:p>
    <w:p w14:paraId="35AA9EAF" w14:textId="77777777" w:rsidR="009E73F9" w:rsidRDefault="00000000">
      <w:pPr>
        <w:pStyle w:val="ListParagraph"/>
        <w:numPr>
          <w:ilvl w:val="0"/>
          <w:numId w:val="2"/>
        </w:numPr>
        <w:spacing w:after="60"/>
      </w:pPr>
      <w:r>
        <w:t>Create new Drop via 4-step modal (matching Section 3.7 requirements)</w:t>
      </w:r>
    </w:p>
    <w:p w14:paraId="6D966FAC" w14:textId="77777777" w:rsidR="009E73F9" w:rsidRDefault="00000000">
      <w:pPr>
        <w:pStyle w:val="ListParagraph"/>
        <w:numPr>
          <w:ilvl w:val="0"/>
          <w:numId w:val="2"/>
        </w:numPr>
        <w:spacing w:after="60"/>
      </w:pPr>
      <w:r>
        <w:t>View all Drops with filters: status, date range, location (Multi-Location/Enterprise)</w:t>
      </w:r>
    </w:p>
    <w:p w14:paraId="3F46F9FE" w14:textId="77777777" w:rsidR="009E73F9" w:rsidRDefault="00000000">
      <w:pPr>
        <w:pStyle w:val="ListParagraph"/>
        <w:numPr>
          <w:ilvl w:val="0"/>
          <w:numId w:val="2"/>
        </w:numPr>
        <w:spacing w:after="60"/>
      </w:pPr>
      <w:r>
        <w:t>Edit Draft and Scheduled Drops (with restrictions per lifecycle rules)</w:t>
      </w:r>
    </w:p>
    <w:p w14:paraId="20F15D51" w14:textId="77777777" w:rsidR="009E73F9" w:rsidRDefault="00000000">
      <w:pPr>
        <w:pStyle w:val="ListParagraph"/>
        <w:numPr>
          <w:ilvl w:val="0"/>
          <w:numId w:val="2"/>
        </w:numPr>
        <w:spacing w:after="60"/>
      </w:pPr>
      <w:r>
        <w:t>Cancel Drops with required reason</w:t>
      </w:r>
    </w:p>
    <w:p w14:paraId="6695B04F" w14:textId="77777777" w:rsidR="009E73F9" w:rsidRDefault="00000000">
      <w:pPr>
        <w:pStyle w:val="ListParagraph"/>
        <w:numPr>
          <w:ilvl w:val="0"/>
          <w:numId w:val="2"/>
        </w:numPr>
        <w:spacing w:after="60"/>
      </w:pPr>
      <w:r>
        <w:t>Drop detail view with Liveview-style real-time metrics when a Drop is active</w:t>
      </w:r>
    </w:p>
    <w:p w14:paraId="1799B645" w14:textId="77777777" w:rsidR="009E73F9" w:rsidRDefault="009E73F9">
      <w:pPr>
        <w:spacing w:after="80"/>
      </w:pPr>
    </w:p>
    <w:p w14:paraId="7EF23A4C" w14:textId="77777777" w:rsidR="009E73F9" w:rsidRDefault="00000000">
      <w:pPr>
        <w:spacing w:after="120"/>
      </w:pPr>
      <w:r>
        <w:rPr>
          <w:b/>
          <w:bCs/>
        </w:rPr>
        <w:t>Acceptance Criteria:</w:t>
      </w:r>
    </w:p>
    <w:p w14:paraId="2DB36F85" w14:textId="77777777" w:rsidR="009E73F9" w:rsidRDefault="00000000">
      <w:pPr>
        <w:pStyle w:val="ListParagraph"/>
        <w:numPr>
          <w:ilvl w:val="0"/>
          <w:numId w:val="2"/>
        </w:numPr>
        <w:spacing w:after="60"/>
      </w:pPr>
      <w:r>
        <w:t>AC-9.4.1: 4-step Create Drop modal matches web creation requirements from Section 3.7.</w:t>
      </w:r>
    </w:p>
    <w:p w14:paraId="57CA092C" w14:textId="77777777" w:rsidR="009E73F9" w:rsidRDefault="00000000">
      <w:pPr>
        <w:pStyle w:val="ListParagraph"/>
        <w:numPr>
          <w:ilvl w:val="0"/>
          <w:numId w:val="2"/>
        </w:numPr>
        <w:spacing w:after="60"/>
      </w:pPr>
      <w:r>
        <w:t>AC-9.4.2: Drop list supports filtering by status, date range, and location.</w:t>
      </w:r>
    </w:p>
    <w:p w14:paraId="7CCEBE3D" w14:textId="77777777" w:rsidR="009E73F9" w:rsidRDefault="00000000">
      <w:pPr>
        <w:pStyle w:val="ListParagraph"/>
        <w:numPr>
          <w:ilvl w:val="0"/>
          <w:numId w:val="2"/>
        </w:numPr>
        <w:spacing w:after="60"/>
      </w:pPr>
      <w:r>
        <w:t>AC-9.4.3: Active Drops display Liveview-style real-time metrics in the detail view.</w:t>
      </w:r>
    </w:p>
    <w:p w14:paraId="22652186" w14:textId="77777777" w:rsidR="009E73F9" w:rsidRDefault="009E73F9">
      <w:pPr>
        <w:spacing w:after="80"/>
      </w:pPr>
    </w:p>
    <w:p w14:paraId="1CC3D2CB" w14:textId="77777777" w:rsidR="009E73F9" w:rsidRDefault="00000000">
      <w:pPr>
        <w:pStyle w:val="Heading2"/>
      </w:pPr>
      <w:bookmarkStart w:id="161" w:name="_Toc228879494"/>
      <w:r>
        <w:t>9.5 Guest Management</w:t>
      </w:r>
      <w:bookmarkEnd w:id="161"/>
    </w:p>
    <w:p w14:paraId="1F7A89AB" w14:textId="77777777" w:rsidR="009E73F9" w:rsidRDefault="00000000">
      <w:pPr>
        <w:spacing w:after="120"/>
      </w:pPr>
      <w:r>
        <w:t>Guest management in the web app follows the same two-tier data model as the Pro mobile app (Section 8.4). The Guest Detail modal is designed to be consistent with the mobile Guest Detail page.</w:t>
      </w:r>
    </w:p>
    <w:p w14:paraId="3B002962" w14:textId="77777777" w:rsidR="009E73F9" w:rsidRDefault="009E73F9">
      <w:pPr>
        <w:spacing w:after="80"/>
      </w:pPr>
    </w:p>
    <w:p w14:paraId="10405A4A" w14:textId="77777777" w:rsidR="009E73F9" w:rsidRDefault="00000000">
      <w:pPr>
        <w:spacing w:after="120"/>
      </w:pPr>
      <w:r>
        <w:rPr>
          <w:b/>
          <w:bCs/>
        </w:rPr>
        <w:t>Guest Detail Modal Layout:</w:t>
      </w:r>
    </w:p>
    <w:p w14:paraId="0FD47984" w14:textId="77777777" w:rsidR="009E73F9" w:rsidRDefault="00000000">
      <w:pPr>
        <w:pStyle w:val="ListParagraph"/>
        <w:numPr>
          <w:ilvl w:val="0"/>
          <w:numId w:val="2"/>
        </w:numPr>
        <w:spacing w:after="60"/>
      </w:pPr>
      <w:r>
        <w:t>Centered profile header: avatar, name, Following badge, contact info row (phone, email), stats boxes</w:t>
      </w:r>
    </w:p>
    <w:p w14:paraId="65466C02" w14:textId="77777777" w:rsidR="009E73F9" w:rsidRDefault="00000000">
      <w:pPr>
        <w:pStyle w:val="ListParagraph"/>
        <w:numPr>
          <w:ilvl w:val="0"/>
          <w:numId w:val="2"/>
        </w:numPr>
        <w:spacing w:after="60"/>
      </w:pPr>
      <w:r>
        <w:t>Tabbed view: Overview, Orders, Messages (same as mobile)</w:t>
      </w:r>
    </w:p>
    <w:p w14:paraId="59AA6543" w14:textId="77777777" w:rsidR="009E73F9" w:rsidRDefault="00000000">
      <w:pPr>
        <w:pStyle w:val="ListParagraph"/>
        <w:numPr>
          <w:ilvl w:val="0"/>
          <w:numId w:val="2"/>
        </w:numPr>
        <w:spacing w:after="60"/>
      </w:pPr>
      <w:r>
        <w:t>Block Guest action via 3-dot menu</w:t>
      </w:r>
    </w:p>
    <w:p w14:paraId="78FBA1B0" w14:textId="77777777" w:rsidR="009E73F9" w:rsidRDefault="00000000">
      <w:pPr>
        <w:pStyle w:val="ListParagraph"/>
        <w:numPr>
          <w:ilvl w:val="0"/>
          <w:numId w:val="2"/>
        </w:numPr>
        <w:spacing w:after="60"/>
      </w:pPr>
      <w:r>
        <w:lastRenderedPageBreak/>
        <w:t>Email is hidden in the list view and shown only in the detail modal</w:t>
      </w:r>
    </w:p>
    <w:p w14:paraId="6876E1C9" w14:textId="77777777" w:rsidR="009E73F9" w:rsidRDefault="009E73F9">
      <w:pPr>
        <w:spacing w:after="80"/>
      </w:pPr>
    </w:p>
    <w:p w14:paraId="33C0B7CF" w14:textId="77777777" w:rsidR="009E73F9" w:rsidRDefault="00000000">
      <w:pPr>
        <w:spacing w:after="120"/>
      </w:pPr>
      <w:r>
        <w:rPr>
          <w:b/>
          <w:bCs/>
        </w:rPr>
        <w:t>Acceptance Criteria:</w:t>
      </w:r>
    </w:p>
    <w:p w14:paraId="0358473C" w14:textId="77777777" w:rsidR="009E73F9" w:rsidRDefault="00000000">
      <w:pPr>
        <w:pStyle w:val="ListParagraph"/>
        <w:numPr>
          <w:ilvl w:val="0"/>
          <w:numId w:val="2"/>
        </w:numPr>
        <w:spacing w:after="60"/>
      </w:pPr>
      <w:r>
        <w:t>AC-9.5.1: Guest Detail modal design is consistent with Pro mobile Guest Detail (Section 8.4).</w:t>
      </w:r>
    </w:p>
    <w:p w14:paraId="6CB183C3" w14:textId="77777777" w:rsidR="009E73F9" w:rsidRDefault="00000000">
      <w:pPr>
        <w:pStyle w:val="ListParagraph"/>
        <w:numPr>
          <w:ilvl w:val="0"/>
          <w:numId w:val="2"/>
        </w:numPr>
        <w:spacing w:after="60"/>
      </w:pPr>
      <w:r>
        <w:t>AC-9.5.2: Email is hidden in the guest list and visible only in the detail modal.</w:t>
      </w:r>
    </w:p>
    <w:p w14:paraId="7118CE2B" w14:textId="77777777" w:rsidR="009E73F9" w:rsidRDefault="00000000">
      <w:pPr>
        <w:pStyle w:val="ListParagraph"/>
        <w:numPr>
          <w:ilvl w:val="0"/>
          <w:numId w:val="2"/>
        </w:numPr>
        <w:spacing w:after="60"/>
      </w:pPr>
      <w:r>
        <w:t>AC-9.5.3: Three tabs (Overview, Orders, Messages) are present in the detail modal.</w:t>
      </w:r>
    </w:p>
    <w:p w14:paraId="5FAA2AE6" w14:textId="77777777" w:rsidR="009E73F9" w:rsidRDefault="009E73F9">
      <w:pPr>
        <w:spacing w:after="80"/>
      </w:pPr>
    </w:p>
    <w:p w14:paraId="1E3CAD52" w14:textId="77777777" w:rsidR="009E73F9" w:rsidRDefault="00000000">
      <w:pPr>
        <w:pStyle w:val="Heading2"/>
      </w:pPr>
      <w:bookmarkStart w:id="162" w:name="_Toc228879495"/>
      <w:r>
        <w:t>9.6 Revenue / Finance</w:t>
      </w:r>
      <w:bookmarkEnd w:id="162"/>
    </w:p>
    <w:p w14:paraId="18D1EE9F" w14:textId="77777777" w:rsidR="009E73F9" w:rsidRDefault="00000000">
      <w:pPr>
        <w:spacing w:after="120"/>
      </w:pPr>
      <w:r>
        <w:t>The Revenue section consolidates financial information across three areas: revenue analytics, billing/subscription, and payouts.</w:t>
      </w:r>
    </w:p>
    <w:p w14:paraId="48BBF658" w14:textId="77777777" w:rsidR="009E73F9" w:rsidRDefault="009E73F9">
      <w:pPr>
        <w:spacing w:after="80"/>
      </w:pPr>
    </w:p>
    <w:p w14:paraId="6DE66ABA" w14:textId="77777777" w:rsidR="009E73F9" w:rsidRDefault="00000000">
      <w:pPr>
        <w:spacing w:after="120"/>
      </w:pPr>
      <w:r>
        <w:rPr>
          <w:b/>
          <w:bCs/>
        </w:rPr>
        <w:t>Revenue Analytics:</w:t>
      </w:r>
    </w:p>
    <w:p w14:paraId="3B995CD4" w14:textId="77777777" w:rsidR="009E73F9" w:rsidRDefault="00000000">
      <w:pPr>
        <w:pStyle w:val="ListParagraph"/>
        <w:numPr>
          <w:ilvl w:val="0"/>
          <w:numId w:val="2"/>
        </w:numPr>
        <w:spacing w:after="60"/>
      </w:pPr>
      <w:r>
        <w:t>Gross revenue, net revenue, transaction counts</w:t>
      </w:r>
    </w:p>
    <w:p w14:paraId="058B0337" w14:textId="77777777" w:rsidR="009E73F9" w:rsidRDefault="00000000">
      <w:pPr>
        <w:pStyle w:val="ListParagraph"/>
        <w:numPr>
          <w:ilvl w:val="0"/>
          <w:numId w:val="2"/>
        </w:numPr>
        <w:spacing w:after="60"/>
      </w:pPr>
      <w:r>
        <w:t>Per-Drop revenue breakdown</w:t>
      </w:r>
    </w:p>
    <w:p w14:paraId="4107126C" w14:textId="77777777" w:rsidR="009E73F9" w:rsidRDefault="00000000">
      <w:pPr>
        <w:pStyle w:val="ListParagraph"/>
        <w:numPr>
          <w:ilvl w:val="0"/>
          <w:numId w:val="2"/>
        </w:numPr>
        <w:spacing w:after="60"/>
      </w:pPr>
      <w:r>
        <w:t>Trend charts (daily, weekly, monthly)</w:t>
      </w:r>
    </w:p>
    <w:p w14:paraId="475A90FA" w14:textId="77777777" w:rsidR="009E73F9" w:rsidRDefault="009E73F9">
      <w:pPr>
        <w:spacing w:after="80"/>
      </w:pPr>
    </w:p>
    <w:p w14:paraId="78789531" w14:textId="77777777" w:rsidR="009E73F9" w:rsidRDefault="00000000">
      <w:pPr>
        <w:spacing w:after="120"/>
      </w:pPr>
      <w:r>
        <w:rPr>
          <w:b/>
          <w:bCs/>
        </w:rPr>
        <w:t>Billing:</w:t>
      </w:r>
    </w:p>
    <w:p w14:paraId="450078DA" w14:textId="77777777" w:rsidR="009E73F9" w:rsidRDefault="00000000">
      <w:pPr>
        <w:pStyle w:val="ListParagraph"/>
        <w:numPr>
          <w:ilvl w:val="0"/>
          <w:numId w:val="2"/>
        </w:numPr>
        <w:spacing w:after="60"/>
      </w:pPr>
      <w:r>
        <w:t>Current subscription plan and tier</w:t>
      </w:r>
    </w:p>
    <w:p w14:paraId="3E292D5E" w14:textId="77777777" w:rsidR="009E73F9" w:rsidRDefault="00000000">
      <w:pPr>
        <w:pStyle w:val="ListParagraph"/>
        <w:numPr>
          <w:ilvl w:val="0"/>
          <w:numId w:val="2"/>
        </w:numPr>
        <w:spacing w:after="60"/>
      </w:pPr>
      <w:r>
        <w:t>Billing cycle (monthly/annual)</w:t>
      </w:r>
    </w:p>
    <w:p w14:paraId="4CBE57BF" w14:textId="77777777" w:rsidR="009E73F9" w:rsidRDefault="00000000">
      <w:pPr>
        <w:pStyle w:val="ListParagraph"/>
        <w:numPr>
          <w:ilvl w:val="0"/>
          <w:numId w:val="2"/>
        </w:numPr>
        <w:spacing w:after="60"/>
      </w:pPr>
      <w:r>
        <w:t>Payment method on file</w:t>
      </w:r>
    </w:p>
    <w:p w14:paraId="3D392A1B" w14:textId="77777777" w:rsidR="009E73F9" w:rsidRDefault="00000000">
      <w:pPr>
        <w:pStyle w:val="ListParagraph"/>
        <w:numPr>
          <w:ilvl w:val="0"/>
          <w:numId w:val="2"/>
        </w:numPr>
        <w:spacing w:after="60"/>
      </w:pPr>
      <w:r>
        <w:t>Next billing date</w:t>
      </w:r>
    </w:p>
    <w:p w14:paraId="551120FA" w14:textId="77777777" w:rsidR="009E73F9" w:rsidRDefault="00000000">
      <w:pPr>
        <w:pStyle w:val="ListParagraph"/>
        <w:numPr>
          <w:ilvl w:val="0"/>
          <w:numId w:val="2"/>
        </w:numPr>
        <w:spacing w:after="60"/>
      </w:pPr>
      <w:r>
        <w:t>Invoice history</w:t>
      </w:r>
    </w:p>
    <w:p w14:paraId="0D2B087D" w14:textId="77777777" w:rsidR="009E73F9" w:rsidRDefault="009E73F9">
      <w:pPr>
        <w:spacing w:after="80"/>
      </w:pPr>
    </w:p>
    <w:p w14:paraId="46F16BF1" w14:textId="77777777" w:rsidR="009E73F9" w:rsidRDefault="00000000">
      <w:pPr>
        <w:spacing w:after="120"/>
      </w:pPr>
      <w:r>
        <w:rPr>
          <w:b/>
          <w:bCs/>
        </w:rPr>
        <w:t>Payouts:</w:t>
      </w:r>
    </w:p>
    <w:p w14:paraId="36C6CFCC" w14:textId="77777777" w:rsidR="009E73F9" w:rsidRDefault="00000000">
      <w:pPr>
        <w:pStyle w:val="ListParagraph"/>
        <w:numPr>
          <w:ilvl w:val="0"/>
          <w:numId w:val="2"/>
        </w:numPr>
        <w:spacing w:after="60"/>
      </w:pPr>
      <w:r>
        <w:t>Payout history (date, amount, status)</w:t>
      </w:r>
    </w:p>
    <w:p w14:paraId="041E9762" w14:textId="77777777" w:rsidR="009E73F9" w:rsidRDefault="00000000">
      <w:pPr>
        <w:pStyle w:val="ListParagraph"/>
        <w:numPr>
          <w:ilvl w:val="0"/>
          <w:numId w:val="2"/>
        </w:numPr>
        <w:spacing w:after="60"/>
      </w:pPr>
      <w:r>
        <w:t>Pending payout amounts</w:t>
      </w:r>
    </w:p>
    <w:p w14:paraId="24A24F03" w14:textId="77777777" w:rsidR="009E73F9" w:rsidRDefault="00000000">
      <w:pPr>
        <w:pStyle w:val="ListParagraph"/>
        <w:numPr>
          <w:ilvl w:val="0"/>
          <w:numId w:val="2"/>
        </w:numPr>
        <w:spacing w:after="60"/>
      </w:pPr>
      <w:r>
        <w:t>Stripe Connect payout schedule</w:t>
      </w:r>
    </w:p>
    <w:p w14:paraId="01BDF9B7" w14:textId="77777777" w:rsidR="009E73F9" w:rsidRDefault="00000000">
      <w:pPr>
        <w:pStyle w:val="ListParagraph"/>
        <w:numPr>
          <w:ilvl w:val="0"/>
          <w:numId w:val="2"/>
        </w:numPr>
        <w:spacing w:after="60"/>
      </w:pPr>
      <w:r>
        <w:t>Bank account details (masked)</w:t>
      </w:r>
    </w:p>
    <w:p w14:paraId="702189DD" w14:textId="77777777" w:rsidR="009E73F9" w:rsidRDefault="009E73F9">
      <w:pPr>
        <w:spacing w:after="80"/>
      </w:pPr>
    </w:p>
    <w:p w14:paraId="51B2DFD1" w14:textId="77777777" w:rsidR="009E73F9" w:rsidRDefault="00000000">
      <w:pPr>
        <w:spacing w:after="120"/>
      </w:pPr>
      <w:r>
        <w:rPr>
          <w:b/>
          <w:bCs/>
        </w:rPr>
        <w:t>Acceptance Criteria:</w:t>
      </w:r>
    </w:p>
    <w:p w14:paraId="56414159" w14:textId="77777777" w:rsidR="009E73F9" w:rsidRDefault="00000000">
      <w:pPr>
        <w:pStyle w:val="ListParagraph"/>
        <w:numPr>
          <w:ilvl w:val="0"/>
          <w:numId w:val="2"/>
        </w:numPr>
        <w:spacing w:after="60"/>
      </w:pPr>
      <w:r>
        <w:t>AC-9.6.1: Revenue displays gross, net, and per-Drop breakdown.</w:t>
      </w:r>
    </w:p>
    <w:p w14:paraId="2074C6CE" w14:textId="77777777" w:rsidR="009E73F9" w:rsidRDefault="00000000">
      <w:pPr>
        <w:pStyle w:val="ListParagraph"/>
        <w:numPr>
          <w:ilvl w:val="0"/>
          <w:numId w:val="2"/>
        </w:numPr>
        <w:spacing w:after="60"/>
      </w:pPr>
      <w:r>
        <w:t>AC-9.6.2: Billing shows current plan, cycle, payment method, and next billing date.</w:t>
      </w:r>
    </w:p>
    <w:p w14:paraId="3AFB8DA6" w14:textId="77777777" w:rsidR="009E73F9" w:rsidRDefault="00000000">
      <w:pPr>
        <w:pStyle w:val="ListParagraph"/>
        <w:numPr>
          <w:ilvl w:val="0"/>
          <w:numId w:val="2"/>
        </w:numPr>
        <w:spacing w:after="60"/>
      </w:pPr>
      <w:r>
        <w:t>AC-9.6.3: Payouts show history, pending amounts, and Stripe Connect schedule.</w:t>
      </w:r>
    </w:p>
    <w:p w14:paraId="5F75F7B6" w14:textId="77777777" w:rsidR="009E73F9" w:rsidRDefault="009E73F9">
      <w:pPr>
        <w:spacing w:after="80"/>
      </w:pPr>
    </w:p>
    <w:p w14:paraId="4B2D4102" w14:textId="77777777" w:rsidR="00AA0001" w:rsidRDefault="00000000">
      <w:pPr>
        <w:pStyle w:val="Heading2"/>
      </w:pPr>
      <w:bookmarkStart w:id="940" w:name="_Toc94099"/>
      <w:r>
        <w:t>9.7 Team Management</w:t>
      </w:r>
      <w:bookmarkEnd w:id="940"/>
    </w:p>
    <w:p w14:paraId="32B72080" w14:textId="77777777" w:rsidR="00AA0001" w:rsidRDefault="00000000">
      <w:pPr>
        <w:spacing w:after="120"/>
      </w:pPr>
      <w:r>
        <w:t xml:space="preserve">Team management on the web mirrors mobile functionality (Section 8.10) with the same five-role hierarchy (Account Owner, Account Admin, Manager, Team Member, Check-In Only) and adds enterprise-specific roles for multi-location and large-organization contexts. The invite flow adapts to offer only valid roles for the current organization mode.</w:t>
      </w:r>
    </w:p>
    <w:p w14:paraId="00000000" w14:textId="77777777" w:rsidR="00AA0001" w:rsidRDefault="00AA0001">
      <w:pPr>
        <w:spacing w:after="80"/>
      </w:pPr>
    </w:p>
    <w:p w14:paraId="10C3F8CB" w14:textId="77777777" w:rsidR="00AA0001" w:rsidRDefault="00000000">
      <w:pPr>
        <w:spacing w:after="120"/>
      </w:pPr>
      <w:r>
        <w:rPr>
          <w:b/>
          <w:bCs/>
        </w:rPr>
        <w:t xml:space="preserve">Roles by Mode:</w:t>
      </w:r>
    </w:p>
    <w:p w14:paraId="34F57E38" w14:textId="77777777" w:rsidR="00AA0001" w:rsidRDefault="00000000">
      <w:pPr>
        <w:spacing w:after="120"/>
      </w:pPr>
      <w:r>
        <w:t xml:space="preserve">Pro Mode: Account Owner (protected), Admin, Manager, Team Member, Check-In Only.</w:t>
      </w:r>
    </w:p>
    <w:p w14:paraId="787E113E" w14:textId="77777777" w:rsidR="00AA0001" w:rsidRDefault="00000000">
      <w:pPr>
        <w:spacing w:after="120"/>
      </w:pPr>
      <w:r>
        <w:t xml:space="preserve">Multi-Location Mode: Account Owner, Admin, Manager (scoped to assigned locations), Team Member (scoped), Check-In Only (scoped).</w:t>
      </w:r>
    </w:p>
    <w:p w14:paraId="165B03E7" w14:textId="77777777" w:rsidR="00AA0001" w:rsidRDefault="00000000">
      <w:pPr>
        <w:spacing w:after="120"/>
      </w:pPr>
      <w:r>
        <w:t xml:space="preserve">Enterprise Mode: Account Owner, Enterprise Admin, Regional Manager, Location Manager, Team Member, Check-In Only. Additional roles include External Partner (view-only access to assigned drops) and Event Staff (temporary check-in access that auto-expires when the event ends).</w:t>
      </w:r>
    </w:p>
    <w:p w14:paraId="00000000" w14:textId="77777777" w:rsidR="00AA0001" w:rsidRDefault="00AA0001">
      <w:pPr>
        <w:spacing w:after="80"/>
      </w:pPr>
    </w:p>
    <w:p w14:paraId="16042123" w14:textId="77777777" w:rsidR="00AA0001" w:rsidRDefault="00000000">
      <w:pPr>
        <w:spacing w:after="120"/>
      </w:pPr>
      <w:r>
        <w:t xml:space="preserve">Granular Permission Matrix: The Enterprise web app defines permissions at a more granular level than the mobile app, with individual toggles for capabilities like drops_create, drops_approve, drops_delete, guests_view, guests_contact, guests_edit, guests_export, analytics_view, analytics_export, payouts_view, payouts_xfer, and billing. Each role has a default permission set, and Admins can expand (but not exceed) the permissions for lower roles using toggles.</w:t>
      </w:r>
    </w:p>
    <w:p w14:paraId="00000000" w14:textId="77777777" w:rsidR="00AA0001" w:rsidRDefault="00AA0001">
      <w:pPr>
        <w:spacing w:after="80"/>
      </w:pPr>
    </w:p>
    <w:p w14:paraId="54E30C67" w14:textId="77777777" w:rsidR="00AA0001" w:rsidRDefault="00000000">
      <w:pPr>
        <w:spacing w:after="120"/>
      </w:pPr>
      <w:r>
        <w:t xml:space="preserve">Locked Permissions: Certain permissions have a ceiling that cannot be raised by an Admin. For example, a Team Member can never be granted billing access or payout transfer capability regardless of Admin configuration.</w:t>
      </w:r>
    </w:p>
    <w:p w14:paraId="00000000" w14:textId="77777777" w:rsidR="00AA0001" w:rsidRDefault="00AA0001">
      <w:pPr>
        <w:spacing w:after="80"/>
      </w:pPr>
    </w:p>
    <w:p w14:paraId="34C1F7B3" w14:textId="77777777" w:rsidR="00AA0001" w:rsidRDefault="00000000">
      <w:pPr>
        <w:spacing w:after="120"/>
      </w:pPr>
      <w:r>
        <w:t xml:space="preserve">Scoped Access: In Multi-Location and Enterprise modes, non-Admin roles are scoped to their assigned location(s). A Manager at the Denver store sees only Denver’s drops, guests, and analytics. Admins always have cross-location access.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15245A83" w14:textId="77777777" w:rsidR="00AA0001" w:rsidRDefault="00000000">
      <w:pPr>
        <w:spacing w:after="120"/>
      </w:pPr>
      <w:r>
        <w:t xml:space="preserve">AC-9.7.1: Invite flow offers only roles valid for the current mode.</w:t>
      </w:r>
    </w:p>
    <w:p w14:paraId="6DA2F49A" w14:textId="77777777" w:rsidR="00AA0001" w:rsidRDefault="00000000">
      <w:pPr>
        <w:spacing w:after="120"/>
      </w:pPr>
      <w:r>
        <w:t xml:space="preserve">AC-9.7.2: Five base roles plus optional Enterprise-specific roles (External Partner, Event Staff) are supported.</w:t>
      </w:r>
    </w:p>
    <w:p w14:paraId="5A61B61B" w14:textId="77777777" w:rsidR="00AA0001" w:rsidRDefault="00000000">
      <w:pPr>
        <w:spacing w:after="120"/>
      </w:pPr>
      <w:r>
        <w:t xml:space="preserve">AC-9.7.3: Enterprise mode includes the full role hierarchy with granular permission toggles.</w:t>
      </w:r>
    </w:p>
    <w:p w14:paraId="6E3D8793" w14:textId="77777777" w:rsidR="00AA0001" w:rsidRDefault="00000000">
      <w:pPr>
        <w:spacing w:after="120"/>
      </w:pPr>
      <w:r>
        <w:t xml:space="preserve">AC-9.7.4: Admins can expand permissions for lower roles but cannot exceed the locked permission ceiling.</w:t>
      </w:r>
    </w:p>
    <w:p w14:paraId="390035C8" w14:textId="77777777" w:rsidR="00AA0001" w:rsidRDefault="00000000">
      <w:pPr>
        <w:spacing w:after="120"/>
      </w:pPr>
      <w:r>
        <w:t xml:space="preserve">AC-9.7.5: Non-Admin roles in multi-location contexts are scoped to their assigned location(s).</w:t>
      </w:r>
    </w:p>
    <w:p w14:paraId="00000000" w14:textId="77777777" w:rsidR="00AA0001" w:rsidRDefault="00AA0001">
      <w:pPr>
        <w:spacing w:after="80"/>
      </w:pPr>
    </w:p>
    <w:p w14:paraId="070E244D" w14:textId="77777777" w:rsidR="009E73F9" w:rsidRDefault="00000000">
      <w:pPr>
        <w:pStyle w:val="Heading2"/>
      </w:pPr>
      <w:bookmarkStart w:id="164" w:name="_Toc228879497"/>
      <w:r>
        <w:t>9.8 Partner Management</w:t>
      </w:r>
      <w:bookmarkEnd w:id="164"/>
    </w:p>
    <w:p w14:paraId="44934E27" w14:textId="77777777" w:rsidR="009E73F9" w:rsidRDefault="00000000">
      <w:pPr>
        <w:spacing w:after="120"/>
      </w:pPr>
      <w:r>
        <w:t>Partner management on the web mirrors mobile functionality (Section 8.6). Partners are invited by @handle, and collaboration types (Promote, Sponsor, Co-host) are selected at invite time.</w:t>
      </w:r>
    </w:p>
    <w:p w14:paraId="622A0023" w14:textId="77777777" w:rsidR="009E73F9" w:rsidRDefault="009E73F9">
      <w:pPr>
        <w:spacing w:after="80"/>
      </w:pPr>
    </w:p>
    <w:p w14:paraId="005433FB" w14:textId="77777777" w:rsidR="009E73F9" w:rsidRDefault="00000000">
      <w:pPr>
        <w:spacing w:after="120"/>
      </w:pPr>
      <w:r>
        <w:rPr>
          <w:b/>
          <w:bCs/>
        </w:rPr>
        <w:t>Acceptance Criteria:</w:t>
      </w:r>
    </w:p>
    <w:p w14:paraId="395AE1ED" w14:textId="77777777" w:rsidR="009E73F9" w:rsidRDefault="00000000">
      <w:pPr>
        <w:pStyle w:val="ListParagraph"/>
        <w:numPr>
          <w:ilvl w:val="0"/>
          <w:numId w:val="2"/>
        </w:numPr>
        <w:spacing w:after="60"/>
      </w:pPr>
      <w:r>
        <w:t>AC-9.8.1: Partner invite by @handle. Same constraints as mobile.</w:t>
      </w:r>
    </w:p>
    <w:p w14:paraId="6E9A0E59" w14:textId="77777777" w:rsidR="009E73F9" w:rsidRDefault="00000000">
      <w:pPr>
        <w:pStyle w:val="ListParagraph"/>
        <w:numPr>
          <w:ilvl w:val="0"/>
          <w:numId w:val="2"/>
        </w:numPr>
        <w:spacing w:after="60"/>
      </w:pPr>
      <w:r>
        <w:t>AC-9.8.2: Collaboration types selectable at invite time.</w:t>
      </w:r>
    </w:p>
    <w:p w14:paraId="27255EF9" w14:textId="77777777" w:rsidR="009E73F9" w:rsidRDefault="00000000">
      <w:pPr>
        <w:pStyle w:val="ListParagraph"/>
        <w:numPr>
          <w:ilvl w:val="0"/>
          <w:numId w:val="2"/>
        </w:numPr>
        <w:spacing w:after="60"/>
      </w:pPr>
      <w:r>
        <w:t>AC-9.8.3: Management locked after Drop goes Live.</w:t>
      </w:r>
    </w:p>
    <w:p w14:paraId="5FB94CD9" w14:textId="77777777" w:rsidR="009E73F9" w:rsidRDefault="009E73F9">
      <w:pPr>
        <w:spacing w:after="80"/>
      </w:pPr>
    </w:p>
    <w:p w14:paraId="62C60B3A" w14:textId="77777777" w:rsidR="009E73F9" w:rsidRDefault="00000000">
      <w:pPr>
        <w:pStyle w:val="Heading2"/>
      </w:pPr>
      <w:bookmarkStart w:id="165" w:name="_Toc228879498"/>
      <w:r>
        <w:t>9.9 Org Switcher (Web)</w:t>
      </w:r>
      <w:bookmarkEnd w:id="165"/>
    </w:p>
    <w:p w14:paraId="62A9AD93" w14:textId="77777777" w:rsidR="009E73F9" w:rsidRDefault="00000000">
      <w:pPr>
        <w:spacing w:after="120"/>
      </w:pPr>
      <w:r>
        <w:t>The web Org Switcher has different visibility rules than the mobile version. On web, the switcher is visible only to users who OWN (Super Admin role) 2 or more Orgs. Staff members who hold non-Owner roles in multiple Orgs see a static header on web.</w:t>
      </w:r>
    </w:p>
    <w:p w14:paraId="2274C3C2" w14:textId="77777777" w:rsidR="009E73F9" w:rsidRDefault="009E73F9">
      <w:pPr>
        <w:spacing w:after="80"/>
      </w:pPr>
    </w:p>
    <w:p w14:paraId="7486BDC5" w14:textId="77777777" w:rsidR="009E73F9" w:rsidRDefault="00000000">
      <w:pPr>
        <w:spacing w:after="120"/>
      </w:pPr>
      <w:r>
        <w:rPr>
          <w:b/>
          <w:bCs/>
        </w:rPr>
        <w:t>Org Switcher Behavior:</w:t>
      </w:r>
    </w:p>
    <w:p w14:paraId="702B15AA" w14:textId="77777777" w:rsidR="009E73F9" w:rsidRDefault="00000000">
      <w:pPr>
        <w:pStyle w:val="ListParagraph"/>
        <w:numPr>
          <w:ilvl w:val="0"/>
          <w:numId w:val="2"/>
        </w:numPr>
        <w:spacing w:after="60"/>
      </w:pPr>
      <w:r>
        <w:t>Visible only to users who OWN 2+ Orgs</w:t>
      </w:r>
    </w:p>
    <w:p w14:paraId="3FEB1890" w14:textId="77777777" w:rsidR="009E73F9" w:rsidRDefault="00000000">
      <w:pPr>
        <w:pStyle w:val="ListParagraph"/>
        <w:numPr>
          <w:ilvl w:val="0"/>
          <w:numId w:val="2"/>
        </w:numPr>
        <w:spacing w:after="60"/>
      </w:pPr>
      <w:r>
        <w:t>Staff-only users (Admin, Manager, Team Member in multiple Orgs but Owner of none or one) see static header</w:t>
      </w:r>
    </w:p>
    <w:p w14:paraId="391A2541" w14:textId="77777777" w:rsidR="009E73F9" w:rsidRDefault="00000000">
      <w:pPr>
        <w:pStyle w:val="ListParagraph"/>
        <w:numPr>
          <w:ilvl w:val="0"/>
          <w:numId w:val="2"/>
        </w:numPr>
        <w:spacing w:after="60"/>
      </w:pPr>
      <w:r>
        <w:t>Switching resets the view to the Dashboard of the selected Org</w:t>
      </w:r>
    </w:p>
    <w:p w14:paraId="3B13F964" w14:textId="77777777" w:rsidR="009E73F9" w:rsidRDefault="009E73F9">
      <w:pPr>
        <w:spacing w:after="80"/>
      </w:pPr>
    </w:p>
    <w:p w14:paraId="085355D0" w14:textId="77777777" w:rsidR="009E73F9" w:rsidRDefault="00000000">
      <w:pPr>
        <w:spacing w:after="120"/>
      </w:pPr>
      <w:r>
        <w:rPr>
          <w:b/>
          <w:bCs/>
        </w:rPr>
        <w:t>'Add New' Button (Web Only):</w:t>
      </w:r>
    </w:p>
    <w:p w14:paraId="000FAFEF" w14:textId="77777777" w:rsidR="009E73F9" w:rsidRDefault="00000000">
      <w:pPr>
        <w:spacing w:after="120"/>
      </w:pPr>
      <w:r>
        <w:t>The web Org Switcher includes an 'Add New' button that opens the Add Business Modal with two paths:</w:t>
      </w:r>
    </w:p>
    <w:p w14:paraId="74DD0D1B" w14:textId="77777777" w:rsidR="009E73F9" w:rsidRDefault="009E73F9">
      <w:pPr>
        <w:spacing w:after="80"/>
      </w:pPr>
    </w:p>
    <w:p w14:paraId="5F4CC83C" w14:textId="77777777" w:rsidR="009E73F9" w:rsidRDefault="00000000">
      <w:pPr>
        <w:pStyle w:val="ListParagraph"/>
        <w:numPr>
          <w:ilvl w:val="0"/>
          <w:numId w:val="2"/>
        </w:numPr>
        <w:spacing w:after="60"/>
      </w:pPr>
      <w:r>
        <w:rPr>
          <w:b/>
          <w:bCs/>
        </w:rPr>
        <w:t xml:space="preserve">Path A - New Location (Same Brand): </w:t>
      </w:r>
      <w:r>
        <w:t>Adding a new physical location under the same brand. Example: a restaurant opening a second location. The Org is upgraded from Pro mode to Multi-Location mode. Same brand identity, billing, and team structure. New Account created under the existing Org.</w:t>
      </w:r>
    </w:p>
    <w:p w14:paraId="1FAA7DD7" w14:textId="77777777" w:rsidR="009E73F9" w:rsidRDefault="00000000">
      <w:pPr>
        <w:pStyle w:val="ListParagraph"/>
        <w:numPr>
          <w:ilvl w:val="0"/>
          <w:numId w:val="2"/>
        </w:numPr>
        <w:spacing w:after="60"/>
      </w:pPr>
      <w:r>
        <w:rPr>
          <w:b/>
          <w:bCs/>
        </w:rPr>
        <w:t xml:space="preserve">Path B - Different Business: </w:t>
      </w:r>
      <w:r>
        <w:t>Creating an entirely separate business account. Separate brand identity, billing, team, and configuration. Creates a new independent Org with its own Account.</w:t>
      </w:r>
    </w:p>
    <w:p w14:paraId="6AAA64FD" w14:textId="77777777" w:rsidR="009E73F9" w:rsidRDefault="009E73F9">
      <w:pPr>
        <w:spacing w:after="80"/>
      </w:pPr>
    </w:p>
    <w:p w14:paraId="25F12D7B" w14:textId="77777777" w:rsidR="009E73F9" w:rsidRDefault="00000000">
      <w:pPr>
        <w:spacing w:after="120"/>
      </w:pPr>
      <w:r>
        <w:rPr>
          <w:b/>
          <w:bCs/>
        </w:rPr>
        <w:t>Acceptance Criteria:</w:t>
      </w:r>
    </w:p>
    <w:p w14:paraId="306A8CEB" w14:textId="77777777" w:rsidR="009E73F9" w:rsidRDefault="00000000">
      <w:pPr>
        <w:pStyle w:val="ListParagraph"/>
        <w:numPr>
          <w:ilvl w:val="0"/>
          <w:numId w:val="2"/>
        </w:numPr>
        <w:spacing w:after="60"/>
      </w:pPr>
      <w:r>
        <w:t>AC-9.9.1: Org Switcher visible only to users who OWN 2+ Orgs.</w:t>
      </w:r>
    </w:p>
    <w:p w14:paraId="02ACE6EC" w14:textId="77777777" w:rsidR="009E73F9" w:rsidRDefault="00000000">
      <w:pPr>
        <w:pStyle w:val="ListParagraph"/>
        <w:numPr>
          <w:ilvl w:val="0"/>
          <w:numId w:val="2"/>
        </w:numPr>
        <w:spacing w:after="60"/>
      </w:pPr>
      <w:r>
        <w:t>AC-9.9.2: Staff-only users in multiple Orgs see a static header (no switcher).</w:t>
      </w:r>
    </w:p>
    <w:p w14:paraId="3E238D27" w14:textId="77777777" w:rsidR="009E73F9" w:rsidRDefault="00000000">
      <w:pPr>
        <w:pStyle w:val="ListParagraph"/>
        <w:numPr>
          <w:ilvl w:val="0"/>
          <w:numId w:val="2"/>
        </w:numPr>
        <w:spacing w:after="60"/>
      </w:pPr>
      <w:r>
        <w:t>AC-9.9.3: Switching Orgs resets the view to the Dashboard.</w:t>
      </w:r>
    </w:p>
    <w:p w14:paraId="74EAEB75" w14:textId="77777777" w:rsidR="009E73F9" w:rsidRDefault="00000000">
      <w:pPr>
        <w:pStyle w:val="ListParagraph"/>
        <w:numPr>
          <w:ilvl w:val="0"/>
          <w:numId w:val="2"/>
        </w:numPr>
        <w:spacing w:after="60"/>
      </w:pPr>
      <w:r>
        <w:t>AC-9.9.4: 'Add New' button is available only on web (not mobile).</w:t>
      </w:r>
    </w:p>
    <w:p w14:paraId="7357D39F" w14:textId="77777777" w:rsidR="009E73F9" w:rsidRDefault="00000000">
      <w:pPr>
        <w:pStyle w:val="ListParagraph"/>
        <w:numPr>
          <w:ilvl w:val="0"/>
          <w:numId w:val="2"/>
        </w:numPr>
        <w:spacing w:after="60"/>
      </w:pPr>
      <w:r>
        <w:t>AC-9.9.5: Path A (New Location) upgrades the Org mode from Pro to Multi-Location.</w:t>
      </w:r>
    </w:p>
    <w:p w14:paraId="0B5E7F2A" w14:textId="77777777" w:rsidR="009E73F9" w:rsidRDefault="00000000">
      <w:pPr>
        <w:pStyle w:val="ListParagraph"/>
        <w:numPr>
          <w:ilvl w:val="0"/>
          <w:numId w:val="2"/>
        </w:numPr>
        <w:spacing w:after="60"/>
      </w:pPr>
      <w:r>
        <w:t>AC-9.9.6: Path B (Different Business) creates an independent Org with separate billing and team.</w:t>
      </w:r>
    </w:p>
    <w:p w14:paraId="4341203C" w14:textId="77777777" w:rsidR="009E73F9" w:rsidRDefault="009E73F9">
      <w:pPr>
        <w:spacing w:after="80"/>
      </w:pPr>
    </w:p>
    <w:p w14:paraId="347E7D8E" w14:textId="77777777" w:rsidR="009E73F9" w:rsidRDefault="00000000">
      <w:pPr>
        <w:pStyle w:val="Heading2"/>
      </w:pPr>
      <w:bookmarkStart w:id="166" w:name="_Toc228879499"/>
      <w:r>
        <w:t>9.10 Multi-Brand Dropdown (Enterprise)</w:t>
      </w:r>
      <w:bookmarkEnd w:id="166"/>
    </w:p>
    <w:p w14:paraId="73A38FAB" w14:textId="77777777" w:rsidR="009E73F9" w:rsidRDefault="00000000">
      <w:pPr>
        <w:spacing w:after="120"/>
      </w:pPr>
      <w:r>
        <w:t>For Enterprise Orgs with 6 or more brands, the tab-bar navigation for switching between brands is replaced with a dropdown selector to conserve horizontal space.</w:t>
      </w:r>
    </w:p>
    <w:p w14:paraId="64CB8037" w14:textId="77777777" w:rsidR="009E73F9" w:rsidRDefault="009E73F9">
      <w:pPr>
        <w:spacing w:after="80"/>
      </w:pPr>
    </w:p>
    <w:p w14:paraId="6E02A9CD" w14:textId="77777777" w:rsidR="009E73F9" w:rsidRDefault="00000000">
      <w:pPr>
        <w:spacing w:after="120"/>
      </w:pPr>
      <w:r>
        <w:rPr>
          <w:b/>
          <w:bCs/>
        </w:rPr>
        <w:t>Dropdown Elements:</w:t>
      </w:r>
    </w:p>
    <w:p w14:paraId="773905EB" w14:textId="77777777" w:rsidR="009E73F9" w:rsidRDefault="00000000">
      <w:pPr>
        <w:pStyle w:val="ListParagraph"/>
        <w:numPr>
          <w:ilvl w:val="0"/>
          <w:numId w:val="2"/>
        </w:numPr>
        <w:spacing w:after="60"/>
      </w:pPr>
      <w:r>
        <w:t>Brand avatar/logo</w:t>
      </w:r>
    </w:p>
    <w:p w14:paraId="61A51084" w14:textId="77777777" w:rsidR="009E73F9" w:rsidRDefault="00000000">
      <w:pPr>
        <w:pStyle w:val="ListParagraph"/>
        <w:numPr>
          <w:ilvl w:val="0"/>
          <w:numId w:val="2"/>
        </w:numPr>
        <w:spacing w:after="60"/>
      </w:pPr>
      <w:r>
        <w:t>Brand name</w:t>
      </w:r>
    </w:p>
    <w:p w14:paraId="14777372" w14:textId="77777777" w:rsidR="009E73F9" w:rsidRDefault="00000000">
      <w:pPr>
        <w:pStyle w:val="ListParagraph"/>
        <w:numPr>
          <w:ilvl w:val="0"/>
          <w:numId w:val="2"/>
        </w:numPr>
        <w:spacing w:after="60"/>
      </w:pPr>
      <w:r>
        <w:t>Location count per brand</w:t>
      </w:r>
    </w:p>
    <w:p w14:paraId="45948793" w14:textId="77777777" w:rsidR="009E73F9" w:rsidRDefault="00000000">
      <w:pPr>
        <w:pStyle w:val="ListParagraph"/>
        <w:numPr>
          <w:ilvl w:val="0"/>
          <w:numId w:val="2"/>
        </w:numPr>
        <w:spacing w:after="60"/>
      </w:pPr>
      <w:r>
        <w:t>Selecting a brand switches the dashboard scope to that brand's data</w:t>
      </w:r>
    </w:p>
    <w:p w14:paraId="6E21DDDA" w14:textId="77777777" w:rsidR="009E73F9" w:rsidRDefault="009E73F9">
      <w:pPr>
        <w:spacing w:after="80"/>
      </w:pPr>
    </w:p>
    <w:p w14:paraId="2448F107" w14:textId="77777777" w:rsidR="009E73F9" w:rsidRDefault="00000000">
      <w:pPr>
        <w:spacing w:after="120"/>
      </w:pPr>
      <w:r>
        <w:rPr>
          <w:b/>
          <w:bCs/>
        </w:rPr>
        <w:t>Threshold:</w:t>
      </w:r>
    </w:p>
    <w:p w14:paraId="1D53648C" w14:textId="77777777" w:rsidR="009E73F9" w:rsidRDefault="00000000">
      <w:pPr>
        <w:pStyle w:val="ListParagraph"/>
        <w:numPr>
          <w:ilvl w:val="0"/>
          <w:numId w:val="2"/>
        </w:numPr>
        <w:spacing w:after="60"/>
      </w:pPr>
      <w:r>
        <w:t>Tab bar: used for Enterprises with 5 or fewer brands</w:t>
      </w:r>
    </w:p>
    <w:p w14:paraId="234521E2" w14:textId="77777777" w:rsidR="009E73F9" w:rsidRDefault="00000000">
      <w:pPr>
        <w:pStyle w:val="ListParagraph"/>
        <w:numPr>
          <w:ilvl w:val="0"/>
          <w:numId w:val="2"/>
        </w:numPr>
        <w:spacing w:after="60"/>
      </w:pPr>
      <w:r>
        <w:t>Dropdown: used for Enterprises with 6 or more brands</w:t>
      </w:r>
    </w:p>
    <w:p w14:paraId="2E319878" w14:textId="77777777" w:rsidR="009E73F9" w:rsidRDefault="009E73F9">
      <w:pPr>
        <w:spacing w:after="80"/>
      </w:pPr>
    </w:p>
    <w:p w14:paraId="3FB3045E" w14:textId="77777777" w:rsidR="009E73F9" w:rsidRDefault="00000000">
      <w:pPr>
        <w:spacing w:after="120"/>
      </w:pPr>
      <w:r>
        <w:rPr>
          <w:b/>
          <w:bCs/>
        </w:rPr>
        <w:t>Acceptance Criteria:</w:t>
      </w:r>
    </w:p>
    <w:p w14:paraId="51BB5CA5" w14:textId="77777777" w:rsidR="009E73F9" w:rsidRDefault="00000000">
      <w:pPr>
        <w:pStyle w:val="ListParagraph"/>
        <w:numPr>
          <w:ilvl w:val="0"/>
          <w:numId w:val="2"/>
        </w:numPr>
        <w:spacing w:after="60"/>
      </w:pPr>
      <w:r>
        <w:t>AC-9.10.1: Dropdown replaces tab bar for Enterprises with 6+ brands.</w:t>
      </w:r>
    </w:p>
    <w:p w14:paraId="1BDDFF42" w14:textId="77777777" w:rsidR="009E73F9" w:rsidRDefault="00000000">
      <w:pPr>
        <w:pStyle w:val="ListParagraph"/>
        <w:numPr>
          <w:ilvl w:val="0"/>
          <w:numId w:val="2"/>
        </w:numPr>
        <w:spacing w:after="60"/>
      </w:pPr>
      <w:r>
        <w:t>AC-9.10.2: Tab bar is used for Enterprises with 5 or fewer brands.</w:t>
      </w:r>
    </w:p>
    <w:p w14:paraId="2E964E3C" w14:textId="77777777" w:rsidR="009E73F9" w:rsidRDefault="00000000">
      <w:pPr>
        <w:pStyle w:val="ListParagraph"/>
        <w:numPr>
          <w:ilvl w:val="0"/>
          <w:numId w:val="2"/>
        </w:numPr>
        <w:spacing w:after="60"/>
      </w:pPr>
      <w:r>
        <w:t>AC-9.10.3: Dropdown shows brand avatar, name, and location count.</w:t>
      </w:r>
    </w:p>
    <w:p w14:paraId="574423AB" w14:textId="77777777" w:rsidR="009E73F9" w:rsidRDefault="009E73F9">
      <w:pPr>
        <w:spacing w:after="80"/>
      </w:pPr>
    </w:p>
    <w:p w14:paraId="6C194916" w14:textId="77777777" w:rsidR="009E73F9" w:rsidRDefault="00000000">
      <w:pPr>
        <w:pStyle w:val="Heading2"/>
      </w:pPr>
      <w:bookmarkStart w:id="167" w:name="_Toc228879500"/>
      <w:r>
        <w:t>9.11 Subscription Display</w:t>
      </w:r>
      <w:bookmarkEnd w:id="167"/>
    </w:p>
    <w:p w14:paraId="2115B566" w14:textId="77777777" w:rsidR="009E73F9" w:rsidRDefault="00000000">
      <w:pPr>
        <w:spacing w:after="120"/>
      </w:pPr>
      <w:r>
        <w:lastRenderedPageBreak/>
        <w:t>Subscription plan names are displayed without the 'Web' prefix in the UI. For example, a plan named 'Web Plus' in the backend is displayed as 'Plus' in the interface. Pricing details are shown only in the Finance section under the Billing subtab, not on the main subscription display.</w:t>
      </w:r>
    </w:p>
    <w:p w14:paraId="58DCCCD1" w14:textId="77777777" w:rsidR="009E73F9" w:rsidRDefault="009E73F9">
      <w:pPr>
        <w:spacing w:after="80"/>
      </w:pPr>
    </w:p>
    <w:p w14:paraId="29AA41B3" w14:textId="77777777" w:rsidR="009E73F9" w:rsidRDefault="00000000">
      <w:pPr>
        <w:spacing w:after="120"/>
      </w:pPr>
      <w:r>
        <w:rPr>
          <w:b/>
          <w:bCs/>
        </w:rPr>
        <w:t>Acceptance Criteria:</w:t>
      </w:r>
    </w:p>
    <w:p w14:paraId="03A7265B" w14:textId="77777777" w:rsidR="009E73F9" w:rsidRDefault="00000000">
      <w:pPr>
        <w:pStyle w:val="ListParagraph"/>
        <w:numPr>
          <w:ilvl w:val="0"/>
          <w:numId w:val="2"/>
        </w:numPr>
        <w:spacing w:after="60"/>
      </w:pPr>
      <w:r>
        <w:t>AC-9.11.1: Plan names display without 'Web' prefix.</w:t>
      </w:r>
    </w:p>
    <w:p w14:paraId="3E77189F" w14:textId="77777777" w:rsidR="009E73F9" w:rsidRDefault="00000000">
      <w:pPr>
        <w:pStyle w:val="ListParagraph"/>
        <w:numPr>
          <w:ilvl w:val="0"/>
          <w:numId w:val="2"/>
        </w:numPr>
        <w:spacing w:after="60"/>
      </w:pPr>
      <w:r>
        <w:t>AC-9.11.2: Pricing is shown only in Finance &gt; Billing subtab.</w:t>
      </w:r>
    </w:p>
    <w:p w14:paraId="79F86200" w14:textId="77777777" w:rsidR="009E73F9" w:rsidRDefault="00000000">
      <w:r>
        <w:br w:type="page"/>
      </w:r>
    </w:p>
    <w:p w14:paraId="48D49CD3" w14:textId="77777777" w:rsidR="009E73F9" w:rsidRDefault="00000000">
      <w:pPr>
        <w:pStyle w:val="Heading1"/>
      </w:pPr>
      <w:bookmarkStart w:id="168" w:name="_Toc228879501"/>
      <w:r>
        <w:lastRenderedPageBreak/>
        <w:t>10. Partner System</w:t>
      </w:r>
      <w:bookmarkEnd w:id="168"/>
    </w:p>
    <w:p w14:paraId="1F912A0A" w14:textId="77777777" w:rsidR="009E73F9" w:rsidRDefault="00000000">
      <w:pPr>
        <w:spacing w:after="120"/>
      </w:pPr>
      <w:r>
        <w:t>The Partner System enables collaborative Drop promotion between Nigh accounts. Partners are additive collaborators -- not co-owners. The system is designed for attribution tracking, cross-audience promotion, and relationship management while maintaining clear operational boundaries.</w:t>
      </w:r>
    </w:p>
    <w:p w14:paraId="1F067DE1" w14:textId="77777777" w:rsidR="009E73F9" w:rsidRDefault="009E73F9">
      <w:pPr>
        <w:spacing w:after="80"/>
      </w:pPr>
    </w:p>
    <w:p w14:paraId="5717D5B6" w14:textId="77777777" w:rsidR="009E73F9" w:rsidRDefault="00000000">
      <w:pPr>
        <w:pStyle w:val="Heading2"/>
      </w:pPr>
      <w:bookmarkStart w:id="169" w:name="_Toc228879502"/>
      <w:r>
        <w:t>10.1 Partner Definition</w:t>
      </w:r>
      <w:bookmarkEnd w:id="169"/>
    </w:p>
    <w:p w14:paraId="486E9111" w14:textId="77777777" w:rsidR="009E73F9" w:rsidRDefault="00000000">
      <w:pPr>
        <w:spacing w:after="120"/>
      </w:pPr>
      <w:r>
        <w:t>Any verified Nigh account -- personal or business, at any subscription tier -- can serve as a Partner. Being a Partner is free and requires no separate subscription. Partners are additive to a Drop: they help promote and are attributed for their contribution, but they do not share operational control.</w:t>
      </w:r>
    </w:p>
    <w:p w14:paraId="54C00CDF" w14:textId="77777777" w:rsidR="009E73F9" w:rsidRDefault="009E73F9">
      <w:pPr>
        <w:spacing w:after="80"/>
      </w:pPr>
    </w:p>
    <w:p w14:paraId="66BA9CBA" w14:textId="77777777" w:rsidR="009E73F9" w:rsidRDefault="00000000">
      <w:pPr>
        <w:spacing w:after="120"/>
      </w:pPr>
      <w:r>
        <w:rPr>
          <w:b/>
          <w:bCs/>
        </w:rPr>
        <w:t>Key Structural Rules:</w:t>
      </w:r>
    </w:p>
    <w:p w14:paraId="201B83FB" w14:textId="77777777" w:rsidR="009E73F9" w:rsidRDefault="00000000">
      <w:pPr>
        <w:pStyle w:val="ListParagraph"/>
        <w:numPr>
          <w:ilvl w:val="0"/>
          <w:numId w:val="2"/>
        </w:numPr>
        <w:spacing w:after="60"/>
      </w:pPr>
      <w:r>
        <w:t>Every Drop has exactly 1 Host (the Account that created the Drop).</w:t>
      </w:r>
    </w:p>
    <w:p w14:paraId="5AA30A0D" w14:textId="77777777" w:rsidR="009E73F9" w:rsidRDefault="00000000">
      <w:pPr>
        <w:pStyle w:val="ListParagraph"/>
        <w:numPr>
          <w:ilvl w:val="0"/>
          <w:numId w:val="2"/>
        </w:numPr>
        <w:spacing w:after="60"/>
      </w:pPr>
      <w:r>
        <w:t>Every Drop has 0 to N Partners (invited by the Host).</w:t>
      </w:r>
    </w:p>
    <w:p w14:paraId="3BC574B5" w14:textId="77777777" w:rsidR="009E73F9" w:rsidRDefault="00000000">
      <w:pPr>
        <w:pStyle w:val="ListParagraph"/>
        <w:numPr>
          <w:ilvl w:val="0"/>
          <w:numId w:val="2"/>
        </w:numPr>
        <w:spacing w:after="60"/>
      </w:pPr>
      <w:r>
        <w:t>Partners cannot edit Drop content, pricing, capacity, or timing.</w:t>
      </w:r>
    </w:p>
    <w:p w14:paraId="211B1162" w14:textId="77777777" w:rsidR="009E73F9" w:rsidRDefault="00000000">
      <w:pPr>
        <w:pStyle w:val="ListParagraph"/>
        <w:numPr>
          <w:ilvl w:val="0"/>
          <w:numId w:val="2"/>
        </w:numPr>
        <w:spacing w:after="60"/>
      </w:pPr>
      <w:r>
        <w:t>Partners do not receive guest PII (personal identifiable information). They see aggregated attribution data only.</w:t>
      </w:r>
    </w:p>
    <w:p w14:paraId="267696F9" w14:textId="77777777" w:rsidR="009E73F9" w:rsidRDefault="00000000">
      <w:pPr>
        <w:pStyle w:val="ListParagraph"/>
        <w:numPr>
          <w:ilvl w:val="0"/>
          <w:numId w:val="2"/>
        </w:numPr>
        <w:spacing w:after="60"/>
      </w:pPr>
      <w:r>
        <w:t>The data model supports single-user Partners (individual accounts) and multi-user Partners (brand accounts with team roles).</w:t>
      </w:r>
    </w:p>
    <w:p w14:paraId="2E8A950A" w14:textId="77777777" w:rsidR="009E73F9" w:rsidRDefault="009E73F9">
      <w:pPr>
        <w:spacing w:after="80"/>
      </w:pPr>
    </w:p>
    <w:p w14:paraId="15847E85" w14:textId="77777777" w:rsidR="009E73F9" w:rsidRDefault="00000000">
      <w:pPr>
        <w:spacing w:after="120"/>
      </w:pPr>
      <w:r>
        <w:rPr>
          <w:b/>
          <w:bCs/>
        </w:rPr>
        <w:t>Acceptance Criteria:</w:t>
      </w:r>
    </w:p>
    <w:p w14:paraId="16F67EA6" w14:textId="77777777" w:rsidR="009E73F9" w:rsidRDefault="00000000">
      <w:pPr>
        <w:pStyle w:val="ListParagraph"/>
        <w:numPr>
          <w:ilvl w:val="0"/>
          <w:numId w:val="2"/>
        </w:numPr>
        <w:spacing w:after="60"/>
      </w:pPr>
      <w:r>
        <w:t>AC-10.1.1: A Drop can have 0-N Partners. The system does not enforce a maximum partner count in v1.</w:t>
      </w:r>
    </w:p>
    <w:p w14:paraId="096560FA" w14:textId="77777777" w:rsidR="009E73F9" w:rsidRDefault="00000000">
      <w:pPr>
        <w:pStyle w:val="ListParagraph"/>
        <w:numPr>
          <w:ilvl w:val="0"/>
          <w:numId w:val="2"/>
        </w:numPr>
        <w:spacing w:after="60"/>
      </w:pPr>
      <w:r>
        <w:t>AC-10.1.2: Every Drop has exactly 1 Host. Host assignment is immutable after creation.</w:t>
      </w:r>
    </w:p>
    <w:p w14:paraId="114612EA" w14:textId="77777777" w:rsidR="009E73F9" w:rsidRDefault="00000000">
      <w:pPr>
        <w:pStyle w:val="ListParagraph"/>
        <w:numPr>
          <w:ilvl w:val="0"/>
          <w:numId w:val="2"/>
        </w:numPr>
        <w:spacing w:after="60"/>
      </w:pPr>
      <w:r>
        <w:t>AC-10.1.3: Partners cannot edit Drop content (title, description, media, pricing, capacity, timing).</w:t>
      </w:r>
    </w:p>
    <w:p w14:paraId="48506869" w14:textId="77777777" w:rsidR="009E73F9" w:rsidRDefault="00000000">
      <w:pPr>
        <w:pStyle w:val="ListParagraph"/>
        <w:numPr>
          <w:ilvl w:val="0"/>
          <w:numId w:val="2"/>
        </w:numPr>
        <w:spacing w:after="60"/>
      </w:pPr>
      <w:r>
        <w:t>AC-10.1.4: Partners do not receive guest PII. Attribution analytics are aggregated only.</w:t>
      </w:r>
    </w:p>
    <w:p w14:paraId="4FC24FF9" w14:textId="77777777" w:rsidR="009E73F9" w:rsidRDefault="009E73F9">
      <w:pPr>
        <w:spacing w:after="80"/>
      </w:pPr>
    </w:p>
    <w:p w14:paraId="6C82D666" w14:textId="77777777" w:rsidR="009E73F9" w:rsidRDefault="00000000">
      <w:pPr>
        <w:pStyle w:val="Heading2"/>
      </w:pPr>
      <w:bookmarkStart w:id="170" w:name="_Toc228879503"/>
      <w:r>
        <w:t>10.2 Collaboration Types</w:t>
      </w:r>
      <w:bookmarkEnd w:id="170"/>
    </w:p>
    <w:p w14:paraId="72680A2D" w14:textId="77777777" w:rsidR="009E73F9" w:rsidRDefault="00000000">
      <w:pPr>
        <w:spacing w:after="120"/>
      </w:pPr>
      <w:r>
        <w:t>Three collaboration types define the nature of the partnership. In v1, these types are descriptive labels -- they do not confer different permissions or capabilities.</w:t>
      </w:r>
    </w:p>
    <w:p w14:paraId="1C5B5B9B"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0"/>
      </w:tblGrid>
      <w:tr w:rsidR="009E73F9" w14:paraId="68BBA6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7D61B80" w14:textId="77777777" w:rsidR="009E73F9" w:rsidRDefault="00000000">
            <w:r>
              <w:rPr>
                <w:b/>
                <w:bCs/>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BEA07AA" w14:textId="77777777" w:rsidR="009E73F9" w:rsidRDefault="00000000">
            <w:r>
              <w:rPr>
                <w:b/>
                <w:bCs/>
                <w:sz w:val="20"/>
                <w:szCs w:val="20"/>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C3502DE" w14:textId="77777777" w:rsidR="009E73F9" w:rsidRDefault="00000000">
            <w:r>
              <w:rPr>
                <w:b/>
                <w:bCs/>
                <w:sz w:val="20"/>
                <w:szCs w:val="20"/>
              </w:rPr>
              <w:t>Use Case</w:t>
            </w:r>
          </w:p>
        </w:tc>
      </w:tr>
      <w:tr w:rsidR="009E73F9" w14:paraId="0ABBD1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85AF5" w14:textId="77777777" w:rsidR="009E73F9" w:rsidRDefault="00000000">
            <w:r>
              <w:rPr>
                <w:sz w:val="20"/>
                <w:szCs w:val="20"/>
              </w:rPr>
              <w:t>Promote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6289F" w14:textId="77777777" w:rsidR="009E73F9" w:rsidRDefault="00000000">
            <w:r>
              <w:rPr>
                <w:sz w:val="20"/>
                <w:szCs w:val="20"/>
              </w:rPr>
              <w:t>Partner shares the Drop with their audience. Attribution is tracked for all reservations from the partner's link.</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11768" w14:textId="77777777" w:rsidR="009E73F9" w:rsidRDefault="00000000">
            <w:r>
              <w:rPr>
                <w:sz w:val="20"/>
                <w:szCs w:val="20"/>
              </w:rPr>
              <w:t>Influencer sharing a restaurant's Drop with their followers.</w:t>
            </w:r>
          </w:p>
        </w:tc>
      </w:tr>
      <w:tr w:rsidR="009E73F9" w14:paraId="733A9F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A1B25" w14:textId="77777777" w:rsidR="009E73F9" w:rsidRDefault="00000000">
            <w:r>
              <w:rPr>
                <w:sz w:val="20"/>
                <w:szCs w:val="20"/>
              </w:rPr>
              <w:t>Sponsor</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05254" w14:textId="77777777" w:rsidR="009E73F9" w:rsidRDefault="00000000">
            <w:r>
              <w:rPr>
                <w:sz w:val="20"/>
                <w:szCs w:val="20"/>
              </w:rPr>
              <w:t>Brand sponsors the Drop. Promotional placement on Drop detail.</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32BF7" w14:textId="77777777" w:rsidR="009E73F9" w:rsidRDefault="00000000">
            <w:r>
              <w:rPr>
                <w:sz w:val="20"/>
                <w:szCs w:val="20"/>
              </w:rPr>
              <w:t>A beverage company sponsoring a music event.</w:t>
            </w:r>
          </w:p>
        </w:tc>
      </w:tr>
      <w:tr w:rsidR="009E73F9" w14:paraId="4C220B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82251" w14:textId="77777777" w:rsidR="009E73F9" w:rsidRDefault="00000000">
            <w:r>
              <w:rPr>
                <w:sz w:val="20"/>
                <w:szCs w:val="20"/>
              </w:rPr>
              <w:lastRenderedPageBreak/>
              <w:t>Co-host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95085" w14:textId="77777777" w:rsidR="009E73F9" w:rsidRDefault="00000000">
            <w:r>
              <w:rPr>
                <w:sz w:val="20"/>
                <w:szCs w:val="20"/>
              </w:rPr>
              <w:t>Partner co-creates and co-promotes the Drop.</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2E903" w14:textId="77777777" w:rsidR="009E73F9" w:rsidRDefault="00000000">
            <w:r>
              <w:rPr>
                <w:sz w:val="20"/>
                <w:szCs w:val="20"/>
              </w:rPr>
              <w:t>Two restaurants collaborating on a shared dinner event.</w:t>
            </w:r>
          </w:p>
        </w:tc>
      </w:tr>
    </w:tbl>
    <w:p w14:paraId="5110DDAE" w14:textId="77777777" w:rsidR="009E73F9" w:rsidRDefault="009E73F9">
      <w:pPr>
        <w:spacing w:after="80"/>
      </w:pPr>
    </w:p>
    <w:p w14:paraId="0F153202" w14:textId="77777777" w:rsidR="009E73F9" w:rsidRDefault="00000000">
      <w:pPr>
        <w:spacing w:after="120"/>
      </w:pPr>
      <w:r>
        <w:rPr>
          <w:b/>
          <w:bCs/>
        </w:rPr>
        <w:t>Key Rules:</w:t>
      </w:r>
    </w:p>
    <w:p w14:paraId="3B2C2961" w14:textId="77777777" w:rsidR="009E73F9" w:rsidRDefault="00000000">
      <w:pPr>
        <w:pStyle w:val="ListParagraph"/>
        <w:numPr>
          <w:ilvl w:val="0"/>
          <w:numId w:val="2"/>
        </w:numPr>
        <w:spacing w:after="60"/>
      </w:pPr>
      <w:r>
        <w:t>All financial arrangements between Host and Partner are off-platform in v1. Nigh does not process partner commissions.</w:t>
      </w:r>
    </w:p>
    <w:p w14:paraId="283C3FFD" w14:textId="77777777" w:rsidR="009E73F9" w:rsidRDefault="00000000">
      <w:pPr>
        <w:pStyle w:val="ListParagraph"/>
        <w:numPr>
          <w:ilvl w:val="0"/>
          <w:numId w:val="2"/>
        </w:numPr>
        <w:spacing w:after="60"/>
      </w:pPr>
      <w:r>
        <w:t>Collaboration type is selected by the Host at invite time.</w:t>
      </w:r>
    </w:p>
    <w:p w14:paraId="2A6F86E8" w14:textId="77777777" w:rsidR="009E73F9" w:rsidRDefault="00000000">
      <w:pPr>
        <w:pStyle w:val="ListParagraph"/>
        <w:numPr>
          <w:ilvl w:val="0"/>
          <w:numId w:val="2"/>
        </w:numPr>
        <w:spacing w:after="60"/>
      </w:pPr>
      <w:r>
        <w:t>Collaboration type is displayed on the Drop detail view and in attribution link metadata.</w:t>
      </w:r>
    </w:p>
    <w:p w14:paraId="13973C63" w14:textId="77777777" w:rsidR="009E73F9" w:rsidRDefault="00000000">
      <w:pPr>
        <w:pStyle w:val="ListParagraph"/>
        <w:numPr>
          <w:ilvl w:val="0"/>
          <w:numId w:val="2"/>
        </w:numPr>
        <w:spacing w:after="60"/>
      </w:pPr>
      <w:r>
        <w:t>Permissions do NOT differ by collaboration type in v1. All Partners have the same access level.</w:t>
      </w:r>
    </w:p>
    <w:p w14:paraId="2BF46E18" w14:textId="77777777" w:rsidR="009E73F9" w:rsidRDefault="009E73F9">
      <w:pPr>
        <w:spacing w:after="80"/>
      </w:pPr>
    </w:p>
    <w:p w14:paraId="5B30572C" w14:textId="77777777" w:rsidR="009E73F9" w:rsidRDefault="00000000">
      <w:pPr>
        <w:spacing w:after="120"/>
      </w:pPr>
      <w:r>
        <w:rPr>
          <w:b/>
          <w:bCs/>
        </w:rPr>
        <w:t>Acceptance Criteria:</w:t>
      </w:r>
    </w:p>
    <w:p w14:paraId="688D259F" w14:textId="77777777" w:rsidR="009E73F9" w:rsidRDefault="00000000">
      <w:pPr>
        <w:pStyle w:val="ListParagraph"/>
        <w:numPr>
          <w:ilvl w:val="0"/>
          <w:numId w:val="2"/>
        </w:numPr>
        <w:spacing w:after="60"/>
      </w:pPr>
      <w:r>
        <w:t>AC-10.2.1: Three collaboration types are supported: Promote, Sponsor, Co-host.</w:t>
      </w:r>
    </w:p>
    <w:p w14:paraId="09E94185" w14:textId="77777777" w:rsidR="009E73F9" w:rsidRDefault="00000000">
      <w:pPr>
        <w:pStyle w:val="ListParagraph"/>
        <w:numPr>
          <w:ilvl w:val="0"/>
          <w:numId w:val="2"/>
        </w:numPr>
        <w:spacing w:after="60"/>
      </w:pPr>
      <w:r>
        <w:t>AC-10.2.2: No permission differences between collaboration types in v1.</w:t>
      </w:r>
    </w:p>
    <w:p w14:paraId="54834F5A" w14:textId="77777777" w:rsidR="009E73F9" w:rsidRDefault="00000000">
      <w:pPr>
        <w:pStyle w:val="ListParagraph"/>
        <w:numPr>
          <w:ilvl w:val="0"/>
          <w:numId w:val="2"/>
        </w:numPr>
        <w:spacing w:after="60"/>
      </w:pPr>
      <w:r>
        <w:t>AC-10.2.3: Collaboration type is selected at invite time and displayed on Drop detail.</w:t>
      </w:r>
    </w:p>
    <w:p w14:paraId="4C8806D6" w14:textId="77777777" w:rsidR="009E73F9" w:rsidRDefault="009E73F9">
      <w:pPr>
        <w:spacing w:after="80"/>
      </w:pPr>
    </w:p>
    <w:p w14:paraId="197B231A" w14:textId="77777777" w:rsidR="009E73F9" w:rsidRDefault="00000000">
      <w:pPr>
        <w:pStyle w:val="Heading2"/>
      </w:pPr>
      <w:bookmarkStart w:id="171" w:name="_Toc228879504"/>
      <w:r>
        <w:t>10.3 Partner Approval Flow</w:t>
      </w:r>
      <w:bookmarkEnd w:id="171"/>
    </w:p>
    <w:p w14:paraId="23FE4A61" w14:textId="77777777" w:rsidR="009E73F9" w:rsidRDefault="00000000">
      <w:pPr>
        <w:spacing w:after="120"/>
      </w:pPr>
      <w:r>
        <w:t>Partner relationships require explicit acceptance. A Host invites a Partner, and the Partner must accept before the partnership is visible or active.</w:t>
      </w:r>
    </w:p>
    <w:p w14:paraId="6D782BF9" w14:textId="77777777" w:rsidR="009E73F9" w:rsidRDefault="009E73F9">
      <w:pPr>
        <w:spacing w:after="80"/>
      </w:pPr>
    </w:p>
    <w:p w14:paraId="363BED43" w14:textId="77777777" w:rsidR="009E73F9" w:rsidRDefault="00000000">
      <w:pPr>
        <w:spacing w:after="120"/>
      </w:pPr>
      <w:r>
        <w:rPr>
          <w:b/>
          <w:bCs/>
        </w:rPr>
        <w:t>Invitation Flow:</w:t>
      </w:r>
    </w:p>
    <w:p w14:paraId="3409FC48" w14:textId="77777777" w:rsidR="009E73F9" w:rsidRDefault="00000000">
      <w:pPr>
        <w:pStyle w:val="ListParagraph"/>
        <w:numPr>
          <w:ilvl w:val="0"/>
          <w:numId w:val="2"/>
        </w:numPr>
        <w:spacing w:after="60"/>
      </w:pPr>
      <w:r>
        <w:rPr>
          <w:b/>
          <w:bCs/>
        </w:rPr>
        <w:t xml:space="preserve">Step 1 - Host Invites: </w:t>
      </w:r>
      <w:r>
        <w:t>Host selects collaboration type, then enters the Partner's @handle. In v1, only active (verified) @handles can be invited. No email-based or search-based invites.</w:t>
      </w:r>
    </w:p>
    <w:p w14:paraId="7E2020EE" w14:textId="77777777" w:rsidR="009E73F9" w:rsidRDefault="00000000">
      <w:pPr>
        <w:pStyle w:val="ListParagraph"/>
        <w:numPr>
          <w:ilvl w:val="0"/>
          <w:numId w:val="2"/>
        </w:numPr>
        <w:spacing w:after="60"/>
      </w:pPr>
      <w:r>
        <w:rPr>
          <w:b/>
          <w:bCs/>
        </w:rPr>
        <w:t xml:space="preserve">Step 2 - Notification Sent: </w:t>
      </w:r>
      <w:r>
        <w:t>System sends a notification to the invited Partner (push + in-app). Notification includes Drop details and collaboration type.</w:t>
      </w:r>
    </w:p>
    <w:p w14:paraId="319C554E" w14:textId="77777777" w:rsidR="009E73F9" w:rsidRDefault="00000000">
      <w:pPr>
        <w:pStyle w:val="ListParagraph"/>
        <w:numPr>
          <w:ilvl w:val="0"/>
          <w:numId w:val="2"/>
        </w:numPr>
        <w:spacing w:after="60"/>
      </w:pPr>
      <w:r>
        <w:rPr>
          <w:b/>
          <w:bCs/>
        </w:rPr>
        <w:t xml:space="preserve">Step 3 - Pending State: </w:t>
      </w:r>
      <w:r>
        <w:t>While pending, the Partner is NOT visible on the Drop detail. Attribution link is inactive. Drop broadcasts do not reach the Partner's followers.</w:t>
      </w:r>
    </w:p>
    <w:p w14:paraId="55815B24" w14:textId="77777777" w:rsidR="009E73F9" w:rsidRDefault="00000000">
      <w:pPr>
        <w:pStyle w:val="ListParagraph"/>
        <w:numPr>
          <w:ilvl w:val="0"/>
          <w:numId w:val="2"/>
        </w:numPr>
        <w:spacing w:after="60"/>
      </w:pPr>
      <w:r>
        <w:rPr>
          <w:b/>
          <w:bCs/>
        </w:rPr>
        <w:t xml:space="preserve">Step 4 - Partner Accepts: </w:t>
      </w:r>
      <w:r>
        <w:t>Partner accepts the invitation. Partnership becomes active. 'Partnering with [Name]' appears on Drop detail. Attribution link is activated (but not functional until Drop goes Live). Drop will broadcast to Partner's followers at publish.</w:t>
      </w:r>
    </w:p>
    <w:p w14:paraId="5E924AB2" w14:textId="77777777" w:rsidR="009E73F9" w:rsidRDefault="009E73F9">
      <w:pPr>
        <w:spacing w:after="80"/>
      </w:pPr>
    </w:p>
    <w:p w14:paraId="2D48679B" w14:textId="77777777" w:rsidR="009E73F9" w:rsidRDefault="00000000">
      <w:pPr>
        <w:spacing w:after="120"/>
      </w:pPr>
      <w:r>
        <w:rPr>
          <w:b/>
          <w:bCs/>
        </w:rPr>
        <w:t>Decline/Ignore:</w:t>
      </w:r>
    </w:p>
    <w:p w14:paraId="4DBB7016" w14:textId="77777777" w:rsidR="009E73F9" w:rsidRDefault="00000000">
      <w:pPr>
        <w:pStyle w:val="ListParagraph"/>
        <w:numPr>
          <w:ilvl w:val="0"/>
          <w:numId w:val="2"/>
        </w:numPr>
        <w:spacing w:after="60"/>
      </w:pPr>
      <w:r>
        <w:t>Partner can decline the invitation. Host is notified. No penalty.</w:t>
      </w:r>
    </w:p>
    <w:p w14:paraId="2AC7E079" w14:textId="77777777" w:rsidR="009E73F9" w:rsidRDefault="00000000">
      <w:pPr>
        <w:pStyle w:val="ListParagraph"/>
        <w:numPr>
          <w:ilvl w:val="0"/>
          <w:numId w:val="2"/>
        </w:numPr>
        <w:spacing w:after="60"/>
      </w:pPr>
      <w:r>
        <w:t>Pending invitations that are not acted upon remain in Pending state indefinitely (no auto-expiry in v1).</w:t>
      </w:r>
    </w:p>
    <w:p w14:paraId="50FB4BB0" w14:textId="77777777" w:rsidR="009E73F9" w:rsidRDefault="009E73F9">
      <w:pPr>
        <w:spacing w:after="80"/>
      </w:pPr>
    </w:p>
    <w:p w14:paraId="53936E96" w14:textId="77777777" w:rsidR="009E73F9" w:rsidRDefault="00000000">
      <w:pPr>
        <w:spacing w:after="120"/>
      </w:pPr>
      <w:r>
        <w:rPr>
          <w:b/>
          <w:bCs/>
        </w:rPr>
        <w:t>Acceptance Criteria:</w:t>
      </w:r>
    </w:p>
    <w:p w14:paraId="5A064D8D" w14:textId="77777777" w:rsidR="009E73F9" w:rsidRDefault="00000000">
      <w:pPr>
        <w:pStyle w:val="ListParagraph"/>
        <w:numPr>
          <w:ilvl w:val="0"/>
          <w:numId w:val="2"/>
        </w:numPr>
        <w:spacing w:after="60"/>
      </w:pPr>
      <w:r>
        <w:t>AC-10.3.1: Partner invitation requires acceptance before visibility on Drop.</w:t>
      </w:r>
    </w:p>
    <w:p w14:paraId="3EDA0AFD" w14:textId="77777777" w:rsidR="009E73F9" w:rsidRDefault="00000000">
      <w:pPr>
        <w:pStyle w:val="ListParagraph"/>
        <w:numPr>
          <w:ilvl w:val="0"/>
          <w:numId w:val="2"/>
        </w:numPr>
        <w:spacing w:after="60"/>
      </w:pPr>
      <w:r>
        <w:t>AC-10.3.2: Pending Partners are NOT visible on Drop detail.</w:t>
      </w:r>
    </w:p>
    <w:p w14:paraId="4DE473E9" w14:textId="77777777" w:rsidR="009E73F9" w:rsidRDefault="00000000">
      <w:pPr>
        <w:pStyle w:val="ListParagraph"/>
        <w:numPr>
          <w:ilvl w:val="0"/>
          <w:numId w:val="2"/>
        </w:numPr>
        <w:spacing w:after="60"/>
      </w:pPr>
      <w:r>
        <w:lastRenderedPageBreak/>
        <w:t>AC-10.3.3: After acceptance, 'Partnering with [Name]' appears on Drop detail and attribution link is activated.</w:t>
      </w:r>
    </w:p>
    <w:p w14:paraId="503F8FFB" w14:textId="77777777" w:rsidR="009E73F9" w:rsidRDefault="00000000">
      <w:pPr>
        <w:pStyle w:val="ListParagraph"/>
        <w:numPr>
          <w:ilvl w:val="0"/>
          <w:numId w:val="2"/>
        </w:numPr>
        <w:spacing w:after="60"/>
      </w:pPr>
      <w:r>
        <w:t>AC-10.3.4: Invitation is by @handle only in v1. Email/search invites are not supported.</w:t>
      </w:r>
    </w:p>
    <w:p w14:paraId="31835DF6" w14:textId="77777777" w:rsidR="009E73F9" w:rsidRDefault="009E73F9">
      <w:pPr>
        <w:spacing w:after="80"/>
      </w:pPr>
    </w:p>
    <w:p w14:paraId="17B86EAD" w14:textId="77777777" w:rsidR="009E73F9" w:rsidRDefault="00000000">
      <w:pPr>
        <w:pStyle w:val="Heading2"/>
      </w:pPr>
      <w:bookmarkStart w:id="172" w:name="_Toc228879505"/>
      <w:r>
        <w:t>10.4 Partner Display</w:t>
      </w:r>
      <w:bookmarkEnd w:id="172"/>
    </w:p>
    <w:p w14:paraId="197AA131" w14:textId="77777777" w:rsidR="009E73F9" w:rsidRDefault="00000000">
      <w:pPr>
        <w:spacing w:after="120"/>
      </w:pPr>
      <w:r>
        <w:t>Accepted partners are displayed on the Drop Detail View to consumers and on tickets.</w:t>
      </w:r>
    </w:p>
    <w:p w14:paraId="10868D13" w14:textId="77777777" w:rsidR="009E73F9" w:rsidRDefault="009E73F9">
      <w:pPr>
        <w:spacing w:after="80"/>
      </w:pPr>
    </w:p>
    <w:p w14:paraId="14DED531" w14:textId="77777777" w:rsidR="009E73F9" w:rsidRDefault="00000000">
      <w:pPr>
        <w:spacing w:after="120"/>
      </w:pPr>
      <w:r>
        <w:rPr>
          <w:b/>
          <w:bCs/>
        </w:rPr>
        <w:t>Display Elements:</w:t>
      </w:r>
    </w:p>
    <w:p w14:paraId="43A5709F" w14:textId="77777777" w:rsidR="009E73F9" w:rsidRDefault="00000000">
      <w:pPr>
        <w:pStyle w:val="ListParagraph"/>
        <w:numPr>
          <w:ilvl w:val="0"/>
          <w:numId w:val="2"/>
        </w:numPr>
        <w:spacing w:after="60"/>
      </w:pPr>
      <w:r>
        <w:t>'Partnering with [Partner Name]' text label on Drop detail</w:t>
      </w:r>
    </w:p>
    <w:p w14:paraId="3CDE69F7" w14:textId="77777777" w:rsidR="009E73F9" w:rsidRDefault="00000000">
      <w:pPr>
        <w:pStyle w:val="ListParagraph"/>
        <w:numPr>
          <w:ilvl w:val="0"/>
          <w:numId w:val="2"/>
        </w:numPr>
        <w:spacing w:after="60"/>
      </w:pPr>
      <w:r>
        <w:t>Partner logos in a horizontal row beneath host Account info</w:t>
      </w:r>
    </w:p>
    <w:p w14:paraId="3B93F947" w14:textId="77777777" w:rsidR="009E73F9" w:rsidRDefault="00000000">
      <w:pPr>
        <w:pStyle w:val="ListParagraph"/>
        <w:numPr>
          <w:ilvl w:val="0"/>
          <w:numId w:val="2"/>
        </w:numPr>
        <w:spacing w:after="60"/>
      </w:pPr>
      <w:r>
        <w:t>Each partner logo/name is tappable, opening the Partner's profile page</w:t>
      </w:r>
    </w:p>
    <w:p w14:paraId="36CEFCC0" w14:textId="77777777" w:rsidR="009E73F9" w:rsidRDefault="00000000">
      <w:pPr>
        <w:pStyle w:val="ListParagraph"/>
        <w:numPr>
          <w:ilvl w:val="0"/>
          <w:numId w:val="2"/>
        </w:numPr>
        <w:spacing w:after="60"/>
      </w:pPr>
      <w:r>
        <w:t>No priority ordering of partners in v1 (displayed in acceptance order)</w:t>
      </w:r>
    </w:p>
    <w:p w14:paraId="3DC31111" w14:textId="77777777" w:rsidR="009E73F9" w:rsidRDefault="00000000">
      <w:pPr>
        <w:pStyle w:val="ListParagraph"/>
        <w:numPr>
          <w:ilvl w:val="0"/>
          <w:numId w:val="2"/>
        </w:numPr>
        <w:spacing w:after="60"/>
      </w:pPr>
      <w:r>
        <w:t>No hard limit on the number of partners displayed per Drop</w:t>
      </w:r>
    </w:p>
    <w:p w14:paraId="7F727F4E" w14:textId="77777777" w:rsidR="009E73F9" w:rsidRDefault="009E73F9">
      <w:pPr>
        <w:spacing w:after="80"/>
      </w:pPr>
    </w:p>
    <w:p w14:paraId="668AD423" w14:textId="77777777" w:rsidR="009E73F9" w:rsidRDefault="00000000">
      <w:pPr>
        <w:spacing w:after="120"/>
      </w:pPr>
      <w:r>
        <w:rPr>
          <w:b/>
          <w:bCs/>
        </w:rPr>
        <w:t>Extended Visibility:</w:t>
      </w:r>
    </w:p>
    <w:p w14:paraId="76F925D8" w14:textId="77777777" w:rsidR="009E73F9" w:rsidRDefault="00000000">
      <w:pPr>
        <w:pStyle w:val="ListParagraph"/>
        <w:numPr>
          <w:ilvl w:val="0"/>
          <w:numId w:val="2"/>
        </w:numPr>
        <w:spacing w:after="60"/>
      </w:pPr>
      <w:r>
        <w:t>Partner name appears on issued tickets</w:t>
      </w:r>
    </w:p>
    <w:p w14:paraId="4F2DB539" w14:textId="77777777" w:rsidR="009E73F9" w:rsidRDefault="00000000">
      <w:pPr>
        <w:pStyle w:val="ListParagraph"/>
        <w:numPr>
          <w:ilvl w:val="0"/>
          <w:numId w:val="2"/>
        </w:numPr>
        <w:spacing w:after="60"/>
      </w:pPr>
      <w:r>
        <w:t>Drop broadcasts (publish notifications) are sent to the Partner's followers in addition to the Host's followers</w:t>
      </w:r>
    </w:p>
    <w:p w14:paraId="278E18CF" w14:textId="77777777" w:rsidR="009E73F9" w:rsidRDefault="00000000">
      <w:pPr>
        <w:pStyle w:val="ListParagraph"/>
        <w:numPr>
          <w:ilvl w:val="0"/>
          <w:numId w:val="2"/>
        </w:numPr>
        <w:spacing w:after="60"/>
      </w:pPr>
      <w:r>
        <w:t>Drop appears on the Partner's profile page (in their 'Partnered Drops' section)</w:t>
      </w:r>
    </w:p>
    <w:p w14:paraId="115A9385" w14:textId="77777777" w:rsidR="009E73F9" w:rsidRDefault="009E73F9">
      <w:pPr>
        <w:spacing w:after="80"/>
      </w:pPr>
    </w:p>
    <w:p w14:paraId="5ADA1262" w14:textId="77777777" w:rsidR="009E73F9" w:rsidRDefault="00000000">
      <w:pPr>
        <w:spacing w:after="120"/>
      </w:pPr>
      <w:r>
        <w:rPr>
          <w:b/>
          <w:bCs/>
        </w:rPr>
        <w:t>Acceptance Criteria:</w:t>
      </w:r>
    </w:p>
    <w:p w14:paraId="7B0014DC" w14:textId="77777777" w:rsidR="009E73F9" w:rsidRDefault="00000000">
      <w:pPr>
        <w:pStyle w:val="ListParagraph"/>
        <w:numPr>
          <w:ilvl w:val="0"/>
          <w:numId w:val="2"/>
        </w:numPr>
        <w:spacing w:after="60"/>
      </w:pPr>
      <w:r>
        <w:t>AC-10.4.1: Partner display is visible when at least 1 accepted Partner exists.</w:t>
      </w:r>
    </w:p>
    <w:p w14:paraId="4D2D4544" w14:textId="77777777" w:rsidR="009E73F9" w:rsidRDefault="00000000">
      <w:pPr>
        <w:pStyle w:val="ListParagraph"/>
        <w:numPr>
          <w:ilvl w:val="0"/>
          <w:numId w:val="2"/>
        </w:numPr>
        <w:spacing w:after="60"/>
      </w:pPr>
      <w:r>
        <w:t>AC-10.4.2: Partner profile is accessible by tapping their logo/name on Drop detail.</w:t>
      </w:r>
    </w:p>
    <w:p w14:paraId="5CC71998" w14:textId="77777777" w:rsidR="009E73F9" w:rsidRDefault="00000000">
      <w:pPr>
        <w:pStyle w:val="ListParagraph"/>
        <w:numPr>
          <w:ilvl w:val="0"/>
          <w:numId w:val="2"/>
        </w:numPr>
        <w:spacing w:after="60"/>
      </w:pPr>
      <w:r>
        <w:t>AC-10.4.3: Partner name appears on issued tickets.</w:t>
      </w:r>
    </w:p>
    <w:p w14:paraId="5D2DB887" w14:textId="77777777" w:rsidR="009E73F9" w:rsidRDefault="00000000">
      <w:pPr>
        <w:pStyle w:val="ListParagraph"/>
        <w:numPr>
          <w:ilvl w:val="0"/>
          <w:numId w:val="2"/>
        </w:numPr>
        <w:spacing w:after="60"/>
      </w:pPr>
      <w:r>
        <w:t>AC-10.4.4: Drop broadcasts to Partner's followers at publish time.</w:t>
      </w:r>
    </w:p>
    <w:p w14:paraId="3E0D0ADB" w14:textId="77777777" w:rsidR="009E73F9" w:rsidRDefault="009E73F9">
      <w:pPr>
        <w:spacing w:after="80"/>
      </w:pPr>
    </w:p>
    <w:p w14:paraId="1566380C" w14:textId="77777777" w:rsidR="009E73F9" w:rsidRDefault="00000000">
      <w:pPr>
        <w:pStyle w:val="Heading2"/>
      </w:pPr>
      <w:bookmarkStart w:id="173" w:name="_Toc228879506"/>
      <w:r>
        <w:t>10.5 Attribution Links</w:t>
      </w:r>
      <w:bookmarkEnd w:id="173"/>
    </w:p>
    <w:p w14:paraId="0D80D896" w14:textId="77777777" w:rsidR="009E73F9" w:rsidRDefault="00000000">
      <w:pPr>
        <w:spacing w:after="120"/>
      </w:pPr>
      <w:r>
        <w:t>Each participant in a Drop (Host, Partners, organic sharers) receives a unique attribution link. These links track the source of reservations.</w:t>
      </w:r>
    </w:p>
    <w:p w14:paraId="2301BD1F" w14:textId="77777777" w:rsidR="009E73F9" w:rsidRDefault="009E73F9">
      <w:pPr>
        <w:spacing w:after="80"/>
      </w:pPr>
    </w:p>
    <w:p w14:paraId="14C124CF" w14:textId="77777777" w:rsidR="009E73F9" w:rsidRDefault="00000000">
      <w:pPr>
        <w:spacing w:after="120"/>
      </w:pPr>
      <w:r>
        <w:rPr>
          <w:b/>
          <w:bCs/>
        </w:rPr>
        <w:t>Link Format:</w:t>
      </w:r>
    </w:p>
    <w:p w14:paraId="50ADC4CF" w14:textId="77777777" w:rsidR="009E73F9" w:rsidRDefault="00000000">
      <w:pPr>
        <w:spacing w:after="120"/>
      </w:pPr>
      <w:r>
        <w:t>drop.nigh.com/[handle]/[shareToken]</w:t>
      </w:r>
    </w:p>
    <w:p w14:paraId="3564081A" w14:textId="77777777" w:rsidR="009E73F9" w:rsidRDefault="00000000">
      <w:pPr>
        <w:pStyle w:val="ListParagraph"/>
        <w:numPr>
          <w:ilvl w:val="0"/>
          <w:numId w:val="2"/>
        </w:numPr>
        <w:spacing w:after="60"/>
      </w:pPr>
      <w:r>
        <w:t>handle: the @handle of the sharer (Host, Partner, or consumer). Visible in the URL as a trust signal.</w:t>
      </w:r>
    </w:p>
    <w:p w14:paraId="59978B2F" w14:textId="77777777" w:rsidR="009E73F9" w:rsidRDefault="00000000">
      <w:pPr>
        <w:pStyle w:val="ListParagraph"/>
        <w:numPr>
          <w:ilvl w:val="0"/>
          <w:numId w:val="2"/>
        </w:numPr>
        <w:spacing w:after="60"/>
      </w:pPr>
      <w:r>
        <w:t>shareToken: server-generated opaque identifier. Not guessable, not sequential.</w:t>
      </w:r>
    </w:p>
    <w:p w14:paraId="25C37DB1" w14:textId="77777777" w:rsidR="009E73F9" w:rsidRDefault="009E73F9">
      <w:pPr>
        <w:spacing w:after="80"/>
      </w:pPr>
    </w:p>
    <w:p w14:paraId="57B9AD31" w14:textId="77777777" w:rsidR="009E73F9" w:rsidRDefault="00000000">
      <w:pPr>
        <w:spacing w:after="120"/>
      </w:pPr>
      <w:r>
        <w:rPr>
          <w:b/>
          <w:bCs/>
        </w:rPr>
        <w:t>Share Record Creation Timing:</w:t>
      </w:r>
    </w:p>
    <w:p w14:paraId="09360BFE" w14:textId="77777777" w:rsidR="009E73F9" w:rsidRDefault="00000000">
      <w:pPr>
        <w:pStyle w:val="ListParagraph"/>
        <w:numPr>
          <w:ilvl w:val="0"/>
          <w:numId w:val="2"/>
        </w:numPr>
        <w:spacing w:after="60"/>
      </w:pPr>
      <w:r>
        <w:lastRenderedPageBreak/>
        <w:t>Partner: share record created at acceptance. Attribution link generated but not active until Live.</w:t>
      </w:r>
    </w:p>
    <w:p w14:paraId="7976C4EB" w14:textId="77777777" w:rsidR="009E73F9" w:rsidRDefault="00000000">
      <w:pPr>
        <w:pStyle w:val="ListParagraph"/>
        <w:numPr>
          <w:ilvl w:val="0"/>
          <w:numId w:val="2"/>
        </w:numPr>
        <w:spacing w:after="60"/>
      </w:pPr>
      <w:r>
        <w:t>Host: share record created when Drop transitions to Live.</w:t>
      </w:r>
    </w:p>
    <w:p w14:paraId="5C6D6DAC" w14:textId="77777777" w:rsidR="009E73F9" w:rsidRDefault="00000000">
      <w:pPr>
        <w:pStyle w:val="ListParagraph"/>
        <w:numPr>
          <w:ilvl w:val="0"/>
          <w:numId w:val="2"/>
        </w:numPr>
        <w:spacing w:after="60"/>
      </w:pPr>
      <w:r>
        <w:t>Organic sharers (consumers): share record created when consumer taps Share button on Drop detail.</w:t>
      </w:r>
    </w:p>
    <w:p w14:paraId="6D153487" w14:textId="77777777" w:rsidR="009E73F9" w:rsidRDefault="009E73F9">
      <w:pPr>
        <w:spacing w:after="80"/>
      </w:pPr>
    </w:p>
    <w:p w14:paraId="618CFF19" w14:textId="77777777" w:rsidR="009E73F9" w:rsidRDefault="00000000">
      <w:pPr>
        <w:spacing w:after="120"/>
      </w:pPr>
      <w:r>
        <w:rPr>
          <w:b/>
          <w:bCs/>
        </w:rPr>
        <w:t>Activation Rules:</w:t>
      </w:r>
    </w:p>
    <w:p w14:paraId="79235D09" w14:textId="77777777" w:rsidR="009E73F9" w:rsidRDefault="00000000">
      <w:pPr>
        <w:pStyle w:val="ListParagraph"/>
        <w:numPr>
          <w:ilvl w:val="0"/>
          <w:numId w:val="2"/>
        </w:numPr>
        <w:spacing w:after="60"/>
      </w:pPr>
      <w:r>
        <w:t>URLs are not activated until the Drop transitions to Live state.</w:t>
      </w:r>
    </w:p>
    <w:p w14:paraId="5CB5253E" w14:textId="77777777" w:rsidR="009E73F9" w:rsidRDefault="00000000">
      <w:pPr>
        <w:pStyle w:val="ListParagraph"/>
        <w:numPr>
          <w:ilvl w:val="0"/>
          <w:numId w:val="2"/>
        </w:numPr>
        <w:spacing w:after="60"/>
      </w:pPr>
      <w:r>
        <w:t>Drop ID is internal during Draft/Scheduled states. External links resolve only after Live.</w:t>
      </w:r>
    </w:p>
    <w:p w14:paraId="2C62A8D8" w14:textId="77777777" w:rsidR="009E73F9" w:rsidRDefault="009E73F9">
      <w:pPr>
        <w:spacing w:after="80"/>
      </w:pPr>
    </w:p>
    <w:p w14:paraId="5FF440D5" w14:textId="77777777" w:rsidR="009E73F9" w:rsidRDefault="00000000">
      <w:pPr>
        <w:spacing w:after="120"/>
      </w:pPr>
      <w:r>
        <w:rPr>
          <w:b/>
          <w:bCs/>
        </w:rPr>
        <w:t>Attribution Model:</w:t>
      </w:r>
    </w:p>
    <w:p w14:paraId="38680777" w14:textId="77777777" w:rsidR="009E73F9" w:rsidRDefault="00000000">
      <w:pPr>
        <w:pStyle w:val="ListParagraph"/>
        <w:numPr>
          <w:ilvl w:val="0"/>
          <w:numId w:val="2"/>
        </w:numPr>
        <w:spacing w:after="60"/>
      </w:pPr>
      <w:r>
        <w:t>Last-click attribution in v1. The last attribution link clicked before a reservation is credited.</w:t>
      </w:r>
    </w:p>
    <w:p w14:paraId="09F34324" w14:textId="77777777" w:rsidR="009E73F9" w:rsidRDefault="00000000">
      <w:pPr>
        <w:pStyle w:val="ListParagraph"/>
        <w:numPr>
          <w:ilvl w:val="0"/>
          <w:numId w:val="2"/>
        </w:numPr>
        <w:spacing w:after="60"/>
      </w:pPr>
      <w:r>
        <w:t>Attribution is stored immutably at reservation creation time.</w:t>
      </w:r>
    </w:p>
    <w:p w14:paraId="54636690" w14:textId="77777777" w:rsidR="009E73F9" w:rsidRDefault="00000000">
      <w:pPr>
        <w:pStyle w:val="ListParagraph"/>
        <w:numPr>
          <w:ilvl w:val="0"/>
          <w:numId w:val="2"/>
        </w:numPr>
        <w:spacing w:after="60"/>
      </w:pPr>
      <w:r>
        <w:t>Attribution persists through Drop Pause, Resume, and End states. It cannot be retroactively changed.</w:t>
      </w:r>
    </w:p>
    <w:p w14:paraId="04627BC8" w14:textId="77777777" w:rsidR="009E73F9" w:rsidRDefault="009E73F9">
      <w:pPr>
        <w:spacing w:after="80"/>
      </w:pPr>
    </w:p>
    <w:p w14:paraId="5133567C" w14:textId="77777777" w:rsidR="009E73F9" w:rsidRDefault="00000000">
      <w:pPr>
        <w:spacing w:after="120"/>
      </w:pPr>
      <w:r>
        <w:rPr>
          <w:b/>
          <w:bCs/>
        </w:rPr>
        <w:t>Acceptance Criteria:</w:t>
      </w:r>
    </w:p>
    <w:p w14:paraId="3989C10B" w14:textId="77777777" w:rsidR="009E73F9" w:rsidRDefault="00000000">
      <w:pPr>
        <w:pStyle w:val="ListParagraph"/>
        <w:numPr>
          <w:ilvl w:val="0"/>
          <w:numId w:val="2"/>
        </w:numPr>
        <w:spacing w:after="60"/>
      </w:pPr>
      <w:r>
        <w:t>AC-10.5.1: Each Partner receives a unique attribution URL containing their @handle and a server-generated shareToken.</w:t>
      </w:r>
    </w:p>
    <w:p w14:paraId="74BF8F58" w14:textId="77777777" w:rsidR="009E73F9" w:rsidRDefault="00000000">
      <w:pPr>
        <w:pStyle w:val="ListParagraph"/>
        <w:numPr>
          <w:ilvl w:val="0"/>
          <w:numId w:val="2"/>
        </w:numPr>
        <w:spacing w:after="60"/>
      </w:pPr>
      <w:r>
        <w:t>AC-10.5.2: Attribution is stored on the reservation record at creation time using last-click model.</w:t>
      </w:r>
    </w:p>
    <w:p w14:paraId="73EB26B1" w14:textId="77777777" w:rsidR="009E73F9" w:rsidRDefault="00000000">
      <w:pPr>
        <w:pStyle w:val="ListParagraph"/>
        <w:numPr>
          <w:ilvl w:val="0"/>
          <w:numId w:val="2"/>
        </w:numPr>
        <w:spacing w:after="60"/>
      </w:pPr>
      <w:r>
        <w:t>AC-10.5.3: Attribution persists after Pause, Resume, and End. It cannot be modified after storage.</w:t>
      </w:r>
    </w:p>
    <w:p w14:paraId="1F383A95" w14:textId="77777777" w:rsidR="009E73F9" w:rsidRDefault="00000000">
      <w:pPr>
        <w:pStyle w:val="ListParagraph"/>
        <w:numPr>
          <w:ilvl w:val="0"/>
          <w:numId w:val="2"/>
        </w:numPr>
        <w:spacing w:after="60"/>
      </w:pPr>
      <w:r>
        <w:t>AC-10.5.4: Attribution links are not active until the Drop transitions to Live.</w:t>
      </w:r>
    </w:p>
    <w:p w14:paraId="4B2C175B" w14:textId="77777777" w:rsidR="009E73F9" w:rsidRDefault="009E73F9">
      <w:pPr>
        <w:spacing w:after="80"/>
      </w:pPr>
    </w:p>
    <w:p w14:paraId="7588E4DB" w14:textId="77777777" w:rsidR="009E73F9" w:rsidRDefault="00000000">
      <w:pPr>
        <w:pStyle w:val="Heading2"/>
      </w:pPr>
      <w:bookmarkStart w:id="174" w:name="_Toc228879507"/>
      <w:r>
        <w:t>10.6 Attribution Analytics</w:t>
      </w:r>
      <w:bookmarkEnd w:id="174"/>
    </w:p>
    <w:p w14:paraId="1FC0ADDB" w14:textId="77777777" w:rsidR="009E73F9" w:rsidRDefault="00000000">
      <w:pPr>
        <w:spacing w:after="120"/>
      </w:pPr>
      <w:r>
        <w:t>Partners have access to aggregated attribution analytics for Drops they are partnered on. These analytics show the impact of their promotional efforts without exposing individual consumer information.</w:t>
      </w:r>
    </w:p>
    <w:p w14:paraId="3DDA6D9F" w14:textId="77777777" w:rsidR="009E73F9" w:rsidRDefault="009E73F9">
      <w:pPr>
        <w:spacing w:after="80"/>
      </w:pPr>
    </w:p>
    <w:p w14:paraId="7FAC360A" w14:textId="77777777" w:rsidR="009E73F9" w:rsidRDefault="00000000">
      <w:pPr>
        <w:spacing w:after="120"/>
      </w:pPr>
      <w:r>
        <w:rPr>
          <w:b/>
          <w:bCs/>
        </w:rPr>
        <w:t>Partner-Visible Metrics:</w:t>
      </w:r>
    </w:p>
    <w:p w14:paraId="0CA21034" w14:textId="77777777" w:rsidR="009E73F9" w:rsidRDefault="00000000">
      <w:pPr>
        <w:pStyle w:val="ListParagraph"/>
        <w:numPr>
          <w:ilvl w:val="0"/>
          <w:numId w:val="2"/>
        </w:numPr>
        <w:spacing w:after="60"/>
      </w:pPr>
      <w:r>
        <w:t>Total link clicks (click count on their attribution URL)</w:t>
      </w:r>
    </w:p>
    <w:p w14:paraId="40544407" w14:textId="77777777" w:rsidR="009E73F9" w:rsidRDefault="00000000">
      <w:pPr>
        <w:pStyle w:val="ListParagraph"/>
        <w:numPr>
          <w:ilvl w:val="0"/>
          <w:numId w:val="2"/>
        </w:numPr>
        <w:spacing w:after="60"/>
      </w:pPr>
      <w:r>
        <w:t>Total reservations attributed (reservations where their link was last-clicked)</w:t>
      </w:r>
    </w:p>
    <w:p w14:paraId="7BC28FAA" w14:textId="77777777" w:rsidR="009E73F9" w:rsidRDefault="00000000">
      <w:pPr>
        <w:pStyle w:val="ListParagraph"/>
        <w:numPr>
          <w:ilvl w:val="0"/>
          <w:numId w:val="2"/>
        </w:numPr>
        <w:spacing w:after="60"/>
      </w:pPr>
      <w:r>
        <w:t>Total revenue attributed (gross revenue from attributed reservations)</w:t>
      </w:r>
    </w:p>
    <w:p w14:paraId="720E65C4" w14:textId="77777777" w:rsidR="009E73F9" w:rsidRDefault="00000000">
      <w:pPr>
        <w:pStyle w:val="ListParagraph"/>
        <w:numPr>
          <w:ilvl w:val="0"/>
          <w:numId w:val="2"/>
        </w:numPr>
        <w:spacing w:after="60"/>
      </w:pPr>
      <w:r>
        <w:t>Conversion rate (attributed reservations / link clicks)</w:t>
      </w:r>
    </w:p>
    <w:p w14:paraId="2D62F788" w14:textId="77777777" w:rsidR="009E73F9" w:rsidRDefault="009E73F9">
      <w:pPr>
        <w:spacing w:after="80"/>
      </w:pPr>
    </w:p>
    <w:p w14:paraId="48BEE277" w14:textId="77777777" w:rsidR="009E73F9" w:rsidRDefault="00000000">
      <w:pPr>
        <w:spacing w:after="120"/>
      </w:pPr>
      <w:r>
        <w:rPr>
          <w:b/>
          <w:bCs/>
        </w:rPr>
        <w:t>Partner CANNOT See:</w:t>
      </w:r>
    </w:p>
    <w:p w14:paraId="5E02C2B3" w14:textId="77777777" w:rsidR="009E73F9" w:rsidRDefault="00000000">
      <w:pPr>
        <w:pStyle w:val="ListParagraph"/>
        <w:numPr>
          <w:ilvl w:val="0"/>
          <w:numId w:val="2"/>
        </w:numPr>
        <w:spacing w:after="60"/>
      </w:pPr>
      <w:r>
        <w:t>Individual consumer names</w:t>
      </w:r>
    </w:p>
    <w:p w14:paraId="2AF43435" w14:textId="77777777" w:rsidR="009E73F9" w:rsidRDefault="00000000">
      <w:pPr>
        <w:pStyle w:val="ListParagraph"/>
        <w:numPr>
          <w:ilvl w:val="0"/>
          <w:numId w:val="2"/>
        </w:numPr>
        <w:spacing w:after="60"/>
      </w:pPr>
      <w:r>
        <w:t>Consumer contact information (phone, email)</w:t>
      </w:r>
    </w:p>
    <w:p w14:paraId="75838D4C" w14:textId="77777777" w:rsidR="009E73F9" w:rsidRDefault="00000000">
      <w:pPr>
        <w:pStyle w:val="ListParagraph"/>
        <w:numPr>
          <w:ilvl w:val="0"/>
          <w:numId w:val="2"/>
        </w:numPr>
        <w:spacing w:after="60"/>
      </w:pPr>
      <w:r>
        <w:lastRenderedPageBreak/>
        <w:t>Payment details (card info, transaction IDs)</w:t>
      </w:r>
    </w:p>
    <w:p w14:paraId="52D097B7" w14:textId="77777777" w:rsidR="009E73F9" w:rsidRDefault="00000000">
      <w:pPr>
        <w:pStyle w:val="ListParagraph"/>
        <w:numPr>
          <w:ilvl w:val="0"/>
          <w:numId w:val="2"/>
        </w:numPr>
        <w:spacing w:after="60"/>
      </w:pPr>
      <w:r>
        <w:t>Other Partners' attribution data</w:t>
      </w:r>
    </w:p>
    <w:p w14:paraId="2759321B" w14:textId="77777777" w:rsidR="009E73F9" w:rsidRDefault="009E73F9">
      <w:pPr>
        <w:spacing w:after="80"/>
      </w:pPr>
    </w:p>
    <w:p w14:paraId="23E3FB7E" w14:textId="77777777" w:rsidR="009E73F9" w:rsidRDefault="00000000">
      <w:pPr>
        <w:spacing w:after="120"/>
      </w:pPr>
      <w:r>
        <w:rPr>
          <w:b/>
          <w:bCs/>
        </w:rPr>
        <w:t>Acceptance Criteria:</w:t>
      </w:r>
    </w:p>
    <w:p w14:paraId="7C33E7C3" w14:textId="77777777" w:rsidR="009E73F9" w:rsidRDefault="00000000">
      <w:pPr>
        <w:pStyle w:val="ListParagraph"/>
        <w:numPr>
          <w:ilvl w:val="0"/>
          <w:numId w:val="2"/>
        </w:numPr>
        <w:spacing w:after="60"/>
      </w:pPr>
      <w:r>
        <w:t>AC-10.6.1: Attribution analytics are aggregated only. No individual consumer data is exposed to Partners.</w:t>
      </w:r>
    </w:p>
    <w:p w14:paraId="6E4F1F9E" w14:textId="77777777" w:rsidR="009E73F9" w:rsidRDefault="00000000">
      <w:pPr>
        <w:pStyle w:val="ListParagraph"/>
        <w:numPr>
          <w:ilvl w:val="0"/>
          <w:numId w:val="2"/>
        </w:numPr>
        <w:spacing w:after="60"/>
      </w:pPr>
      <w:r>
        <w:t>AC-10.6.2: Partners see clicks, reservations, revenue, and conversion rate for their attribution link.</w:t>
      </w:r>
    </w:p>
    <w:p w14:paraId="6C7CF34C" w14:textId="77777777" w:rsidR="009E73F9" w:rsidRDefault="00000000">
      <w:pPr>
        <w:pStyle w:val="ListParagraph"/>
        <w:numPr>
          <w:ilvl w:val="0"/>
          <w:numId w:val="2"/>
        </w:numPr>
        <w:spacing w:after="60"/>
      </w:pPr>
      <w:r>
        <w:t>AC-10.6.3: No PII (name, phone, email, payment) is accessible to Partners.</w:t>
      </w:r>
    </w:p>
    <w:p w14:paraId="108E910A" w14:textId="77777777" w:rsidR="009E73F9" w:rsidRDefault="009E73F9">
      <w:pPr>
        <w:spacing w:after="80"/>
      </w:pPr>
    </w:p>
    <w:p w14:paraId="485EEBCC" w14:textId="77777777" w:rsidR="009E73F9" w:rsidRDefault="00000000">
      <w:pPr>
        <w:pStyle w:val="Heading2"/>
      </w:pPr>
      <w:bookmarkStart w:id="175" w:name="_Toc228879508"/>
      <w:r>
        <w:t>10.7 No Commission Payouts (v1)</w:t>
      </w:r>
      <w:bookmarkEnd w:id="175"/>
    </w:p>
    <w:p w14:paraId="7C88CFAA" w14:textId="77777777" w:rsidR="009E73F9" w:rsidRDefault="00000000">
      <w:pPr>
        <w:spacing w:after="120"/>
      </w:pPr>
      <w:r>
        <w:t>In v1, attribution data is tracked but no financial processing occurs between Hosts and Partners through the Nigh platform. All commission arrangements, revenue sharing, and partner payments are handled off-platform between the parties.</w:t>
      </w:r>
    </w:p>
    <w:p w14:paraId="2793B5CE" w14:textId="77777777" w:rsidR="009E73F9" w:rsidRDefault="009E73F9">
      <w:pPr>
        <w:spacing w:after="80"/>
      </w:pPr>
    </w:p>
    <w:p w14:paraId="68B25BDA" w14:textId="77777777" w:rsidR="009E73F9" w:rsidRDefault="00000000">
      <w:pPr>
        <w:spacing w:after="120"/>
      </w:pPr>
      <w:r>
        <w:rPr>
          <w:b/>
          <w:bCs/>
        </w:rPr>
        <w:t>Future Considerations:</w:t>
      </w:r>
    </w:p>
    <w:p w14:paraId="1D7AA6FE" w14:textId="77777777" w:rsidR="009E73F9" w:rsidRDefault="00000000">
      <w:pPr>
        <w:pStyle w:val="ListParagraph"/>
        <w:numPr>
          <w:ilvl w:val="0"/>
          <w:numId w:val="2"/>
        </w:numPr>
        <w:spacing w:after="60"/>
      </w:pPr>
      <w:r>
        <w:t>Automated commission splits based on attribution</w:t>
      </w:r>
    </w:p>
    <w:p w14:paraId="05652E3A" w14:textId="77777777" w:rsidR="009E73F9" w:rsidRDefault="00000000">
      <w:pPr>
        <w:pStyle w:val="ListParagraph"/>
        <w:numPr>
          <w:ilvl w:val="0"/>
          <w:numId w:val="2"/>
        </w:numPr>
        <w:spacing w:after="60"/>
      </w:pPr>
      <w:r>
        <w:t>Stripe Connect transfers between Host and Partner accounts</w:t>
      </w:r>
    </w:p>
    <w:p w14:paraId="15AB1348" w14:textId="77777777" w:rsidR="009E73F9" w:rsidRDefault="00000000">
      <w:pPr>
        <w:pStyle w:val="ListParagraph"/>
        <w:numPr>
          <w:ilvl w:val="0"/>
          <w:numId w:val="2"/>
        </w:numPr>
        <w:spacing w:after="60"/>
      </w:pPr>
      <w:r>
        <w:t>Commission ledger with configurable rates per Partner</w:t>
      </w:r>
    </w:p>
    <w:p w14:paraId="5F0F6B13" w14:textId="77777777" w:rsidR="009E73F9" w:rsidRDefault="009E73F9">
      <w:pPr>
        <w:spacing w:after="80"/>
      </w:pPr>
    </w:p>
    <w:p w14:paraId="6D8BA166" w14:textId="77777777" w:rsidR="009E73F9" w:rsidRDefault="00000000">
      <w:pPr>
        <w:spacing w:after="120"/>
      </w:pPr>
      <w:r>
        <w:rPr>
          <w:b/>
          <w:bCs/>
        </w:rPr>
        <w:t>Acceptance Criteria:</w:t>
      </w:r>
    </w:p>
    <w:p w14:paraId="20BBBCAB" w14:textId="77777777" w:rsidR="009E73F9" w:rsidRDefault="00000000">
      <w:pPr>
        <w:pStyle w:val="ListParagraph"/>
        <w:numPr>
          <w:ilvl w:val="0"/>
          <w:numId w:val="2"/>
        </w:numPr>
        <w:spacing w:after="60"/>
      </w:pPr>
      <w:r>
        <w:t>AC-10.7.1: No commission payout functionality exists in v1.</w:t>
      </w:r>
    </w:p>
    <w:p w14:paraId="5D41B447" w14:textId="77777777" w:rsidR="009E73F9" w:rsidRDefault="00000000">
      <w:pPr>
        <w:pStyle w:val="ListParagraph"/>
        <w:numPr>
          <w:ilvl w:val="0"/>
          <w:numId w:val="2"/>
        </w:numPr>
        <w:spacing w:after="60"/>
      </w:pPr>
      <w:r>
        <w:t>AC-10.7.2: Attribution data is tracked and stored for future use.</w:t>
      </w:r>
    </w:p>
    <w:p w14:paraId="3CADDE8F" w14:textId="77777777" w:rsidR="009E73F9" w:rsidRDefault="009E73F9">
      <w:pPr>
        <w:spacing w:after="80"/>
      </w:pPr>
    </w:p>
    <w:p w14:paraId="753FFAD3" w14:textId="77777777" w:rsidR="009E73F9" w:rsidRDefault="00000000">
      <w:pPr>
        <w:pStyle w:val="Heading2"/>
      </w:pPr>
      <w:bookmarkStart w:id="176" w:name="_Toc228879509"/>
      <w:r>
        <w:t>10.8 Host Control</w:t>
      </w:r>
      <w:bookmarkEnd w:id="176"/>
    </w:p>
    <w:p w14:paraId="3286598E" w14:textId="77777777" w:rsidR="009E73F9" w:rsidRDefault="00000000">
      <w:pPr>
        <w:spacing w:after="120"/>
      </w:pPr>
      <w:r>
        <w:t>The Host retains full operational control over the Drop. Partners are promotional collaborators only.</w:t>
      </w:r>
    </w:p>
    <w:p w14:paraId="67265B73" w14:textId="77777777" w:rsidR="009E73F9" w:rsidRDefault="009E73F9">
      <w:pPr>
        <w:spacing w:after="80"/>
      </w:pPr>
    </w:p>
    <w:p w14:paraId="458F33D4" w14:textId="77777777" w:rsidR="009E73F9" w:rsidRDefault="00000000">
      <w:pPr>
        <w:spacing w:after="120"/>
      </w:pPr>
      <w:r>
        <w:rPr>
          <w:b/>
          <w:bCs/>
        </w:rPr>
        <w:t>Host-Only Operations:</w:t>
      </w:r>
    </w:p>
    <w:p w14:paraId="21C418D2" w14:textId="77777777" w:rsidR="009E73F9" w:rsidRDefault="00000000">
      <w:pPr>
        <w:pStyle w:val="ListParagraph"/>
        <w:numPr>
          <w:ilvl w:val="0"/>
          <w:numId w:val="2"/>
        </w:numPr>
        <w:spacing w:after="60"/>
      </w:pPr>
      <w:r>
        <w:t>Create, edit, pause, resume, cancel the Drop</w:t>
      </w:r>
    </w:p>
    <w:p w14:paraId="7AF8EABB" w14:textId="77777777" w:rsidR="009E73F9" w:rsidRDefault="00000000">
      <w:pPr>
        <w:pStyle w:val="ListParagraph"/>
        <w:numPr>
          <w:ilvl w:val="0"/>
          <w:numId w:val="2"/>
        </w:numPr>
        <w:spacing w:after="60"/>
      </w:pPr>
      <w:r>
        <w:t>Manage capacity and pricing</w:t>
      </w:r>
    </w:p>
    <w:p w14:paraId="3A51FBD9" w14:textId="77777777" w:rsidR="009E73F9" w:rsidRDefault="00000000">
      <w:pPr>
        <w:pStyle w:val="ListParagraph"/>
        <w:numPr>
          <w:ilvl w:val="0"/>
          <w:numId w:val="2"/>
        </w:numPr>
        <w:spacing w:after="60"/>
      </w:pPr>
      <w:r>
        <w:t>Access reservation management (view, cancel, refund individual tickets)</w:t>
      </w:r>
    </w:p>
    <w:p w14:paraId="76378DAB" w14:textId="77777777" w:rsidR="009E73F9" w:rsidRDefault="00000000">
      <w:pPr>
        <w:pStyle w:val="ListParagraph"/>
        <w:numPr>
          <w:ilvl w:val="0"/>
          <w:numId w:val="2"/>
        </w:numPr>
        <w:spacing w:after="60"/>
      </w:pPr>
      <w:r>
        <w:t>Check in guests (QR scan or manual)</w:t>
      </w:r>
    </w:p>
    <w:p w14:paraId="4C42D128" w14:textId="77777777" w:rsidR="009E73F9" w:rsidRDefault="00000000">
      <w:pPr>
        <w:pStyle w:val="ListParagraph"/>
        <w:numPr>
          <w:ilvl w:val="0"/>
          <w:numId w:val="2"/>
        </w:numPr>
        <w:spacing w:after="60"/>
      </w:pPr>
      <w:r>
        <w:t>Own the customer relationship and guest data</w:t>
      </w:r>
    </w:p>
    <w:p w14:paraId="3A5EC4EC" w14:textId="77777777" w:rsidR="009E73F9" w:rsidRDefault="00000000">
      <w:pPr>
        <w:pStyle w:val="ListParagraph"/>
        <w:numPr>
          <w:ilvl w:val="0"/>
          <w:numId w:val="2"/>
        </w:numPr>
        <w:spacing w:after="60"/>
      </w:pPr>
      <w:r>
        <w:t>Control venue selection and Drop timing</w:t>
      </w:r>
    </w:p>
    <w:p w14:paraId="60B55FF5" w14:textId="77777777" w:rsidR="009E73F9" w:rsidRDefault="009E73F9">
      <w:pPr>
        <w:spacing w:after="80"/>
      </w:pPr>
    </w:p>
    <w:p w14:paraId="292F2C1F" w14:textId="77777777" w:rsidR="009E73F9" w:rsidRDefault="00000000">
      <w:pPr>
        <w:spacing w:after="120"/>
      </w:pPr>
      <w:r>
        <w:rPr>
          <w:b/>
          <w:bCs/>
        </w:rPr>
        <w:t>Partners Cannot:</w:t>
      </w:r>
    </w:p>
    <w:p w14:paraId="11BC6D3E" w14:textId="77777777" w:rsidR="009E73F9" w:rsidRDefault="00000000">
      <w:pPr>
        <w:pStyle w:val="ListParagraph"/>
        <w:numPr>
          <w:ilvl w:val="0"/>
          <w:numId w:val="2"/>
        </w:numPr>
        <w:spacing w:after="60"/>
      </w:pPr>
      <w:r>
        <w:t>Modify or cancel the Drop</w:t>
      </w:r>
    </w:p>
    <w:p w14:paraId="04B79E0C" w14:textId="77777777" w:rsidR="009E73F9" w:rsidRDefault="00000000">
      <w:pPr>
        <w:pStyle w:val="ListParagraph"/>
        <w:numPr>
          <w:ilvl w:val="0"/>
          <w:numId w:val="2"/>
        </w:numPr>
        <w:spacing w:after="60"/>
      </w:pPr>
      <w:r>
        <w:lastRenderedPageBreak/>
        <w:t>Access reservation management</w:t>
      </w:r>
    </w:p>
    <w:p w14:paraId="1336E085" w14:textId="77777777" w:rsidR="009E73F9" w:rsidRDefault="00000000">
      <w:pPr>
        <w:pStyle w:val="ListParagraph"/>
        <w:numPr>
          <w:ilvl w:val="0"/>
          <w:numId w:val="2"/>
        </w:numPr>
        <w:spacing w:after="60"/>
      </w:pPr>
      <w:r>
        <w:t>Check in guests</w:t>
      </w:r>
    </w:p>
    <w:p w14:paraId="3B4FFD99" w14:textId="77777777" w:rsidR="009E73F9" w:rsidRDefault="00000000">
      <w:pPr>
        <w:pStyle w:val="ListParagraph"/>
        <w:numPr>
          <w:ilvl w:val="0"/>
          <w:numId w:val="2"/>
        </w:numPr>
        <w:spacing w:after="60"/>
      </w:pPr>
      <w:r>
        <w:t>View guest PII</w:t>
      </w:r>
    </w:p>
    <w:p w14:paraId="06C0A1AA" w14:textId="77777777" w:rsidR="009E73F9" w:rsidRDefault="00000000">
      <w:pPr>
        <w:pStyle w:val="ListParagraph"/>
        <w:numPr>
          <w:ilvl w:val="0"/>
          <w:numId w:val="2"/>
        </w:numPr>
        <w:spacing w:after="60"/>
      </w:pPr>
      <w:r>
        <w:t>Change Drop pricing, capacity, or timing</w:t>
      </w:r>
    </w:p>
    <w:p w14:paraId="2706AA63" w14:textId="77777777" w:rsidR="009E73F9" w:rsidRDefault="009E73F9">
      <w:pPr>
        <w:spacing w:after="80"/>
      </w:pPr>
    </w:p>
    <w:p w14:paraId="45C35136" w14:textId="77777777" w:rsidR="009E73F9" w:rsidRDefault="00000000">
      <w:pPr>
        <w:spacing w:after="120"/>
      </w:pPr>
      <w:r>
        <w:rPr>
          <w:b/>
          <w:bCs/>
        </w:rPr>
        <w:t>Acceptance Criteria:</w:t>
      </w:r>
    </w:p>
    <w:p w14:paraId="710F55C3" w14:textId="77777777" w:rsidR="009E73F9" w:rsidRDefault="00000000">
      <w:pPr>
        <w:pStyle w:val="ListParagraph"/>
        <w:numPr>
          <w:ilvl w:val="0"/>
          <w:numId w:val="2"/>
        </w:numPr>
        <w:spacing w:after="60"/>
      </w:pPr>
      <w:r>
        <w:t>AC-10.8.1: Only the Host can modify, pause, resume, or cancel a Drop. Partner attempts are rejected.</w:t>
      </w:r>
    </w:p>
    <w:p w14:paraId="745A0F2D" w14:textId="77777777" w:rsidR="009E73F9" w:rsidRDefault="00000000">
      <w:pPr>
        <w:pStyle w:val="ListParagraph"/>
        <w:numPr>
          <w:ilvl w:val="0"/>
          <w:numId w:val="2"/>
        </w:numPr>
        <w:spacing w:after="60"/>
      </w:pPr>
      <w:r>
        <w:t>AC-10.8.2: Only the Host can access reservation management and check-in functionality.</w:t>
      </w:r>
    </w:p>
    <w:p w14:paraId="3E051C6C" w14:textId="77777777" w:rsidR="009E73F9" w:rsidRDefault="009E73F9">
      <w:pPr>
        <w:spacing w:after="80"/>
      </w:pPr>
    </w:p>
    <w:p w14:paraId="65202470" w14:textId="77777777" w:rsidR="009E73F9" w:rsidRDefault="00000000">
      <w:pPr>
        <w:pStyle w:val="Heading2"/>
      </w:pPr>
      <w:bookmarkStart w:id="177" w:name="_Toc228879510"/>
      <w:r>
        <w:t>10.9 Partner Management Locking</w:t>
      </w:r>
      <w:bookmarkEnd w:id="177"/>
    </w:p>
    <w:p w14:paraId="1D22C849" w14:textId="77777777" w:rsidR="009E73F9" w:rsidRDefault="00000000">
      <w:pPr>
        <w:spacing w:after="120"/>
      </w:pPr>
      <w:r>
        <w:t>Partner relationship terms are locked at specific points in the Drop lifecycle to prevent mid-event disruptions.</w:t>
      </w:r>
    </w:p>
    <w:p w14:paraId="5A6A6C10" w14:textId="77777777" w:rsidR="009E73F9" w:rsidRDefault="009E73F9">
      <w:pPr>
        <w:spacing w:after="80"/>
      </w:pPr>
    </w:p>
    <w:p w14:paraId="3FC08FF5" w14:textId="77777777" w:rsidR="009E73F9" w:rsidRDefault="00000000">
      <w:pPr>
        <w:spacing w:after="120"/>
      </w:pPr>
      <w:r>
        <w:rPr>
          <w:b/>
          <w:bCs/>
        </w:rPr>
        <w:t>Locking Rules:</w:t>
      </w:r>
    </w:p>
    <w:p w14:paraId="595F844B" w14:textId="77777777" w:rsidR="009E73F9" w:rsidRDefault="00000000">
      <w:pPr>
        <w:pStyle w:val="ListParagraph"/>
        <w:numPr>
          <w:ilvl w:val="0"/>
          <w:numId w:val="2"/>
        </w:numPr>
        <w:spacing w:after="60"/>
      </w:pPr>
      <w:r>
        <w:t>Collaboration type is locked when the Partner accepts the invitation. Cannot be changed after acceptance.</w:t>
      </w:r>
    </w:p>
    <w:p w14:paraId="4063065D" w14:textId="77777777" w:rsidR="009E73F9" w:rsidRDefault="00000000">
      <w:pPr>
        <w:pStyle w:val="ListParagraph"/>
        <w:numPr>
          <w:ilvl w:val="0"/>
          <w:numId w:val="2"/>
        </w:numPr>
        <w:spacing w:after="60"/>
      </w:pPr>
      <w:r>
        <w:t>To change collaboration type before the Drop goes Live: remove the Partner and re-invite with the new type.</w:t>
      </w:r>
    </w:p>
    <w:p w14:paraId="31F804D0" w14:textId="77777777" w:rsidR="009E73F9" w:rsidRDefault="00000000">
      <w:pPr>
        <w:pStyle w:val="ListParagraph"/>
        <w:numPr>
          <w:ilvl w:val="0"/>
          <w:numId w:val="2"/>
        </w:numPr>
        <w:spacing w:after="60"/>
      </w:pPr>
      <w:r>
        <w:t>Once a Drop transitions to Live: ALL partner management is locked. No invitations, removals, or modifications are possible.</w:t>
      </w:r>
    </w:p>
    <w:p w14:paraId="12DD700A" w14:textId="77777777" w:rsidR="009E73F9" w:rsidRDefault="009E73F9">
      <w:pPr>
        <w:spacing w:after="80"/>
      </w:pPr>
    </w:p>
    <w:p w14:paraId="541FE641" w14:textId="77777777" w:rsidR="009E73F9" w:rsidRDefault="00000000">
      <w:pPr>
        <w:spacing w:after="120"/>
      </w:pPr>
      <w:r>
        <w:rPr>
          <w:b/>
          <w:bCs/>
        </w:rPr>
        <w:t>Acceptance Criteria:</w:t>
      </w:r>
    </w:p>
    <w:p w14:paraId="66D13569" w14:textId="77777777" w:rsidR="009E73F9" w:rsidRDefault="00000000">
      <w:pPr>
        <w:pStyle w:val="ListParagraph"/>
        <w:numPr>
          <w:ilvl w:val="0"/>
          <w:numId w:val="2"/>
        </w:numPr>
        <w:spacing w:after="60"/>
      </w:pPr>
      <w:r>
        <w:t>AC-10.9.1: Collaboration type is immutable after Partner acceptance.</w:t>
      </w:r>
    </w:p>
    <w:p w14:paraId="02FAE945" w14:textId="77777777" w:rsidR="009E73F9" w:rsidRDefault="00000000">
      <w:pPr>
        <w:pStyle w:val="ListParagraph"/>
        <w:numPr>
          <w:ilvl w:val="0"/>
          <w:numId w:val="2"/>
        </w:numPr>
        <w:spacing w:after="60"/>
      </w:pPr>
      <w:r>
        <w:t>AC-10.9.2: All partner management actions (invite, remove, modify) are locked once the Drop transitions to Live.</w:t>
      </w:r>
    </w:p>
    <w:p w14:paraId="6ED3B3A9" w14:textId="77777777" w:rsidR="009E73F9" w:rsidRDefault="00000000">
      <w:pPr>
        <w:pStyle w:val="ListParagraph"/>
        <w:numPr>
          <w:ilvl w:val="0"/>
          <w:numId w:val="2"/>
        </w:numPr>
        <w:spacing w:after="60"/>
      </w:pPr>
      <w:r>
        <w:t>AC-10.9.3: Pre-Live type changes require remove + re-invite flow.</w:t>
      </w:r>
    </w:p>
    <w:p w14:paraId="4AA0520F" w14:textId="77777777" w:rsidR="009E73F9" w:rsidRDefault="009E73F9">
      <w:pPr>
        <w:spacing w:after="80"/>
      </w:pPr>
    </w:p>
    <w:p w14:paraId="0378D701" w14:textId="77777777" w:rsidR="009E73F9" w:rsidRDefault="00000000">
      <w:pPr>
        <w:pStyle w:val="Heading2"/>
      </w:pPr>
      <w:bookmarkStart w:id="178" w:name="_Toc228879511"/>
      <w:r>
        <w:t>10.10 Blocked Partners</w:t>
      </w:r>
      <w:bookmarkEnd w:id="178"/>
    </w:p>
    <w:p w14:paraId="4DDCF4C3" w14:textId="77777777" w:rsidR="009E73F9" w:rsidRDefault="00000000">
      <w:pPr>
        <w:spacing w:after="120"/>
      </w:pPr>
      <w:r>
        <w:t>Account Owners and Admins can block specific accounts from being added as Partners to their Drops.</w:t>
      </w:r>
    </w:p>
    <w:p w14:paraId="30A6CDE8" w14:textId="77777777" w:rsidR="009E73F9" w:rsidRDefault="009E73F9">
      <w:pPr>
        <w:spacing w:after="80"/>
      </w:pPr>
    </w:p>
    <w:p w14:paraId="0A361ACC" w14:textId="77777777" w:rsidR="009E73F9" w:rsidRDefault="00000000">
      <w:pPr>
        <w:spacing w:after="120"/>
      </w:pPr>
      <w:r>
        <w:rPr>
          <w:b/>
          <w:bCs/>
        </w:rPr>
        <w:t>Blocking Rules:</w:t>
      </w:r>
    </w:p>
    <w:p w14:paraId="58AEAB98" w14:textId="77777777" w:rsidR="009E73F9" w:rsidRDefault="00000000">
      <w:pPr>
        <w:pStyle w:val="ListParagraph"/>
        <w:numPr>
          <w:ilvl w:val="0"/>
          <w:numId w:val="2"/>
        </w:numPr>
        <w:spacing w:after="60"/>
      </w:pPr>
      <w:r>
        <w:t>Only Owner and Admin roles can block a Partner</w:t>
      </w:r>
    </w:p>
    <w:p w14:paraId="3FF9DBDB" w14:textId="77777777" w:rsidR="009E73F9" w:rsidRDefault="00000000">
      <w:pPr>
        <w:pStyle w:val="ListParagraph"/>
        <w:numPr>
          <w:ilvl w:val="0"/>
          <w:numId w:val="2"/>
        </w:numPr>
        <w:spacing w:after="60"/>
      </w:pPr>
      <w:r>
        <w:t>Blocking is per-Host scope (Host A blocking Account X does not affect Host B's ability to partner with Account X)</w:t>
      </w:r>
    </w:p>
    <w:p w14:paraId="6F744123" w14:textId="77777777" w:rsidR="009E73F9" w:rsidRDefault="00000000">
      <w:pPr>
        <w:pStyle w:val="ListParagraph"/>
        <w:numPr>
          <w:ilvl w:val="0"/>
          <w:numId w:val="2"/>
        </w:numPr>
        <w:spacing w:after="60"/>
      </w:pPr>
      <w:r>
        <w:t>Past partnership records are preserved -- blocking does not retroactively remove historical data</w:t>
      </w:r>
    </w:p>
    <w:p w14:paraId="59F3E116" w14:textId="77777777" w:rsidR="009E73F9" w:rsidRDefault="00000000">
      <w:pPr>
        <w:pStyle w:val="ListParagraph"/>
        <w:numPr>
          <w:ilvl w:val="0"/>
          <w:numId w:val="2"/>
        </w:numPr>
        <w:spacing w:after="60"/>
      </w:pPr>
      <w:r>
        <w:lastRenderedPageBreak/>
        <w:t>The blocked account is NOT notified of the block</w:t>
      </w:r>
    </w:p>
    <w:p w14:paraId="7C0EEF1E" w14:textId="77777777" w:rsidR="009E73F9" w:rsidRDefault="00000000">
      <w:pPr>
        <w:pStyle w:val="ListParagraph"/>
        <w:numPr>
          <w:ilvl w:val="0"/>
          <w:numId w:val="2"/>
        </w:numPr>
        <w:spacing w:after="60"/>
      </w:pPr>
      <w:r>
        <w:t>Unblocking is available at any time</w:t>
      </w:r>
    </w:p>
    <w:p w14:paraId="63F841D7" w14:textId="77777777" w:rsidR="009E73F9" w:rsidRDefault="009E73F9">
      <w:pPr>
        <w:spacing w:after="80"/>
      </w:pPr>
    </w:p>
    <w:p w14:paraId="4602BD2E" w14:textId="77777777" w:rsidR="009E73F9" w:rsidRDefault="00000000">
      <w:pPr>
        <w:spacing w:after="120"/>
      </w:pPr>
      <w:r>
        <w:rPr>
          <w:b/>
          <w:bCs/>
        </w:rPr>
        <w:t>Acceptance Criteria:</w:t>
      </w:r>
    </w:p>
    <w:p w14:paraId="72207303" w14:textId="77777777" w:rsidR="009E73F9" w:rsidRDefault="00000000">
      <w:pPr>
        <w:pStyle w:val="ListParagraph"/>
        <w:numPr>
          <w:ilvl w:val="0"/>
          <w:numId w:val="2"/>
        </w:numPr>
        <w:spacing w:after="60"/>
      </w:pPr>
      <w:r>
        <w:t>AC-10.10.1: Only Owner and Admin roles can block Partners.</w:t>
      </w:r>
    </w:p>
    <w:p w14:paraId="61E92A1B" w14:textId="77777777" w:rsidR="009E73F9" w:rsidRDefault="00000000">
      <w:pPr>
        <w:pStyle w:val="ListParagraph"/>
        <w:numPr>
          <w:ilvl w:val="0"/>
          <w:numId w:val="2"/>
        </w:numPr>
        <w:spacing w:after="60"/>
      </w:pPr>
      <w:r>
        <w:t>AC-10.10.2: Blocking is per-Host scope. Does not affect other Hosts.</w:t>
      </w:r>
    </w:p>
    <w:p w14:paraId="49013CED" w14:textId="77777777" w:rsidR="009E73F9" w:rsidRDefault="00000000">
      <w:pPr>
        <w:pStyle w:val="ListParagraph"/>
        <w:numPr>
          <w:ilvl w:val="0"/>
          <w:numId w:val="2"/>
        </w:numPr>
        <w:spacing w:after="60"/>
      </w:pPr>
      <w:r>
        <w:t>AC-10.10.3: Past partnership records are preserved after blocking.</w:t>
      </w:r>
    </w:p>
    <w:p w14:paraId="4F8B383F" w14:textId="77777777" w:rsidR="009E73F9" w:rsidRDefault="00000000">
      <w:pPr>
        <w:pStyle w:val="ListParagraph"/>
        <w:numPr>
          <w:ilvl w:val="0"/>
          <w:numId w:val="2"/>
        </w:numPr>
        <w:spacing w:after="60"/>
      </w:pPr>
      <w:r>
        <w:t>AC-10.10.4: Blocked account is not notified.</w:t>
      </w:r>
    </w:p>
    <w:p w14:paraId="2AF9B529" w14:textId="77777777" w:rsidR="009E73F9" w:rsidRDefault="009E73F9">
      <w:pPr>
        <w:spacing w:after="80"/>
      </w:pPr>
    </w:p>
    <w:p w14:paraId="48A7AB6E" w14:textId="77777777" w:rsidR="009E73F9" w:rsidRDefault="00000000">
      <w:pPr>
        <w:pStyle w:val="Heading2"/>
      </w:pPr>
      <w:bookmarkStart w:id="179" w:name="_Toc228879512"/>
      <w:r>
        <w:t>10.11 Drop Live Notification</w:t>
      </w:r>
      <w:bookmarkEnd w:id="179"/>
    </w:p>
    <w:p w14:paraId="63686404" w14:textId="77777777" w:rsidR="009E73F9" w:rsidRDefault="00000000">
      <w:pPr>
        <w:spacing w:after="120"/>
      </w:pPr>
      <w:r>
        <w:t>When a Drop transitions to Live state, the system sends a notification to the Host and all accepted Partners.</w:t>
      </w:r>
    </w:p>
    <w:p w14:paraId="36D1CB1D" w14:textId="77777777" w:rsidR="009E73F9" w:rsidRDefault="009E73F9">
      <w:pPr>
        <w:spacing w:after="80"/>
      </w:pPr>
    </w:p>
    <w:p w14:paraId="2969F353" w14:textId="77777777" w:rsidR="009E73F9" w:rsidRDefault="00000000">
      <w:pPr>
        <w:spacing w:after="120"/>
      </w:pPr>
      <w:r>
        <w:rPr>
          <w:b/>
          <w:bCs/>
        </w:rPr>
        <w:t>Notification Details:</w:t>
      </w:r>
    </w:p>
    <w:p w14:paraId="60A87E2F" w14:textId="77777777" w:rsidR="009E73F9" w:rsidRDefault="00000000">
      <w:pPr>
        <w:pStyle w:val="ListParagraph"/>
        <w:numPr>
          <w:ilvl w:val="0"/>
          <w:numId w:val="2"/>
        </w:numPr>
        <w:spacing w:after="60"/>
      </w:pPr>
      <w:r>
        <w:t>Channels: push notification + in-app alert</w:t>
      </w:r>
    </w:p>
    <w:p w14:paraId="3AFDB268" w14:textId="77777777" w:rsidR="009E73F9" w:rsidRDefault="00000000">
      <w:pPr>
        <w:pStyle w:val="ListParagraph"/>
        <w:numPr>
          <w:ilvl w:val="0"/>
          <w:numId w:val="2"/>
        </w:numPr>
        <w:spacing w:after="60"/>
      </w:pPr>
      <w:r>
        <w:t>Recipients: Host + all accepted Partners</w:t>
      </w:r>
    </w:p>
    <w:p w14:paraId="31B217C0" w14:textId="77777777" w:rsidR="009E73F9" w:rsidRDefault="00000000">
      <w:pPr>
        <w:pStyle w:val="ListParagraph"/>
        <w:numPr>
          <w:ilvl w:val="0"/>
          <w:numId w:val="2"/>
        </w:numPr>
        <w:spacing w:after="60"/>
      </w:pPr>
      <w:r>
        <w:t>Content: Drop name, status (Live), and each recipient's unique attribution URL</w:t>
      </w:r>
    </w:p>
    <w:p w14:paraId="1845DDAB" w14:textId="77777777" w:rsidR="009E73F9" w:rsidRDefault="00000000">
      <w:pPr>
        <w:pStyle w:val="ListParagraph"/>
        <w:numPr>
          <w:ilvl w:val="0"/>
          <w:numId w:val="2"/>
        </w:numPr>
        <w:spacing w:after="60"/>
      </w:pPr>
      <w:r>
        <w:t>Sent once at the Live transition. NOT re-sent when resuming from Pause.</w:t>
      </w:r>
    </w:p>
    <w:p w14:paraId="4B55B672" w14:textId="77777777" w:rsidR="009E73F9" w:rsidRDefault="009E73F9">
      <w:pPr>
        <w:spacing w:after="80"/>
      </w:pPr>
    </w:p>
    <w:p w14:paraId="32451EA3" w14:textId="77777777" w:rsidR="009E73F9" w:rsidRDefault="00000000">
      <w:pPr>
        <w:spacing w:after="120"/>
      </w:pPr>
      <w:r>
        <w:rPr>
          <w:b/>
          <w:bCs/>
        </w:rPr>
        <w:t>Acceptance Criteria:</w:t>
      </w:r>
    </w:p>
    <w:p w14:paraId="20B52A49" w14:textId="77777777" w:rsidR="009E73F9" w:rsidRDefault="00000000">
      <w:pPr>
        <w:pStyle w:val="ListParagraph"/>
        <w:numPr>
          <w:ilvl w:val="0"/>
          <w:numId w:val="2"/>
        </w:numPr>
        <w:spacing w:after="60"/>
      </w:pPr>
      <w:r>
        <w:t>AC-10.11.1: Notification is sent once when Drop transitions to Live.</w:t>
      </w:r>
    </w:p>
    <w:p w14:paraId="6123E88B" w14:textId="77777777" w:rsidR="009E73F9" w:rsidRDefault="00000000">
      <w:pPr>
        <w:pStyle w:val="ListParagraph"/>
        <w:numPr>
          <w:ilvl w:val="0"/>
          <w:numId w:val="2"/>
        </w:numPr>
        <w:spacing w:after="60"/>
      </w:pPr>
      <w:r>
        <w:t>AC-10.11.2: Each recipient (Host and Partners) receives their unique attribution URL in the notification.</w:t>
      </w:r>
    </w:p>
    <w:p w14:paraId="399CF4EA" w14:textId="77777777" w:rsidR="009E73F9" w:rsidRDefault="00000000">
      <w:pPr>
        <w:pStyle w:val="ListParagraph"/>
        <w:numPr>
          <w:ilvl w:val="0"/>
          <w:numId w:val="2"/>
        </w:numPr>
        <w:spacing w:after="60"/>
      </w:pPr>
      <w:r>
        <w:t>AC-10.11.3: Notification is NOT re-sent when a Paused Drop resumes to Live.</w:t>
      </w:r>
    </w:p>
    <w:p w14:paraId="556C755F" w14:textId="77777777" w:rsidR="009E73F9" w:rsidRDefault="00000000">
      <w:r>
        <w:br w:type="page"/>
      </w:r>
    </w:p>
    <w:p w14:paraId="3CDF987A" w14:textId="77777777" w:rsidR="009E73F9" w:rsidRDefault="00000000">
      <w:pPr>
        <w:pStyle w:val="Heading1"/>
      </w:pPr>
      <w:bookmarkStart w:id="180" w:name="_Toc228879513"/>
      <w:r>
        <w:lastRenderedPageBreak/>
        <w:t>11. Discovery and Notifications</w:t>
      </w:r>
      <w:bookmarkEnd w:id="180"/>
    </w:p>
    <w:p w14:paraId="68E9476D" w14:textId="77777777" w:rsidR="009E73F9" w:rsidRDefault="00000000">
      <w:pPr>
        <w:spacing w:after="120"/>
      </w:pPr>
      <w:r>
        <w:t>Nigh's discovery model is fundamentally different from marketplace platforms. There is no public browse, no algorithmic feed, and no category directory. Discovery is driven by direct relationships (follows), direct links, QR codes, and friend referrals. This section defines how consumers find and learn about Drops.</w:t>
      </w:r>
    </w:p>
    <w:p w14:paraId="586608E6" w14:textId="77777777" w:rsidR="009E73F9" w:rsidRDefault="009E73F9">
      <w:pPr>
        <w:spacing w:after="80"/>
      </w:pPr>
    </w:p>
    <w:p w14:paraId="5D703366" w14:textId="77777777" w:rsidR="009E73F9" w:rsidRDefault="00000000">
      <w:pPr>
        <w:pStyle w:val="Heading2"/>
      </w:pPr>
      <w:bookmarkStart w:id="181" w:name="_Toc228879514"/>
      <w:r>
        <w:t>11.1 SaaS-First Entry Model</w:t>
      </w:r>
      <w:bookmarkEnd w:id="181"/>
    </w:p>
    <w:p w14:paraId="3470B3B6" w14:textId="77777777" w:rsidR="009E73F9" w:rsidRDefault="00000000">
      <w:pPr>
        <w:spacing w:after="120"/>
      </w:pPr>
      <w:r>
        <w:t>Consumers do not browse a public directory to find Drops. Every consumer interaction begins with one of the following entry points:</w:t>
      </w:r>
    </w:p>
    <w:p w14:paraId="62AB16EB" w14:textId="77777777" w:rsidR="009E73F9" w:rsidRDefault="009E73F9">
      <w:pPr>
        <w:spacing w:after="80"/>
      </w:pPr>
    </w:p>
    <w:p w14:paraId="589B325A" w14:textId="77777777" w:rsidR="009E73F9" w:rsidRDefault="00000000">
      <w:pPr>
        <w:spacing w:after="120"/>
      </w:pPr>
      <w:r>
        <w:rPr>
          <w:b/>
          <w:bCs/>
        </w:rPr>
        <w:t>Entry Points:</w:t>
      </w:r>
    </w:p>
    <w:p w14:paraId="54E77FA2" w14:textId="77777777" w:rsidR="009E73F9" w:rsidRDefault="00000000">
      <w:pPr>
        <w:pStyle w:val="ListParagraph"/>
        <w:numPr>
          <w:ilvl w:val="0"/>
          <w:numId w:val="2"/>
        </w:numPr>
        <w:spacing w:after="60"/>
      </w:pPr>
      <w:r>
        <w:t>Drop link: a direct URL shared by a host, partner, or friend</w:t>
      </w:r>
    </w:p>
    <w:p w14:paraId="50185AFE" w14:textId="77777777" w:rsidR="009E73F9" w:rsidRDefault="00000000">
      <w:pPr>
        <w:pStyle w:val="ListParagraph"/>
        <w:numPr>
          <w:ilvl w:val="0"/>
          <w:numId w:val="2"/>
        </w:numPr>
        <w:spacing w:after="60"/>
      </w:pPr>
      <w:r>
        <w:t>Direct invite: a personal invitation from a host or friend</w:t>
      </w:r>
    </w:p>
    <w:p w14:paraId="5167A6C0" w14:textId="77777777" w:rsidR="009E73F9" w:rsidRDefault="00000000">
      <w:pPr>
        <w:pStyle w:val="ListParagraph"/>
        <w:numPr>
          <w:ilvl w:val="0"/>
          <w:numId w:val="2"/>
        </w:numPr>
        <w:spacing w:after="60"/>
      </w:pPr>
      <w:r>
        <w:t>QR sticker scan: scanning a physical NQ-coded sticker at a business location</w:t>
      </w:r>
    </w:p>
    <w:p w14:paraId="107503D9" w14:textId="77777777" w:rsidR="009E73F9" w:rsidRDefault="00000000">
      <w:pPr>
        <w:pStyle w:val="ListParagraph"/>
        <w:numPr>
          <w:ilvl w:val="0"/>
          <w:numId w:val="2"/>
        </w:numPr>
        <w:spacing w:after="60"/>
      </w:pPr>
      <w:r>
        <w:t>Friend invitation: a friend shares a Drop or sends a Nigh invitation</w:t>
      </w:r>
    </w:p>
    <w:p w14:paraId="7421451D" w14:textId="77777777" w:rsidR="009E73F9" w:rsidRDefault="009E73F9">
      <w:pPr>
        <w:spacing w:after="80"/>
      </w:pPr>
    </w:p>
    <w:p w14:paraId="3B656CF6" w14:textId="77777777" w:rsidR="009E73F9" w:rsidRDefault="00000000">
      <w:pPr>
        <w:spacing w:after="120"/>
      </w:pPr>
      <w:r>
        <w:rPr>
          <w:b/>
          <w:bCs/>
        </w:rPr>
        <w:t>Following Model:</w:t>
      </w:r>
    </w:p>
    <w:p w14:paraId="3D11E3C6" w14:textId="77777777" w:rsidR="009E73F9" w:rsidRDefault="00000000">
      <w:pPr>
        <w:pStyle w:val="ListParagraph"/>
        <w:numPr>
          <w:ilvl w:val="0"/>
          <w:numId w:val="2"/>
        </w:numPr>
        <w:spacing w:after="60"/>
      </w:pPr>
      <w:r>
        <w:t>Following is at the Account level (not Drop level)</w:t>
      </w:r>
    </w:p>
    <w:p w14:paraId="725BE490" w14:textId="77777777" w:rsidR="009E73F9" w:rsidRDefault="00000000">
      <w:pPr>
        <w:pStyle w:val="ListParagraph"/>
        <w:numPr>
          <w:ilvl w:val="0"/>
          <w:numId w:val="2"/>
        </w:numPr>
        <w:spacing w:after="60"/>
      </w:pPr>
      <w:r>
        <w:t>Nothing appears in the consumer's feed until they have followed at least one Account</w:t>
      </w:r>
    </w:p>
    <w:p w14:paraId="4A5C6D03" w14:textId="77777777" w:rsidR="009E73F9" w:rsidRDefault="00000000">
      <w:pPr>
        <w:pStyle w:val="ListParagraph"/>
        <w:numPr>
          <w:ilvl w:val="0"/>
          <w:numId w:val="2"/>
        </w:numPr>
        <w:spacing w:after="60"/>
      </w:pPr>
      <w:r>
        <w:t>Following is the result of a deliberate consumer action (tap Follow, follow at checkout, follow from QR scan)</w:t>
      </w:r>
    </w:p>
    <w:p w14:paraId="56CED9F0" w14:textId="77777777" w:rsidR="009E73F9" w:rsidRDefault="009E73F9">
      <w:pPr>
        <w:spacing w:after="80"/>
      </w:pPr>
    </w:p>
    <w:p w14:paraId="588BC1D3" w14:textId="77777777" w:rsidR="009E73F9" w:rsidRDefault="00000000">
      <w:pPr>
        <w:spacing w:after="120"/>
      </w:pPr>
      <w:r>
        <w:rPr>
          <w:b/>
          <w:bCs/>
        </w:rPr>
        <w:t>Empty Feed Behavior:</w:t>
      </w:r>
    </w:p>
    <w:p w14:paraId="04979C3D" w14:textId="77777777" w:rsidR="009E73F9" w:rsidRDefault="00000000">
      <w:pPr>
        <w:spacing w:after="120"/>
      </w:pPr>
      <w:r>
        <w:t>When a consumer has zero follows and an empty feed, Niya may suggest nearby live Drops. This is the ONLY system-initiated discovery mechanism in v1. There is no public directory, trending list, or algorithmic recommendation feed.</w:t>
      </w:r>
    </w:p>
    <w:p w14:paraId="475188CE" w14:textId="77777777" w:rsidR="009E73F9" w:rsidRDefault="009E73F9">
      <w:pPr>
        <w:spacing w:after="80"/>
      </w:pPr>
    </w:p>
    <w:p w14:paraId="1DFA2CF7" w14:textId="77777777" w:rsidR="009E73F9" w:rsidRDefault="00000000">
      <w:pPr>
        <w:spacing w:after="120"/>
      </w:pPr>
      <w:r>
        <w:rPr>
          <w:b/>
          <w:bCs/>
        </w:rPr>
        <w:t>Acceptance Criteria:</w:t>
      </w:r>
    </w:p>
    <w:p w14:paraId="219BC950" w14:textId="77777777" w:rsidR="009E73F9" w:rsidRDefault="00000000">
      <w:pPr>
        <w:pStyle w:val="ListParagraph"/>
        <w:numPr>
          <w:ilvl w:val="0"/>
          <w:numId w:val="2"/>
        </w:numPr>
        <w:spacing w:after="60"/>
      </w:pPr>
      <w:r>
        <w:t>AC-11.1.1: No public directory or browse-all page exists in the consumer app.</w:t>
      </w:r>
    </w:p>
    <w:p w14:paraId="7086C3C6" w14:textId="77777777" w:rsidR="009E73F9" w:rsidRDefault="00000000">
      <w:pPr>
        <w:pStyle w:val="ListParagraph"/>
        <w:numPr>
          <w:ilvl w:val="0"/>
          <w:numId w:val="2"/>
        </w:numPr>
        <w:spacing w:after="60"/>
      </w:pPr>
      <w:r>
        <w:t>AC-11.1.2: Feed requires at least one followed Account to display any content.</w:t>
      </w:r>
    </w:p>
    <w:p w14:paraId="7D11683B" w14:textId="77777777" w:rsidR="009E73F9" w:rsidRDefault="00000000">
      <w:pPr>
        <w:pStyle w:val="ListParagraph"/>
        <w:numPr>
          <w:ilvl w:val="0"/>
          <w:numId w:val="2"/>
        </w:numPr>
        <w:spacing w:after="60"/>
      </w:pPr>
      <w:r>
        <w:t>AC-11.1.3: Manual link entry (typing a nigh.com URL) is supported.</w:t>
      </w:r>
    </w:p>
    <w:p w14:paraId="1FD88F74" w14:textId="77777777" w:rsidR="009E73F9" w:rsidRDefault="00000000">
      <w:pPr>
        <w:pStyle w:val="ListParagraph"/>
        <w:numPr>
          <w:ilvl w:val="0"/>
          <w:numId w:val="2"/>
        </w:numPr>
        <w:spacing w:after="60"/>
      </w:pPr>
      <w:r>
        <w:t>AC-11.1.4: Empty feed may show Niya suggestions for nearby live Drops.</w:t>
      </w:r>
    </w:p>
    <w:p w14:paraId="52041DE5" w14:textId="77777777" w:rsidR="009E73F9" w:rsidRDefault="009E73F9">
      <w:pPr>
        <w:spacing w:after="80"/>
      </w:pPr>
    </w:p>
    <w:p w14:paraId="02FBC259" w14:textId="77777777" w:rsidR="009E73F9" w:rsidRDefault="00000000">
      <w:pPr>
        <w:pStyle w:val="Heading2"/>
      </w:pPr>
      <w:bookmarkStart w:id="182" w:name="_Toc228879515"/>
      <w:r>
        <w:t>11.2 Follow-Based Feed</w:t>
      </w:r>
      <w:bookmarkEnd w:id="182"/>
    </w:p>
    <w:p w14:paraId="0F5B6FE1" w14:textId="77777777" w:rsidR="009E73F9" w:rsidRDefault="00000000">
      <w:pPr>
        <w:spacing w:after="120"/>
      </w:pPr>
      <w:r>
        <w:t>The primary content stream for consumers is the Follow-Based Feed (Section 7.2). This section reiterates key rules in the discovery context:</w:t>
      </w:r>
    </w:p>
    <w:p w14:paraId="41DFD046" w14:textId="77777777" w:rsidR="009E73F9" w:rsidRDefault="009E73F9">
      <w:pPr>
        <w:spacing w:after="80"/>
      </w:pPr>
    </w:p>
    <w:p w14:paraId="4245ED7D" w14:textId="77777777" w:rsidR="009E73F9" w:rsidRDefault="00000000">
      <w:pPr>
        <w:pStyle w:val="ListParagraph"/>
        <w:numPr>
          <w:ilvl w:val="0"/>
          <w:numId w:val="2"/>
        </w:numPr>
        <w:spacing w:after="60"/>
      </w:pPr>
      <w:r>
        <w:t>Only Drops from followed Accounts appear in the feed</w:t>
      </w:r>
    </w:p>
    <w:p w14:paraId="0FB4A902" w14:textId="77777777" w:rsidR="009E73F9" w:rsidRDefault="00000000">
      <w:pPr>
        <w:pStyle w:val="ListParagraph"/>
        <w:numPr>
          <w:ilvl w:val="0"/>
          <w:numId w:val="2"/>
        </w:numPr>
        <w:spacing w:after="60"/>
      </w:pPr>
      <w:r>
        <w:lastRenderedPageBreak/>
        <w:t>States shown: Scheduled, Live, Live-Sold Out</w:t>
      </w:r>
    </w:p>
    <w:p w14:paraId="20C467FA" w14:textId="77777777" w:rsidR="009E73F9" w:rsidRDefault="00000000">
      <w:pPr>
        <w:pStyle w:val="ListParagraph"/>
        <w:numPr>
          <w:ilvl w:val="0"/>
          <w:numId w:val="2"/>
        </w:numPr>
        <w:spacing w:after="60"/>
      </w:pPr>
      <w:r>
        <w:t>Reverse chronological order by publish timestamp</w:t>
      </w:r>
    </w:p>
    <w:p w14:paraId="29D5A8C7" w14:textId="77777777" w:rsidR="009E73F9" w:rsidRDefault="00000000">
      <w:pPr>
        <w:pStyle w:val="ListParagraph"/>
        <w:numPr>
          <w:ilvl w:val="0"/>
          <w:numId w:val="2"/>
        </w:numPr>
        <w:spacing w:after="60"/>
      </w:pPr>
      <w:r>
        <w:t>Real-time updates (new Drops appear within 5 seconds of publish)</w:t>
      </w:r>
    </w:p>
    <w:p w14:paraId="04B8B4A9" w14:textId="77777777" w:rsidR="009E73F9" w:rsidRDefault="00000000">
      <w:pPr>
        <w:pStyle w:val="ListParagraph"/>
        <w:numPr>
          <w:ilvl w:val="0"/>
          <w:numId w:val="2"/>
        </w:numPr>
        <w:spacing w:after="60"/>
      </w:pPr>
      <w:r>
        <w:t>Sold Out Drops may remain visible during the Broadcast Window for social proof and FOMO</w:t>
      </w:r>
    </w:p>
    <w:p w14:paraId="3CF76D1E" w14:textId="77777777" w:rsidR="009E73F9" w:rsidRDefault="009E73F9">
      <w:pPr>
        <w:spacing w:after="80"/>
      </w:pPr>
    </w:p>
    <w:p w14:paraId="7B21FACD" w14:textId="77777777" w:rsidR="009E73F9" w:rsidRDefault="00000000">
      <w:pPr>
        <w:spacing w:after="120"/>
      </w:pPr>
      <w:r>
        <w:rPr>
          <w:b/>
          <w:bCs/>
        </w:rPr>
        <w:t>Acceptance Criteria:</w:t>
      </w:r>
    </w:p>
    <w:p w14:paraId="619F81AF" w14:textId="77777777" w:rsidR="009E73F9" w:rsidRDefault="00000000">
      <w:pPr>
        <w:pStyle w:val="ListParagraph"/>
        <w:numPr>
          <w:ilvl w:val="0"/>
          <w:numId w:val="2"/>
        </w:numPr>
        <w:spacing w:after="60"/>
      </w:pPr>
      <w:r>
        <w:t>AC-11.2.1: Feed is follow-based only. No unfollowed Account content appears.</w:t>
      </w:r>
    </w:p>
    <w:p w14:paraId="3F3EF01D" w14:textId="77777777" w:rsidR="009E73F9" w:rsidRDefault="00000000">
      <w:pPr>
        <w:pStyle w:val="ListParagraph"/>
        <w:numPr>
          <w:ilvl w:val="0"/>
          <w:numId w:val="2"/>
        </w:numPr>
        <w:spacing w:after="60"/>
      </w:pPr>
      <w:r>
        <w:t>AC-11.2.2: Real-time feed updates within 5 seconds of publish.</w:t>
      </w:r>
    </w:p>
    <w:p w14:paraId="6C8E64B2" w14:textId="77777777" w:rsidR="009E73F9" w:rsidRDefault="00000000">
      <w:pPr>
        <w:pStyle w:val="ListParagraph"/>
        <w:numPr>
          <w:ilvl w:val="0"/>
          <w:numId w:val="2"/>
        </w:numPr>
        <w:spacing w:after="60"/>
      </w:pPr>
      <w:r>
        <w:t>AC-11.2.3: Sold Out Drops remain visible during Broadcast Window.</w:t>
      </w:r>
    </w:p>
    <w:p w14:paraId="2DB9EA8A" w14:textId="77777777" w:rsidR="009E73F9" w:rsidRDefault="009E73F9">
      <w:pPr>
        <w:spacing w:after="80"/>
      </w:pPr>
    </w:p>
    <w:p w14:paraId="50677CEF" w14:textId="77777777" w:rsidR="009E73F9" w:rsidRDefault="00000000">
      <w:pPr>
        <w:pStyle w:val="Heading2"/>
      </w:pPr>
      <w:bookmarkStart w:id="183" w:name="_Toc228879516"/>
      <w:r>
        <w:t>11.3 Direct Link / QR Discovery</w:t>
      </w:r>
      <w:bookmarkEnd w:id="183"/>
    </w:p>
    <w:p w14:paraId="2D30BDA2" w14:textId="77777777" w:rsidR="009E73F9" w:rsidRDefault="00000000">
      <w:pPr>
        <w:spacing w:after="120"/>
      </w:pPr>
      <w:r>
        <w:t>Every Drop generates unique sharable links for each person who shares it. These links serve as the primary discovery and attribution mechanism.</w:t>
      </w:r>
    </w:p>
    <w:p w14:paraId="41E7BD67" w14:textId="77777777" w:rsidR="009E73F9" w:rsidRDefault="009E73F9">
      <w:pPr>
        <w:spacing w:after="80"/>
      </w:pPr>
    </w:p>
    <w:p w14:paraId="7259F22E" w14:textId="77777777" w:rsidR="009E73F9" w:rsidRDefault="00000000">
      <w:pPr>
        <w:spacing w:after="120"/>
      </w:pPr>
      <w:r>
        <w:rPr>
          <w:b/>
          <w:bCs/>
        </w:rPr>
        <w:t>Link Format:</w:t>
      </w:r>
    </w:p>
    <w:p w14:paraId="7FACBFC6" w14:textId="77777777" w:rsidR="009E73F9" w:rsidRDefault="00000000">
      <w:pPr>
        <w:spacing w:after="120"/>
      </w:pPr>
      <w:r>
        <w:t>drop.nigh.com/[handle]/[shareToken]</w:t>
      </w:r>
    </w:p>
    <w:p w14:paraId="214612E1" w14:textId="77777777" w:rsidR="009E73F9" w:rsidRDefault="009E73F9">
      <w:pPr>
        <w:spacing w:after="80"/>
      </w:pPr>
    </w:p>
    <w:p w14:paraId="184F16A3" w14:textId="77777777" w:rsidR="009E73F9" w:rsidRDefault="00000000">
      <w:pPr>
        <w:spacing w:after="120"/>
      </w:pPr>
      <w:r>
        <w:rPr>
          <w:b/>
          <w:bCs/>
        </w:rPr>
        <w:t>Link Behavior:</w:t>
      </w:r>
    </w:p>
    <w:p w14:paraId="2D2416F9" w14:textId="77777777" w:rsidR="009E73F9" w:rsidRDefault="00000000">
      <w:pPr>
        <w:pStyle w:val="ListParagraph"/>
        <w:numPr>
          <w:ilvl w:val="0"/>
          <w:numId w:val="2"/>
        </w:numPr>
        <w:spacing w:after="60"/>
      </w:pPr>
      <w:r>
        <w:t>Links work without the consumer following the host Account. A consumer can access a Drop detail via link even if they don't follow the host.</w:t>
      </w:r>
    </w:p>
    <w:p w14:paraId="5C922B4B" w14:textId="77777777" w:rsidR="009E73F9" w:rsidRDefault="00000000">
      <w:pPr>
        <w:pStyle w:val="ListParagraph"/>
        <w:numPr>
          <w:ilvl w:val="0"/>
          <w:numId w:val="2"/>
        </w:numPr>
        <w:spacing w:after="60"/>
      </w:pPr>
      <w:r>
        <w:t>Login is required before making a reservation. Anonymous browsing of the Drop detail is allowed; reservation requires authenticated session.</w:t>
      </w:r>
    </w:p>
    <w:p w14:paraId="6E93B81B" w14:textId="77777777" w:rsidR="009E73F9" w:rsidRDefault="00000000">
      <w:pPr>
        <w:pStyle w:val="ListParagraph"/>
        <w:numPr>
          <w:ilvl w:val="0"/>
          <w:numId w:val="2"/>
        </w:numPr>
        <w:spacing w:after="60"/>
      </w:pPr>
      <w:r>
        <w:t>Attribution is stored at the reservation level (not at the view/click level for privacy).</w:t>
      </w:r>
    </w:p>
    <w:p w14:paraId="340AD82C" w14:textId="77777777" w:rsidR="009E73F9" w:rsidRDefault="00000000">
      <w:pPr>
        <w:pStyle w:val="ListParagraph"/>
        <w:numPr>
          <w:ilvl w:val="0"/>
          <w:numId w:val="2"/>
        </w:numPr>
        <w:spacing w:after="60"/>
      </w:pPr>
      <w:r>
        <w:t>No visible ?ref parameters in the URL. Attribution is encoded in the shareToken path segment.</w:t>
      </w:r>
    </w:p>
    <w:p w14:paraId="1F13ED46" w14:textId="77777777" w:rsidR="009E73F9" w:rsidRDefault="009E73F9">
      <w:pPr>
        <w:spacing w:after="80"/>
      </w:pPr>
    </w:p>
    <w:p w14:paraId="5A824F60" w14:textId="77777777" w:rsidR="009E73F9" w:rsidRDefault="00000000">
      <w:pPr>
        <w:spacing w:after="120"/>
      </w:pPr>
      <w:r>
        <w:rPr>
          <w:b/>
          <w:bCs/>
        </w:rPr>
        <w:t>Acceptance Criteria:</w:t>
      </w:r>
    </w:p>
    <w:p w14:paraId="542BF183" w14:textId="77777777" w:rsidR="009E73F9" w:rsidRDefault="00000000">
      <w:pPr>
        <w:pStyle w:val="ListParagraph"/>
        <w:numPr>
          <w:ilvl w:val="0"/>
          <w:numId w:val="2"/>
        </w:numPr>
        <w:spacing w:after="60"/>
      </w:pPr>
      <w:r>
        <w:t>AC-11.3.1: Each sharer receives a unique attribution link.</w:t>
      </w:r>
    </w:p>
    <w:p w14:paraId="34DD0E0D" w14:textId="77777777" w:rsidR="009E73F9" w:rsidRDefault="00000000">
      <w:pPr>
        <w:pStyle w:val="ListParagraph"/>
        <w:numPr>
          <w:ilvl w:val="0"/>
          <w:numId w:val="2"/>
        </w:numPr>
        <w:spacing w:after="60"/>
      </w:pPr>
      <w:r>
        <w:t>AC-11.3.2: Attribution is stored at the reservation level.</w:t>
      </w:r>
    </w:p>
    <w:p w14:paraId="1F70CBF0" w14:textId="77777777" w:rsidR="009E73F9" w:rsidRDefault="00000000">
      <w:pPr>
        <w:pStyle w:val="ListParagraph"/>
        <w:numPr>
          <w:ilvl w:val="0"/>
          <w:numId w:val="2"/>
        </w:numPr>
        <w:spacing w:after="60"/>
      </w:pPr>
      <w:r>
        <w:t>AC-11.3.3: Links are publicly accessible (subject to geo rules in future versions).</w:t>
      </w:r>
    </w:p>
    <w:p w14:paraId="454C670A" w14:textId="77777777" w:rsidR="009E73F9" w:rsidRDefault="00000000">
      <w:pPr>
        <w:pStyle w:val="ListParagraph"/>
        <w:numPr>
          <w:ilvl w:val="0"/>
          <w:numId w:val="2"/>
        </w:numPr>
        <w:spacing w:after="60"/>
      </w:pPr>
      <w:r>
        <w:t>AC-11.3.4: No visible ?ref query parameters. Attribution is in the path.</w:t>
      </w:r>
    </w:p>
    <w:p w14:paraId="1F19D4F5" w14:textId="77777777" w:rsidR="009E73F9" w:rsidRDefault="009E73F9">
      <w:pPr>
        <w:spacing w:after="80"/>
      </w:pPr>
    </w:p>
    <w:p w14:paraId="51A01001" w14:textId="77777777" w:rsidR="009E73F9" w:rsidRDefault="00000000">
      <w:pPr>
        <w:spacing w:after="120"/>
      </w:pPr>
      <w:ins w:id="900" w:author="Claude" w:date="2026-05-17T00:00:00Z">
        <w:r>
          <w:rPr>
            <w:b/>
            <w:bCs/>
          </w:rPr>
          <w:t>Host Follow Link (nigh.com/[handle]):</w:t>
        </w:r>
      </w:ins>
    </w:p>
    <w:p w14:paraId="51A01002" w14:textId="77777777" w:rsidR="009E73F9" w:rsidRDefault="00000000">
      <w:pPr>
        <w:spacing w:after="120"/>
      </w:pPr>
      <w:ins w:id="901" w:author="Claude" w:date="2026-05-17T00:00:00Z">
        <w:r>
          <w:t>Every Account has a canonical follow URL: nigh.com/[handle] (e.g., nigh.com/centro-boulder). This URL is a smart link that routes users to the host’s profile in the Nigh Drops app. No content is rendered on the web. The URL serves exclusively as a routing mechanism for deep linking and deferred deep linking.</w:t>
        </w:r>
      </w:ins>
    </w:p>
    <w:p w14:paraId="51A01003" w14:textId="77777777" w:rsidR="009E73F9" w:rsidRDefault="00000000">
      <w:pPr>
        <w:pStyle w:val="ListParagraph"/>
        <w:numPr>
          <w:ilvl w:val="0"/>
          <w:numId w:val="2"/>
        </w:numPr>
        <w:spacing w:after="60"/>
      </w:pPr>
      <w:ins w:id="902" w:author="Claude" w:date="2026-05-17T00:00:00Z">
        <w:r>
          <w:t>Deep Linking (app installed): When the consumer has Nigh Drops installed, tapping the link or scanning the QR code opens the app directly to the host’s profile page, where the consumer can follow the Account and browse upcoming Drops.</w:t>
        </w:r>
      </w:ins>
    </w:p>
    <w:p w14:paraId="51A01004" w14:textId="77777777" w:rsidR="009E73F9" w:rsidRDefault="00000000">
      <w:pPr>
        <w:pStyle w:val="ListParagraph"/>
        <w:numPr>
          <w:ilvl w:val="0"/>
          <w:numId w:val="2"/>
        </w:numPr>
        <w:spacing w:after="60"/>
      </w:pPr>
      <w:ins w:id="903" w:author="Claude" w:date="2026-05-17T00:00:00Z">
        <w:r>
          <w:t>Deferred Deep Linking (app not installed): When the consumer does not have the app, the link redirects to the appropriate app store (iOS App Store or Google Play). The host handle is preserved through the install process using deferred deep linking (via Branch, AppsFlyer, Firebase Dynamic Links, or equivalent). After install and signup, the app retrieves the deferred link and automatically routes the consumer to the host’s profile with a follow prompt or auto-follow confirmation.</w:t>
        </w:r>
      </w:ins>
    </w:p>
    <w:p w14:paraId="51A01005" w14:textId="77777777" w:rsidR="009E73F9" w:rsidRDefault="00000000">
      <w:pPr>
        <w:pStyle w:val="ListParagraph"/>
        <w:numPr>
          <w:ilvl w:val="0"/>
          <w:numId w:val="2"/>
        </w:numPr>
        <w:spacing w:after="60"/>
      </w:pPr>
      <w:ins w:id="904" w:author="Claude" w:date="2026-05-17T00:00:00Z">
        <w:r>
          <w:t>QR Code: Each Account can generate a QR code that encodes their follow link. The QR code is accessible in the Host app under the Followers page → Settings tab. The Settings tab includes a Private Account toggle at the top, allowing the host to switch between Private and Public modes directly. When switching from Private to Public with pending follow requests, a confirmation popup warns that all pending requests will be automatically approved. Two action buttons are available: Share Link (copies the follow link for sharing) and Save QR (saves the QR code image for printing on window stickers, table tents, business cards, flyers, menus, or other physical materials). Both buttons trigger confirmation toasts on tap.</w:t>
        </w:r>
      </w:ins>
    </w:p>
    <w:p w14:paraId="51A01006" w14:textId="77777777" w:rsidR="009E73F9" w:rsidRDefault="00000000">
      <w:pPr>
        <w:pStyle w:val="ListParagraph"/>
        <w:numPr>
          <w:ilvl w:val="0"/>
          <w:numId w:val="2"/>
        </w:numPr>
        <w:spacing w:after="60"/>
      </w:pPr>
      <w:ins w:id="905" w:author="Claude" w:date="2026-05-17T00:00:00Z">
        <w:r>
          <w:t>No web rendering: nigh.com/[handle] does not display a public profile page, host information, or any content on the web. It is a redirect-only endpoint. This is consistent with the platform’s app-first architecture.</w:t>
        </w:r>
      </w:ins>
    </w:p>
    <w:p w14:paraId="51A01007" w14:textId="77777777" w:rsidR="009E73F9" w:rsidRDefault="009E73F9">
      <w:pPr>
        <w:spacing w:after="80"/>
      </w:pPr>
    </w:p>
    <w:p w14:paraId="51A01008" w14:textId="77777777" w:rsidR="009E73F9" w:rsidRDefault="00000000">
      <w:pPr>
        <w:spacing w:after="120"/>
      </w:pPr>
      <w:ins w:id="906" w:author="Claude" w:date="2026-05-17T00:00:00Z">
        <w:r>
          <w:rPr>
            <w:b/>
            <w:bCs/>
          </w:rPr>
          <w:t>Follow Link Acceptance Criteria:</w:t>
        </w:r>
      </w:ins>
    </w:p>
    <w:p w14:paraId="51A01009" w14:textId="77777777" w:rsidR="009E73F9" w:rsidRDefault="00000000">
      <w:pPr>
        <w:pStyle w:val="ListParagraph"/>
        <w:numPr>
          <w:ilvl w:val="0"/>
          <w:numId w:val="2"/>
        </w:numPr>
        <w:spacing w:after="60"/>
      </w:pPr>
      <w:ins w:id="907" w:author="Claude" w:date="2026-05-17T00:00:00Z">
        <w:r>
          <w:t>AC-11.3.5: nigh.com/[handle] deep links to the host profile in the Nigh Drops app when installed.</w:t>
        </w:r>
      </w:ins>
    </w:p>
    <w:p w14:paraId="51A0100A" w14:textId="77777777" w:rsidR="009E73F9" w:rsidRDefault="00000000">
      <w:pPr>
        <w:pStyle w:val="ListParagraph"/>
        <w:numPr>
          <w:ilvl w:val="0"/>
          <w:numId w:val="2"/>
        </w:numPr>
        <w:spacing w:after="60"/>
      </w:pPr>
      <w:ins w:id="908" w:author="Claude" w:date="2026-05-17T00:00:00Z">
        <w:r>
          <w:t>AC-11.3.6: nigh.com/[handle] redirects to the app store when the app is not installed, with deferred deep link context preserved.</w:t>
        </w:r>
      </w:ins>
    </w:p>
    <w:p w14:paraId="51A0100B" w14:textId="77777777" w:rsidR="009E73F9" w:rsidRDefault="00000000">
      <w:pPr>
        <w:pStyle w:val="ListParagraph"/>
        <w:numPr>
          <w:ilvl w:val="0"/>
          <w:numId w:val="2"/>
        </w:numPr>
        <w:spacing w:after="60"/>
      </w:pPr>
      <w:ins w:id="909" w:author="Claude" w:date="2026-05-17T00:00:00Z">
        <w:r>
          <w:t>AC-11.3.7: After deferred deep link install, the consumer is automatically routed to the host profile and prompted to follow.</w:t>
        </w:r>
      </w:ins>
    </w:p>
    <w:p w14:paraId="51A0100C" w14:textId="77777777" w:rsidR="009E73F9" w:rsidRDefault="00000000">
      <w:pPr>
        <w:pStyle w:val="ListParagraph"/>
        <w:numPr>
          <w:ilvl w:val="0"/>
          <w:numId w:val="2"/>
        </w:numPr>
        <w:spacing w:after="60"/>
      </w:pPr>
      <w:ins w:id="910" w:author="Claude" w:date="2026-05-17T00:00:00Z">
        <w:r>
          <w:t>AC-11.3.8: No web content is rendered at nigh.com/[handle]. The URL is redirect-only.</w:t>
        </w:r>
      </w:ins>
    </w:p>
    <w:p w14:paraId="51A0100D" w14:textId="77777777" w:rsidR="009E73F9" w:rsidRDefault="00000000">
      <w:pPr>
        <w:pStyle w:val="ListParagraph"/>
        <w:numPr>
          <w:ilvl w:val="0"/>
          <w:numId w:val="2"/>
        </w:numPr>
        <w:spacing w:after="60"/>
      </w:pPr>
      <w:ins w:id="911" w:author="Claude" w:date="2026-05-17T00:00:00Z">
        <w:r>
          <w:t>AC-11.3.9: Host app provides a Settings tab within the Followers page showing the URL, QR code, a Private Account toggle at the top, and active Share Link / Save QR action buttons.</w:t>
        </w:r>
      </w:ins>
    </w:p>
    <w:p w14:paraId="51A0100E" w14:textId="77777777" w:rsidR="009E73F9" w:rsidRDefault="009E73F9">
      <w:pPr>
        <w:spacing w:after="80"/>
      </w:pPr>
    </w:p>
    <w:p w14:paraId="3D0B8B2D" w14:textId="77777777" w:rsidR="009E73F9" w:rsidRDefault="00000000">
      <w:pPr>
        <w:pStyle w:val="Heading2"/>
      </w:pPr>
      <w:bookmarkStart w:id="184" w:name="_Toc228879517"/>
      <w:r>
        <w:t>11.4 Heads Up</w:t>
      </w:r>
      <w:bookmarkEnd w:id="184"/>
    </w:p>
    <w:p w14:paraId="7EE724D2" w14:textId="77777777" w:rsidR="009E73F9" w:rsidRDefault="00000000">
      <w:pPr>
        <w:spacing w:after="120"/>
      </w:pPr>
      <w:r>
        <w:t>Heads Up is a short, timely broadcast mechanism for businesses and consumers to share quick updates with their audience. Heads Up is not a standalone menu item in the Host app; it is created through the Create flow and accessible from the Home screen. Niya AI can also assist with Heads Up creation via conversational chat.</w:t>
      </w:r>
    </w:p>
    <w:p w14:paraId="047C8693" w14:textId="77777777" w:rsidR="009E73F9" w:rsidRDefault="009E73F9">
      <w:pPr>
        <w:spacing w:after="80"/>
      </w:pPr>
    </w:p>
    <w:p w14:paraId="384379AA" w14:textId="77777777" w:rsidR="009E73F9" w:rsidRDefault="00000000">
      <w:pPr>
        <w:spacing w:after="120"/>
      </w:pPr>
      <w:r>
        <w:rPr>
          <w:b/>
          <w:bCs/>
        </w:rPr>
        <w:t>Heads Up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9A73D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F9F3472" w14:textId="77777777" w:rsidR="009E73F9" w:rsidRDefault="00000000">
            <w:r>
              <w:rPr>
                <w:b/>
                <w:bCs/>
                <w:sz w:val="20"/>
                <w:szCs w:val="20"/>
              </w:rPr>
              <w:lastRenderedPageBreak/>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9ABAA0A" w14:textId="77777777" w:rsidR="009E73F9" w:rsidRDefault="00000000">
            <w:r>
              <w:rPr>
                <w:b/>
                <w:bCs/>
                <w:sz w:val="20"/>
                <w:szCs w:val="20"/>
              </w:rPr>
              <w:t>Value</w:t>
            </w:r>
          </w:p>
        </w:tc>
      </w:tr>
      <w:tr w:rsidR="009E73F9" w14:paraId="6AAF1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BE80C" w14:textId="77777777" w:rsidR="009E73F9" w:rsidRDefault="00000000">
            <w:r>
              <w:rPr>
                <w:sz w:val="20"/>
                <w:szCs w:val="20"/>
              </w:rPr>
              <w:t>Character limit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1D46D" w14:textId="77777777" w:rsidR="009E73F9" w:rsidRDefault="00000000">
            <w:r>
              <w:rPr>
                <w:sz w:val="20"/>
                <w:szCs w:val="20"/>
              </w:rPr>
              <w:t>130 characters maximum</w:t>
            </w:r>
          </w:p>
        </w:tc>
      </w:tr>
      <w:tr w:rsidR="009E73F9" w14:paraId="57ACE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2EF87" w14:textId="77777777" w:rsidR="009E73F9" w:rsidRDefault="00000000">
            <w:r>
              <w:rPr>
                <w:sz w:val="20"/>
                <w:szCs w:val="20"/>
              </w:rPr>
              <w:t>Frequency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BF4D8" w14:textId="77777777" w:rsidR="009E73F9" w:rsidRDefault="00000000">
            <w:r>
              <w:rPr>
                <w:sz w:val="20"/>
                <w:szCs w:val="20"/>
              </w:rPr>
              <w:t>One per day per Account</w:t>
            </w:r>
          </w:p>
        </w:tc>
      </w:tr>
      <w:tr w:rsidR="009E73F9" w14:paraId="45FA1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30668" w14:textId="77777777" w:rsidR="009E73F9" w:rsidRDefault="00000000">
            <w:r>
              <w:rPr>
                <w:sz w:val="20"/>
                <w:szCs w:val="20"/>
              </w:rPr>
              <w:t>Expiration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8618" w14:textId="77777777" w:rsidR="009E73F9" w:rsidRDefault="00000000">
            <w:r>
              <w:rPr>
                <w:sz w:val="20"/>
                <w:szCs w:val="20"/>
              </w:rPr>
              <w:t>Midnight (Account's local timezone)</w:t>
            </w:r>
          </w:p>
        </w:tc>
      </w:tr>
      <w:tr w:rsidR="009E73F9" w14:paraId="0480CC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2D00C" w14:textId="77777777" w:rsidR="009E73F9" w:rsidRDefault="00000000">
            <w:r>
              <w:rPr>
                <w:sz w:val="20"/>
                <w:szCs w:val="20"/>
              </w:rPr>
              <w:t>Creation method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42809" w14:textId="77777777" w:rsidR="009E73F9" w:rsidRDefault="00000000">
            <w:r>
              <w:rPr>
                <w:sz w:val="20"/>
                <w:szCs w:val="20"/>
              </w:rPr>
              <w:t>Via Niya text chat in the Host app (NOT a separate creation UI)</w:t>
            </w:r>
          </w:p>
        </w:tc>
      </w:tr>
      <w:tr w:rsidR="009E73F9" w14:paraId="0AB412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79494" w14:textId="77777777" w:rsidR="009E73F9" w:rsidRDefault="00000000">
            <w:r>
              <w:rPr>
                <w:sz w:val="20"/>
                <w:szCs w:val="20"/>
              </w:rPr>
              <w:t>Share targets (Pro)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BEC46" w14:textId="77777777" w:rsidR="009E73F9" w:rsidRDefault="00000000">
            <w:r>
              <w:rPr>
                <w:sz w:val="20"/>
                <w:szCs w:val="20"/>
              </w:rPr>
              <w:t>Public/followers</w:t>
            </w:r>
          </w:p>
        </w:tc>
      </w:tr>
      <w:tr w:rsidR="009E73F9" w14:paraId="3AEFB2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A30E7" w14:textId="77777777" w:rsidR="009E73F9" w:rsidRDefault="00000000">
            <w:r>
              <w:rPr>
                <w:sz w:val="20"/>
                <w:szCs w:val="20"/>
              </w:rPr>
              <w:t>Share targets (Consumer)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2E60A" w14:textId="77777777" w:rsidR="009E73F9" w:rsidRDefault="00000000">
            <w:r>
              <w:rPr>
                <w:sz w:val="20"/>
                <w:szCs w:val="20"/>
              </w:rPr>
              <w:t>All friends or specific group</w:t>
            </w:r>
          </w:p>
        </w:tc>
      </w:tr>
      <w:tr w:rsidR="009E73F9" w14:paraId="322F3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13AB6" w14:textId="77777777" w:rsidR="009E73F9" w:rsidRDefault="00000000">
            <w:r>
              <w:rPr>
                <w:sz w:val="20"/>
                <w:szCs w:val="20"/>
              </w:rPr>
              <w:t>Feed display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61DBA" w14:textId="77777777" w:rsidR="009E73F9" w:rsidRDefault="00000000">
            <w:r>
              <w:rPr>
                <w:sz w:val="20"/>
                <w:szCs w:val="20"/>
              </w:rPr>
              <w:t>NOT surfaced as standalone feed items in the Drops app</w:t>
            </w:r>
          </w:p>
        </w:tc>
      </w:tr>
      <w:tr w:rsidR="009E73F9" w14:paraId="357985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AF8C2" w14:textId="77777777" w:rsidR="009E73F9" w:rsidRDefault="00000000">
            <w:r>
              <w:rPr>
                <w:sz w:val="20"/>
                <w:szCs w:val="20"/>
              </w:rPr>
              <w:t>Surfacing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06A3" w14:textId="77777777" w:rsidR="009E73F9" w:rsidRDefault="00000000">
            <w:r>
              <w:rPr>
                <w:sz w:val="20"/>
                <w:szCs w:val="20"/>
              </w:rPr>
              <w:t>Niya surfaces Heads Ups conversationally when relevant</w:t>
            </w:r>
          </w:p>
        </w:tc>
      </w:tr>
    </w:tbl>
    <w:p w14:paraId="11F39016" w14:textId="77777777" w:rsidR="009E73F9" w:rsidRDefault="009E73F9">
      <w:pPr>
        <w:spacing w:after="80"/>
      </w:pPr>
    </w:p>
    <w:p w14:paraId="47EB4F78" w14:textId="77777777" w:rsidR="009E73F9" w:rsidRDefault="00000000">
      <w:pPr>
        <w:spacing w:after="120"/>
      </w:pPr>
      <w:r>
        <w:rPr>
          <w:b/>
          <w:bCs/>
        </w:rPr>
        <w:t>Business Analytics:</w:t>
      </w:r>
    </w:p>
    <w:p w14:paraId="29548044" w14:textId="77777777" w:rsidR="009E73F9" w:rsidRDefault="00000000">
      <w:pPr>
        <w:spacing w:after="120"/>
      </w:pPr>
      <w:r>
        <w:t>Businesses see delivery and reach metrics for their Heads Up in the Host app: total delivered, total viewed, engagement rate.</w:t>
      </w:r>
    </w:p>
    <w:p w14:paraId="29C98A18" w14:textId="77777777" w:rsidR="009E73F9" w:rsidRDefault="009E73F9">
      <w:pPr>
        <w:spacing w:after="80"/>
      </w:pPr>
    </w:p>
    <w:p w14:paraId="33C388F2" w14:textId="77777777" w:rsidR="009E73F9" w:rsidRDefault="00000000">
      <w:pPr>
        <w:spacing w:after="120"/>
      </w:pPr>
      <w:r>
        <w:rPr>
          <w:b/>
          <w:bCs/>
        </w:rPr>
        <w:t>Acceptance Criteria:</w:t>
      </w:r>
    </w:p>
    <w:p w14:paraId="6F6977AA" w14:textId="77777777" w:rsidR="009E73F9" w:rsidRDefault="00000000">
      <w:pPr>
        <w:pStyle w:val="ListParagraph"/>
        <w:numPr>
          <w:ilvl w:val="0"/>
          <w:numId w:val="2"/>
        </w:numPr>
        <w:spacing w:after="60"/>
      </w:pPr>
      <w:r>
        <w:t>AC-11.4.1: Heads Up has a 130-character maximum. Submissions exceeding 130 characters are rejected.</w:t>
      </w:r>
    </w:p>
    <w:p w14:paraId="3C20A719" w14:textId="77777777" w:rsidR="009E73F9" w:rsidRDefault="00000000">
      <w:pPr>
        <w:pStyle w:val="ListParagraph"/>
        <w:numPr>
          <w:ilvl w:val="0"/>
          <w:numId w:val="2"/>
        </w:numPr>
        <w:spacing w:after="60"/>
      </w:pPr>
      <w:r>
        <w:t>AC-11.4.2: One Heads Up per day per Account. Second submission in the same day is rejected.</w:t>
      </w:r>
    </w:p>
    <w:p w14:paraId="4BB74AF7" w14:textId="77777777" w:rsidR="009E73F9" w:rsidRDefault="00000000">
      <w:pPr>
        <w:pStyle w:val="ListParagraph"/>
        <w:numPr>
          <w:ilvl w:val="0"/>
          <w:numId w:val="2"/>
        </w:numPr>
        <w:spacing w:after="60"/>
      </w:pPr>
      <w:r>
        <w:t>AC-11.4.3: Heads Up expires at midnight in the Account's local timezone.</w:t>
      </w:r>
    </w:p>
    <w:p w14:paraId="51C3BA40" w14:textId="77777777" w:rsidR="009E73F9" w:rsidRDefault="00000000">
      <w:pPr>
        <w:pStyle w:val="ListParagraph"/>
        <w:numPr>
          <w:ilvl w:val="0"/>
          <w:numId w:val="2"/>
        </w:numPr>
        <w:spacing w:after="60"/>
      </w:pPr>
      <w:r>
        <w:t>AC-11.4.4: Created via Niya text chat. No separate creation UI exists.</w:t>
      </w:r>
    </w:p>
    <w:p w14:paraId="5CCCFEE4" w14:textId="77777777" w:rsidR="009E73F9" w:rsidRDefault="00000000">
      <w:pPr>
        <w:pStyle w:val="ListParagraph"/>
        <w:numPr>
          <w:ilvl w:val="0"/>
          <w:numId w:val="2"/>
        </w:numPr>
        <w:spacing w:after="60"/>
      </w:pPr>
      <w:r>
        <w:t>AC-11.4.5: Heads Up is NOT displayed as a standalone item in the consumer Drops feed.</w:t>
      </w:r>
    </w:p>
    <w:p w14:paraId="3F5B6245" w14:textId="77777777" w:rsidR="009E73F9" w:rsidRDefault="009E73F9">
      <w:pPr>
        <w:spacing w:after="80"/>
      </w:pPr>
    </w:p>
    <w:p w14:paraId="2FD5CB0E" w14:textId="77777777" w:rsidR="009E73F9" w:rsidRDefault="00000000">
      <w:pPr>
        <w:pStyle w:val="Heading2"/>
      </w:pPr>
      <w:bookmarkStart w:id="185" w:name="_Toc228879518"/>
      <w:r>
        <w:t>11.5 Broadcast Notifications (Automatic)</w:t>
      </w:r>
      <w:bookmarkEnd w:id="185"/>
    </w:p>
    <w:p w14:paraId="37DBB7B2" w14:textId="77777777" w:rsidR="009E73F9" w:rsidRDefault="00000000">
      <w:pPr>
        <w:spacing w:after="120"/>
      </w:pPr>
      <w:r>
        <w:t>When a followed Account publishes a Drop, all followers AUTOMATICALLY receive a push notification. This is a system-triggered event, not a manual action by the host.</w:t>
      </w:r>
    </w:p>
    <w:p w14:paraId="0322F8D1" w14:textId="77777777" w:rsidR="009E73F9" w:rsidRDefault="009E73F9">
      <w:pPr>
        <w:spacing w:after="80"/>
      </w:pPr>
    </w:p>
    <w:p w14:paraId="6FB01289" w14:textId="77777777" w:rsidR="009E73F9" w:rsidRDefault="00000000">
      <w:pPr>
        <w:spacing w:after="120"/>
      </w:pPr>
      <w:r>
        <w:rPr>
          <w:b/>
          <w:bCs/>
        </w:rPr>
        <w:t>Key Rules:</w:t>
      </w:r>
    </w:p>
    <w:p w14:paraId="50C3FCD8" w14:textId="77777777" w:rsidR="009E73F9" w:rsidRDefault="00000000">
      <w:pPr>
        <w:pStyle w:val="ListParagraph"/>
        <w:numPr>
          <w:ilvl w:val="0"/>
          <w:numId w:val="2"/>
        </w:numPr>
        <w:spacing w:after="60"/>
      </w:pPr>
      <w:del w:id="916" w:author="Claude" w:date="2026-05-17T00:00:00Z">
        <w:r>
          <w:delText>Triggered by the system at the moment a Drop transitions to Published/Live state</w:delText>
        </w:r>
      </w:del>
      <w:ins w:id="917" w:author="Claude" w:date="2026-05-17T00:00:00Z">
        <w:r>
          <w:t>Triggered by the system when a Drop transitions to Published/Live state. Followers are notified 5 minutes after the broadcast goes live (not immediately at the transition moment).</w:t>
        </w:r>
      </w:ins>
    </w:p>
    <w:p w14:paraId="09C7CA9B" w14:textId="77777777" w:rsidR="009E73F9" w:rsidRDefault="00000000">
      <w:pPr>
        <w:pStyle w:val="ListParagraph"/>
        <w:numPr>
          <w:ilvl w:val="0"/>
          <w:numId w:val="2"/>
        </w:numPr>
        <w:spacing w:after="60"/>
      </w:pPr>
      <w:r>
        <w:t>Host does NOT manually trigger broadcast notifications</w:t>
      </w:r>
    </w:p>
    <w:p w14:paraId="50B45182" w14:textId="77777777" w:rsidR="009E73F9" w:rsidRDefault="00000000">
      <w:pPr>
        <w:pStyle w:val="ListParagraph"/>
        <w:numPr>
          <w:ilvl w:val="0"/>
          <w:numId w:val="2"/>
        </w:numPr>
        <w:spacing w:after="60"/>
      </w:pPr>
      <w:r>
        <w:t>Not re-sent if capacity changes, Drop is paused/resumed, or any other post-publish event occurs</w:t>
      </w:r>
    </w:p>
    <w:p w14:paraId="30A7C0B8" w14:textId="77777777" w:rsidR="009E73F9" w:rsidRDefault="00000000">
      <w:pPr>
        <w:pStyle w:val="ListParagraph"/>
        <w:numPr>
          <w:ilvl w:val="0"/>
          <w:numId w:val="2"/>
        </w:numPr>
        <w:spacing w:after="60"/>
      </w:pPr>
      <w:r>
        <w:t>Respects consumer notification preferences (global disable, per-Account disable)</w:t>
      </w:r>
    </w:p>
    <w:p w14:paraId="2E991A2D" w14:textId="77777777" w:rsidR="009E73F9" w:rsidRDefault="009E73F9">
      <w:pPr>
        <w:spacing w:after="80"/>
      </w:pPr>
    </w:p>
    <w:p w14:paraId="428E0731" w14:textId="77777777" w:rsidR="009E73F9" w:rsidRDefault="00000000">
      <w:pPr>
        <w:spacing w:after="120"/>
      </w:pPr>
      <w:r>
        <w:rPr>
          <w:b/>
          <w:bCs/>
        </w:rPr>
        <w:t>Acceptance Criteria:</w:t>
      </w:r>
    </w:p>
    <w:p w14:paraId="5DB6AA48" w14:textId="77777777" w:rsidR="009E73F9" w:rsidRDefault="00000000">
      <w:pPr>
        <w:pStyle w:val="ListParagraph"/>
        <w:numPr>
          <w:ilvl w:val="0"/>
          <w:numId w:val="2"/>
        </w:numPr>
        <w:spacing w:after="60"/>
      </w:pPr>
      <w:r>
        <w:t>AC-11.5.1: Push notification is sent automatically to all followers when a followed Account publishes a Drop.</w:t>
      </w:r>
    </w:p>
    <w:p w14:paraId="43AF70EF" w14:textId="77777777" w:rsidR="009E73F9" w:rsidRDefault="00000000">
      <w:pPr>
        <w:pStyle w:val="ListParagraph"/>
        <w:numPr>
          <w:ilvl w:val="0"/>
          <w:numId w:val="2"/>
        </w:numPr>
        <w:spacing w:after="60"/>
      </w:pPr>
      <w:r>
        <w:t>AC-11.5.2: Host cannot manually trigger or re-trigger broadcast notifications.</w:t>
      </w:r>
    </w:p>
    <w:p w14:paraId="3C8C666D" w14:textId="77777777" w:rsidR="009E73F9" w:rsidRDefault="00000000">
      <w:pPr>
        <w:pStyle w:val="ListParagraph"/>
        <w:numPr>
          <w:ilvl w:val="0"/>
          <w:numId w:val="2"/>
        </w:numPr>
        <w:spacing w:after="60"/>
      </w:pPr>
      <w:r>
        <w:lastRenderedPageBreak/>
        <w:t>AC-11.5.3: Consumer notification preferences (global and per-Account) are respected.</w:t>
      </w:r>
    </w:p>
    <w:p w14:paraId="7142491F" w14:textId="77777777" w:rsidR="009E73F9" w:rsidRDefault="009E73F9">
      <w:pPr>
        <w:spacing w:after="80"/>
      </w:pPr>
    </w:p>
    <w:p w14:paraId="16FC2F30" w14:textId="77777777" w:rsidR="009E73F9" w:rsidRDefault="00000000">
      <w:pPr>
        <w:pStyle w:val="Heading2"/>
      </w:pPr>
      <w:bookmarkStart w:id="186" w:name="_Toc228879519"/>
      <w:r>
        <w:t>11.6 QR Sticker System</w:t>
      </w:r>
      <w:bookmarkEnd w:id="186"/>
    </w:p>
    <w:p w14:paraId="63AB00C1" w14:textId="77777777" w:rsidR="009E73F9" w:rsidRDefault="00000000">
      <w:pPr>
        <w:spacing w:after="120"/>
      </w:pPr>
      <w:r>
        <w:t>Nigh provides pre-printed physical QR stickers that businesses link to their Account. Stickers serve as permanent, physical entry points to the Nigh ecosystem.</w:t>
      </w:r>
    </w:p>
    <w:p w14:paraId="3248CE6C" w14:textId="77777777" w:rsidR="009E73F9" w:rsidRDefault="009E73F9">
      <w:pPr>
        <w:spacing w:after="80"/>
      </w:pPr>
    </w:p>
    <w:p w14:paraId="2E23C4B3" w14:textId="77777777" w:rsidR="009E73F9" w:rsidRDefault="00000000">
      <w:pPr>
        <w:spacing w:after="120"/>
      </w:pPr>
      <w:r>
        <w:rPr>
          <w:b/>
          <w:bCs/>
        </w:rPr>
        <w:t>Sticker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AE227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3DDB19" w14:textId="77777777" w:rsidR="009E73F9" w:rsidRDefault="00000000">
            <w:r>
              <w:rPr>
                <w:b/>
                <w:bCs/>
                <w:sz w:val="20"/>
                <w:szCs w:val="20"/>
              </w:rPr>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0B2047" w14:textId="77777777" w:rsidR="009E73F9" w:rsidRDefault="00000000">
            <w:r>
              <w:rPr>
                <w:b/>
                <w:bCs/>
                <w:sz w:val="20"/>
                <w:szCs w:val="20"/>
              </w:rPr>
              <w:t>Value</w:t>
            </w:r>
          </w:p>
        </w:tc>
      </w:tr>
      <w:tr w:rsidR="009E73F9" w14:paraId="1EECEA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5F053" w14:textId="77777777" w:rsidR="009E73F9" w:rsidRDefault="00000000">
            <w:r>
              <w:rPr>
                <w:sz w:val="20"/>
                <w:szCs w:val="20"/>
              </w:rPr>
              <w:t>Code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16E9A" w14:textId="77777777" w:rsidR="009E73F9" w:rsidRDefault="00000000">
            <w:r>
              <w:rPr>
                <w:sz w:val="20"/>
                <w:szCs w:val="20"/>
              </w:rPr>
              <w:t>NQ-XXXXXX (6-character alphanumeric)</w:t>
            </w:r>
          </w:p>
        </w:tc>
      </w:tr>
      <w:tr w:rsidR="009E73F9" w14:paraId="598E38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0FBED" w14:textId="77777777" w:rsidR="009E73F9" w:rsidRDefault="00000000">
            <w:r>
              <w:rPr>
                <w:sz w:val="20"/>
                <w:szCs w:val="20"/>
              </w:rPr>
              <w:t>URL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D6EBE" w14:textId="77777777" w:rsidR="009E73F9" w:rsidRDefault="00000000">
            <w:r>
              <w:rPr>
                <w:sz w:val="20"/>
                <w:szCs w:val="20"/>
              </w:rPr>
              <w:t>nigh.com/q/[code]</w:t>
            </w:r>
          </w:p>
        </w:tc>
      </w:tr>
      <w:tr w:rsidR="009E73F9" w14:paraId="2C46E1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CCA61" w14:textId="77777777" w:rsidR="009E73F9" w:rsidRDefault="00000000">
            <w:r>
              <w:rPr>
                <w:sz w:val="20"/>
                <w:szCs w:val="20"/>
              </w:rPr>
              <w:t>Resolves to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CB2DF" w14:textId="77777777" w:rsidR="009E73F9" w:rsidRDefault="00000000">
            <w:r>
              <w:rPr>
                <w:sz w:val="20"/>
                <w:szCs w:val="20"/>
              </w:rPr>
              <w:t>Linked Account's profile page</w:t>
            </w:r>
          </w:p>
        </w:tc>
      </w:tr>
      <w:tr w:rsidR="009E73F9" w14:paraId="622FD1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08A26" w14:textId="77777777" w:rsidR="009E73F9" w:rsidRDefault="00000000">
            <w:r>
              <w:rPr>
                <w:sz w:val="20"/>
                <w:szCs w:val="20"/>
              </w:rPr>
              <w:t>States</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093B7" w14:textId="77777777" w:rsidR="009E73F9" w:rsidRDefault="00000000">
            <w:r>
              <w:rPr>
                <w:sz w:val="20"/>
                <w:szCs w:val="20"/>
              </w:rPr>
              <w:t>Unlinked (shows claim page), Active (redirects to Account), Deactivated (stopped)</w:t>
            </w:r>
          </w:p>
        </w:tc>
      </w:tr>
    </w:tbl>
    <w:p w14:paraId="5F7F9641" w14:textId="77777777" w:rsidR="009E73F9" w:rsidRDefault="009E73F9">
      <w:pPr>
        <w:spacing w:after="80"/>
      </w:pPr>
    </w:p>
    <w:p w14:paraId="3CB421AB" w14:textId="77777777" w:rsidR="009E73F9" w:rsidRDefault="00000000">
      <w:pPr>
        <w:spacing w:after="120"/>
      </w:pPr>
      <w:r>
        <w:rPr>
          <w:b/>
          <w:bCs/>
        </w:rPr>
        <w:t>Self-Service Linking (Host App):</w:t>
      </w:r>
    </w:p>
    <w:p w14:paraId="657C5FBB" w14:textId="77777777" w:rsidR="009E73F9" w:rsidRDefault="00000000">
      <w:pPr>
        <w:pStyle w:val="ListParagraph"/>
        <w:numPr>
          <w:ilvl w:val="0"/>
          <w:numId w:val="2"/>
        </w:numPr>
        <w:spacing w:after="60"/>
      </w:pPr>
      <w:r>
        <w:t>Menu &gt; Stickers &gt; Link New</w:t>
      </w:r>
    </w:p>
    <w:p w14:paraId="6F717521" w14:textId="77777777" w:rsidR="009E73F9" w:rsidRDefault="00000000">
      <w:pPr>
        <w:pStyle w:val="ListParagraph"/>
        <w:numPr>
          <w:ilvl w:val="0"/>
          <w:numId w:val="2"/>
        </w:numPr>
        <w:spacing w:after="60"/>
      </w:pPr>
      <w:r>
        <w:t>Enter NQ code manually OR scan the sticker's QR with device camera</w:t>
      </w:r>
    </w:p>
    <w:p w14:paraId="6EA757EA" w14:textId="77777777" w:rsidR="009E73F9" w:rsidRDefault="00000000">
      <w:pPr>
        <w:pStyle w:val="ListParagraph"/>
        <w:numPr>
          <w:ilvl w:val="0"/>
          <w:numId w:val="2"/>
        </w:numPr>
        <w:spacing w:after="60"/>
      </w:pPr>
      <w:r>
        <w:t>Optional: add a placement label (max 50 characters, e.g., 'Front Door', 'Counter Top')</w:t>
      </w:r>
    </w:p>
    <w:p w14:paraId="24E49FA0" w14:textId="77777777" w:rsidR="009E73F9" w:rsidRDefault="00000000">
      <w:pPr>
        <w:pStyle w:val="ListParagraph"/>
        <w:numPr>
          <w:ilvl w:val="0"/>
          <w:numId w:val="2"/>
        </w:numPr>
        <w:spacing w:after="60"/>
      </w:pPr>
      <w:r>
        <w:t>Sticker becomes active immediately upon linking</w:t>
      </w:r>
    </w:p>
    <w:p w14:paraId="71CC7B17" w14:textId="77777777" w:rsidR="009E73F9" w:rsidRDefault="009E73F9">
      <w:pPr>
        <w:spacing w:after="80"/>
      </w:pPr>
    </w:p>
    <w:p w14:paraId="4C9B0383" w14:textId="77777777" w:rsidR="009E73F9" w:rsidRDefault="00000000">
      <w:pPr>
        <w:spacing w:after="120"/>
      </w:pPr>
      <w:r>
        <w:rPr>
          <w:b/>
          <w:bCs/>
        </w:rPr>
        <w:t>Analytics:</w:t>
      </w:r>
    </w:p>
    <w:p w14:paraId="71E2907A" w14:textId="77777777" w:rsidR="009E73F9" w:rsidRDefault="00000000">
      <w:pPr>
        <w:pStyle w:val="ListParagraph"/>
        <w:numPr>
          <w:ilvl w:val="0"/>
          <w:numId w:val="2"/>
        </w:numPr>
        <w:spacing w:after="60"/>
      </w:pPr>
      <w:r>
        <w:t>Total scans (all-time)</w:t>
      </w:r>
    </w:p>
    <w:p w14:paraId="1BCD9AFF" w14:textId="77777777" w:rsidR="009E73F9" w:rsidRDefault="00000000">
      <w:pPr>
        <w:pStyle w:val="ListParagraph"/>
        <w:numPr>
          <w:ilvl w:val="0"/>
          <w:numId w:val="2"/>
        </w:numPr>
        <w:spacing w:after="60"/>
      </w:pPr>
      <w:r>
        <w:t>Scans per period (daily, weekly, monthly)</w:t>
      </w:r>
    </w:p>
    <w:p w14:paraId="39BFFA16" w14:textId="77777777" w:rsidR="009E73F9" w:rsidRDefault="00000000">
      <w:pPr>
        <w:pStyle w:val="ListParagraph"/>
        <w:numPr>
          <w:ilvl w:val="0"/>
          <w:numId w:val="2"/>
        </w:numPr>
        <w:spacing w:after="60"/>
      </w:pPr>
      <w:r>
        <w:t>Last scan timestamp</w:t>
      </w:r>
    </w:p>
    <w:p w14:paraId="14E9E27B" w14:textId="77777777" w:rsidR="009E73F9" w:rsidRDefault="00000000">
      <w:pPr>
        <w:pStyle w:val="ListParagraph"/>
        <w:numPr>
          <w:ilvl w:val="0"/>
          <w:numId w:val="2"/>
        </w:numPr>
        <w:spacing w:after="60"/>
      </w:pPr>
      <w:r>
        <w:t>Available per individual sticker</w:t>
      </w:r>
    </w:p>
    <w:p w14:paraId="6BA23CE8" w14:textId="77777777" w:rsidR="009E73F9" w:rsidRDefault="009E73F9">
      <w:pPr>
        <w:spacing w:after="80"/>
      </w:pPr>
    </w:p>
    <w:p w14:paraId="4A078146" w14:textId="77777777" w:rsidR="009E73F9" w:rsidRDefault="00000000">
      <w:pPr>
        <w:spacing w:after="120"/>
      </w:pPr>
      <w:r>
        <w:rPr>
          <w:b/>
          <w:bCs/>
        </w:rPr>
        <w:t>Deactivation:</w:t>
      </w:r>
    </w:p>
    <w:p w14:paraId="1CF730F9" w14:textId="77777777" w:rsidR="009E73F9" w:rsidRDefault="00000000">
      <w:pPr>
        <w:pStyle w:val="ListParagraph"/>
        <w:numPr>
          <w:ilvl w:val="0"/>
          <w:numId w:val="2"/>
        </w:numPr>
        <w:spacing w:after="60"/>
      </w:pPr>
      <w:r>
        <w:t>Requires confirmation dialog</w:t>
      </w:r>
    </w:p>
    <w:p w14:paraId="521E926E" w14:textId="77777777" w:rsidR="009E73F9" w:rsidRDefault="00000000">
      <w:pPr>
        <w:pStyle w:val="ListParagraph"/>
        <w:numPr>
          <w:ilvl w:val="0"/>
          <w:numId w:val="2"/>
        </w:numPr>
        <w:spacing w:after="60"/>
      </w:pPr>
      <w:r>
        <w:t>Takes effect immediately</w:t>
      </w:r>
    </w:p>
    <w:p w14:paraId="79E454DB" w14:textId="77777777" w:rsidR="009E73F9" w:rsidRDefault="00000000">
      <w:pPr>
        <w:pStyle w:val="ListParagraph"/>
        <w:numPr>
          <w:ilvl w:val="0"/>
          <w:numId w:val="2"/>
        </w:numPr>
        <w:spacing w:after="60"/>
      </w:pPr>
      <w:r>
        <w:t>Action is permanent (cannot reactivate)</w:t>
      </w:r>
    </w:p>
    <w:p w14:paraId="47986007" w14:textId="77777777" w:rsidR="009E73F9" w:rsidRDefault="00000000">
      <w:pPr>
        <w:pStyle w:val="ListParagraph"/>
        <w:numPr>
          <w:ilvl w:val="0"/>
          <w:numId w:val="2"/>
        </w:numPr>
        <w:spacing w:after="60"/>
      </w:pPr>
      <w:r>
        <w:t>Deactivated sticker URL shows a generic Nigh landing page</w:t>
      </w:r>
    </w:p>
    <w:p w14:paraId="3BA8B9CB" w14:textId="77777777" w:rsidR="009E73F9" w:rsidRDefault="009E73F9">
      <w:pPr>
        <w:spacing w:after="80"/>
      </w:pPr>
    </w:p>
    <w:p w14:paraId="52EC8500" w14:textId="77777777" w:rsidR="009E73F9" w:rsidRDefault="00000000">
      <w:pPr>
        <w:spacing w:after="120"/>
      </w:pPr>
      <w:r>
        <w:rPr>
          <w:b/>
          <w:bCs/>
        </w:rPr>
        <w:t>Support App Sticker Management:</w:t>
      </w:r>
    </w:p>
    <w:p w14:paraId="56B72C30" w14:textId="77777777" w:rsidR="009E73F9" w:rsidRDefault="00000000">
      <w:pPr>
        <w:pStyle w:val="ListParagraph"/>
        <w:numPr>
          <w:ilvl w:val="0"/>
          <w:numId w:val="2"/>
        </w:numPr>
        <w:spacing w:after="60"/>
      </w:pPr>
      <w:r>
        <w:t>Inventory management (track all sticker codes)</w:t>
      </w:r>
    </w:p>
    <w:p w14:paraId="4C270973" w14:textId="77777777" w:rsidR="009E73F9" w:rsidRDefault="00000000">
      <w:pPr>
        <w:pStyle w:val="ListParagraph"/>
        <w:numPr>
          <w:ilvl w:val="0"/>
          <w:numId w:val="2"/>
        </w:numPr>
        <w:spacing w:after="60"/>
      </w:pPr>
      <w:r>
        <w:t>Bulk assignment to Accounts</w:t>
      </w:r>
    </w:p>
    <w:p w14:paraId="10A25CB8" w14:textId="77777777" w:rsidR="009E73F9" w:rsidRDefault="00000000">
      <w:pPr>
        <w:pStyle w:val="ListParagraph"/>
        <w:numPr>
          <w:ilvl w:val="0"/>
          <w:numId w:val="2"/>
        </w:numPr>
        <w:spacing w:after="60"/>
      </w:pPr>
      <w:r>
        <w:t>Status management (active, deactivated, unlinked)</w:t>
      </w:r>
    </w:p>
    <w:p w14:paraId="3FCBAD73" w14:textId="77777777" w:rsidR="009E73F9" w:rsidRDefault="009E73F9">
      <w:pPr>
        <w:spacing w:after="80"/>
      </w:pPr>
    </w:p>
    <w:p w14:paraId="03C9EDDF" w14:textId="77777777" w:rsidR="009E73F9" w:rsidRDefault="00000000">
      <w:pPr>
        <w:spacing w:after="120"/>
      </w:pPr>
      <w:r>
        <w:rPr>
          <w:b/>
          <w:bCs/>
        </w:rPr>
        <w:t>Acceptance Criteria:</w:t>
      </w:r>
    </w:p>
    <w:p w14:paraId="74B7365C" w14:textId="77777777" w:rsidR="009E73F9" w:rsidRDefault="00000000">
      <w:pPr>
        <w:pStyle w:val="ListParagraph"/>
        <w:numPr>
          <w:ilvl w:val="0"/>
          <w:numId w:val="2"/>
        </w:numPr>
        <w:spacing w:after="60"/>
      </w:pPr>
      <w:r>
        <w:lastRenderedPageBreak/>
        <w:t>AC-11.6.1: Sticker codes are unique (NQ-XXXXXX format).</w:t>
      </w:r>
    </w:p>
    <w:p w14:paraId="33AD6A06" w14:textId="77777777" w:rsidR="009E73F9" w:rsidRDefault="00000000">
      <w:pPr>
        <w:pStyle w:val="ListParagraph"/>
        <w:numPr>
          <w:ilvl w:val="0"/>
          <w:numId w:val="2"/>
        </w:numPr>
        <w:spacing w:after="60"/>
      </w:pPr>
      <w:r>
        <w:t>AC-11.6.2: Sticker URLs resolve in under 300ms.</w:t>
      </w:r>
    </w:p>
    <w:p w14:paraId="1EC932BC" w14:textId="77777777" w:rsidR="009E73F9" w:rsidRDefault="00000000">
      <w:pPr>
        <w:pStyle w:val="ListParagraph"/>
        <w:numPr>
          <w:ilvl w:val="0"/>
          <w:numId w:val="2"/>
        </w:numPr>
        <w:spacing w:after="60"/>
      </w:pPr>
      <w:r>
        <w:t>AC-11.6.3: Unlimited stickers per Account. No cap enforced.</w:t>
      </w:r>
    </w:p>
    <w:p w14:paraId="27AC25DF" w14:textId="77777777" w:rsidR="009E73F9" w:rsidRDefault="00000000">
      <w:pPr>
        <w:pStyle w:val="ListParagraph"/>
        <w:numPr>
          <w:ilvl w:val="0"/>
          <w:numId w:val="2"/>
        </w:numPr>
        <w:spacing w:after="60"/>
      </w:pPr>
      <w:r>
        <w:t>AC-11.6.4: Self-service linking available in Host app and Enterprise web app.</w:t>
      </w:r>
    </w:p>
    <w:p w14:paraId="1235B21C" w14:textId="77777777" w:rsidR="009E73F9" w:rsidRDefault="00000000">
      <w:pPr>
        <w:pStyle w:val="ListParagraph"/>
        <w:numPr>
          <w:ilvl w:val="0"/>
          <w:numId w:val="2"/>
        </w:numPr>
        <w:spacing w:after="60"/>
      </w:pPr>
      <w:r>
        <w:t>AC-11.6.5: Deactivation is immediate and permanent upon confirmation.</w:t>
      </w:r>
    </w:p>
    <w:p w14:paraId="30FE8456" w14:textId="77777777" w:rsidR="009E73F9" w:rsidRDefault="00000000">
      <w:pPr>
        <w:pStyle w:val="ListParagraph"/>
        <w:numPr>
          <w:ilvl w:val="0"/>
          <w:numId w:val="2"/>
        </w:numPr>
        <w:spacing w:after="60"/>
      </w:pPr>
      <w:r>
        <w:t>AC-11.6.6: Scan analytics available per sticker (total, per-period, last scan).</w:t>
      </w:r>
    </w:p>
    <w:p w14:paraId="2F279882" w14:textId="77777777" w:rsidR="009E73F9" w:rsidRDefault="009E73F9">
      <w:pPr>
        <w:spacing w:after="80"/>
      </w:pPr>
    </w:p>
    <w:p w14:paraId="1D126EB9" w14:textId="77777777" w:rsidR="009E73F9" w:rsidRDefault="00000000">
      <w:pPr>
        <w:pStyle w:val="Heading2"/>
      </w:pPr>
      <w:bookmarkStart w:id="187" w:name="_Toc228879520"/>
      <w:r>
        <w:t>11.7 Deep Linking</w:t>
      </w:r>
      <w:bookmarkEnd w:id="187"/>
    </w:p>
    <w:p w14:paraId="672E6B39" w14:textId="77777777" w:rsidR="009E73F9" w:rsidRDefault="00000000">
      <w:pPr>
        <w:spacing w:after="120"/>
      </w:pPr>
      <w:r>
        <w:t>Nigh supports deep linking to ensure that shared Drop links and QR codes lead directly to the correct content in the mobile app.</w:t>
      </w:r>
    </w:p>
    <w:p w14:paraId="7AD45680" w14:textId="77777777" w:rsidR="009E73F9" w:rsidRDefault="009E73F9">
      <w:pPr>
        <w:spacing w:after="80"/>
      </w:pPr>
    </w:p>
    <w:p w14:paraId="3F0762D0" w14:textId="77777777" w:rsidR="009E73F9" w:rsidRDefault="00000000">
      <w:pPr>
        <w:spacing w:after="120"/>
      </w:pPr>
      <w:r>
        <w:rPr>
          <w:b/>
          <w:bCs/>
        </w:rPr>
        <w:t>Mobile Behavior:</w:t>
      </w:r>
    </w:p>
    <w:p w14:paraId="19669836" w14:textId="77777777" w:rsidR="009E73F9" w:rsidRDefault="00000000">
      <w:pPr>
        <w:pStyle w:val="ListParagraph"/>
        <w:numPr>
          <w:ilvl w:val="0"/>
          <w:numId w:val="2"/>
        </w:numPr>
        <w:spacing w:after="60"/>
      </w:pPr>
      <w:r>
        <w:t>If the Nigh app is installed: clicking a Drop link deep-links directly to the Drop detail view in the app.</w:t>
      </w:r>
    </w:p>
    <w:p w14:paraId="0FEA1082" w14:textId="77777777" w:rsidR="009E73F9" w:rsidRDefault="00000000">
      <w:pPr>
        <w:pStyle w:val="ListParagraph"/>
        <w:numPr>
          <w:ilvl w:val="0"/>
          <w:numId w:val="2"/>
        </w:numPr>
        <w:spacing w:after="60"/>
      </w:pPr>
      <w:r>
        <w:t>If the Nigh app is NOT installed: the link opens in mobile web, shows Drop info, and prompts app install. The deep link target is preserved through the install flow -- after installation, the app opens directly to the Drop detail.</w:t>
      </w:r>
    </w:p>
    <w:p w14:paraId="21880A3E" w14:textId="77777777" w:rsidR="009E73F9" w:rsidRDefault="009E73F9">
      <w:pPr>
        <w:spacing w:after="80"/>
      </w:pPr>
    </w:p>
    <w:p w14:paraId="7AFDBD25" w14:textId="77777777" w:rsidR="009E73F9" w:rsidRDefault="00000000">
      <w:pPr>
        <w:spacing w:after="120"/>
      </w:pPr>
      <w:r>
        <w:rPr>
          <w:b/>
          <w:bCs/>
        </w:rPr>
        <w:t>Desktop Behavior:</w:t>
      </w:r>
    </w:p>
    <w:p w14:paraId="734E1F5C" w14:textId="77777777" w:rsidR="009E73F9" w:rsidRDefault="00000000">
      <w:pPr>
        <w:pStyle w:val="ListParagraph"/>
        <w:numPr>
          <w:ilvl w:val="0"/>
          <w:numId w:val="2"/>
        </w:numPr>
        <w:spacing w:after="60"/>
      </w:pPr>
      <w:r>
        <w:t>Drop link opens a web page showing Drop information.</w:t>
      </w:r>
    </w:p>
    <w:p w14:paraId="1716146B" w14:textId="77777777" w:rsidR="009E73F9" w:rsidRDefault="00000000">
      <w:pPr>
        <w:pStyle w:val="ListParagraph"/>
        <w:numPr>
          <w:ilvl w:val="0"/>
          <w:numId w:val="2"/>
        </w:numPr>
        <w:spacing w:after="60"/>
      </w:pPr>
      <w:r>
        <w:t>Prompts the user to continue on mobile (QR code to scan with phone, or SMS link).</w:t>
      </w:r>
    </w:p>
    <w:p w14:paraId="451A1A6C" w14:textId="77777777" w:rsidR="009E73F9" w:rsidRDefault="009E73F9">
      <w:pPr>
        <w:spacing w:after="80"/>
      </w:pPr>
    </w:p>
    <w:p w14:paraId="15747B00" w14:textId="77777777" w:rsidR="009E73F9" w:rsidRDefault="00000000">
      <w:pPr>
        <w:spacing w:after="120"/>
      </w:pPr>
      <w:r>
        <w:rPr>
          <w:b/>
          <w:bCs/>
        </w:rPr>
        <w:t>Acceptance Criteria:</w:t>
      </w:r>
    </w:p>
    <w:p w14:paraId="309F79B4" w14:textId="77777777" w:rsidR="009E73F9" w:rsidRDefault="00000000">
      <w:pPr>
        <w:pStyle w:val="ListParagraph"/>
        <w:numPr>
          <w:ilvl w:val="0"/>
          <w:numId w:val="2"/>
        </w:numPr>
        <w:spacing w:after="60"/>
      </w:pPr>
      <w:r>
        <w:t>AC-11.7.1: Deep link is preserved through the app install flow. After install, app opens to the target Drop.</w:t>
      </w:r>
    </w:p>
    <w:p w14:paraId="710CCBE6" w14:textId="77777777" w:rsidR="009E73F9" w:rsidRDefault="00000000">
      <w:pPr>
        <w:pStyle w:val="ListParagraph"/>
        <w:numPr>
          <w:ilvl w:val="0"/>
          <w:numId w:val="2"/>
        </w:numPr>
        <w:spacing w:after="60"/>
      </w:pPr>
      <w:r>
        <w:t>AC-11.7.2: Desktop view shows Drop info and prompts mobile continuation.</w:t>
      </w:r>
    </w:p>
    <w:p w14:paraId="12F72AC6" w14:textId="77777777" w:rsidR="009E73F9" w:rsidRDefault="00000000">
      <w:r>
        <w:br w:type="page"/>
      </w:r>
    </w:p>
    <w:p w14:paraId="2F3096EB" w14:textId="77777777" w:rsidR="009E73F9" w:rsidRDefault="00000000">
      <w:pPr>
        <w:pStyle w:val="Heading1"/>
      </w:pPr>
      <w:bookmarkStart w:id="188" w:name="_Toc228879521"/>
      <w:r>
        <w:lastRenderedPageBreak/>
        <w:t>12. Collections</w:t>
      </w:r>
      <w:bookmarkEnd w:id="188"/>
    </w:p>
    <w:p w14:paraId="761A768E" w14:textId="77777777" w:rsidR="009E73F9" w:rsidRDefault="00000000">
      <w:pPr>
        <w:spacing w:after="120"/>
      </w:pPr>
      <w:r>
        <w:t>Collections are curated bundles of related Drops organized around a shared theme, campaign, venue, or moment. A Collection is NOT a Drop itself -- it is a container that groups multiple independently-managed Drops for cohesive discovery and promotion.</w:t>
      </w:r>
    </w:p>
    <w:p w14:paraId="704326D6" w14:textId="77777777" w:rsidR="009E73F9" w:rsidRDefault="009E73F9">
      <w:pPr>
        <w:spacing w:after="80"/>
      </w:pPr>
    </w:p>
    <w:p w14:paraId="5B35C651" w14:textId="77777777" w:rsidR="009E73F9" w:rsidRDefault="00000000">
      <w:pPr>
        <w:pStyle w:val="Heading2"/>
      </w:pPr>
      <w:bookmarkStart w:id="189" w:name="_Toc228879522"/>
      <w:r>
        <w:t>12.1 What Is a Collection</w:t>
      </w:r>
      <w:bookmarkEnd w:id="189"/>
    </w:p>
    <w:p w14:paraId="390604E4" w14:textId="77777777" w:rsidR="009E73F9" w:rsidRDefault="00000000">
      <w:pPr>
        <w:spacing w:after="120"/>
      </w:pPr>
      <w:r>
        <w:t>A Collection functions like an album: an Account creates it, invites other Accounts to contribute, and each contributor links their own Drop to the Collection. The Collection provides a unified landing page and QR code for consumers to discover all participating Drops in one place.</w:t>
      </w:r>
    </w:p>
    <w:p w14:paraId="36F67525" w14:textId="77777777" w:rsidR="009E73F9" w:rsidRDefault="009E73F9">
      <w:pPr>
        <w:spacing w:after="80"/>
      </w:pPr>
    </w:p>
    <w:p w14:paraId="27F8EFDF" w14:textId="77777777" w:rsidR="009E73F9" w:rsidRDefault="00000000">
      <w:pPr>
        <w:spacing w:after="120"/>
      </w:pPr>
      <w:r>
        <w:rPr>
          <w:b/>
          <w:bCs/>
        </w:rPr>
        <w:t>Use Cases:</w:t>
      </w:r>
    </w:p>
    <w:p w14:paraId="14171947" w14:textId="77777777" w:rsidR="009E73F9" w:rsidRDefault="00000000">
      <w:pPr>
        <w:pStyle w:val="ListParagraph"/>
        <w:numPr>
          <w:ilvl w:val="0"/>
          <w:numId w:val="2"/>
        </w:numPr>
        <w:spacing w:after="60"/>
      </w:pPr>
      <w:r>
        <w:t>Mall-wide seasonal events (multiple retailers each running their own Drop, unified under one Collection)</w:t>
      </w:r>
    </w:p>
    <w:p w14:paraId="55317569" w14:textId="77777777" w:rsidR="009E73F9" w:rsidRDefault="00000000">
      <w:pPr>
        <w:pStyle w:val="ListParagraph"/>
        <w:numPr>
          <w:ilvl w:val="0"/>
          <w:numId w:val="2"/>
        </w:numPr>
        <w:spacing w:after="60"/>
      </w:pPr>
      <w:r>
        <w:t>Arena vendor nights (food vendors, entertainment, merchandise -- each with their own Drop)</w:t>
      </w:r>
    </w:p>
    <w:p w14:paraId="657214F5" w14:textId="77777777" w:rsidR="009E73F9" w:rsidRDefault="00000000">
      <w:pPr>
        <w:pStyle w:val="ListParagraph"/>
        <w:numPr>
          <w:ilvl w:val="0"/>
          <w:numId w:val="2"/>
        </w:numPr>
        <w:spacing w:after="60"/>
      </w:pPr>
      <w:r>
        <w:t>Restaurant weeks (participating restaurants each create a Drop, linked in a Collection)</w:t>
      </w:r>
    </w:p>
    <w:p w14:paraId="649AF6B5" w14:textId="77777777" w:rsidR="009E73F9" w:rsidRDefault="00000000">
      <w:pPr>
        <w:pStyle w:val="ListParagraph"/>
        <w:numPr>
          <w:ilvl w:val="0"/>
          <w:numId w:val="2"/>
        </w:numPr>
        <w:spacing w:after="60"/>
      </w:pPr>
      <w:r>
        <w:t>Festival schedules (multiple stages/acts, each as separate Drops)</w:t>
      </w:r>
    </w:p>
    <w:p w14:paraId="27F779B0" w14:textId="77777777" w:rsidR="009E73F9" w:rsidRDefault="00000000">
      <w:pPr>
        <w:pStyle w:val="ListParagraph"/>
        <w:numPr>
          <w:ilvl w:val="0"/>
          <w:numId w:val="2"/>
        </w:numPr>
        <w:spacing w:after="60"/>
      </w:pPr>
      <w:r>
        <w:t>Brand takeovers (a brand sponsors Drops across multiple venues)</w:t>
      </w:r>
    </w:p>
    <w:p w14:paraId="5C04190C" w14:textId="77777777" w:rsidR="009E73F9" w:rsidRDefault="009E73F9">
      <w:pPr>
        <w:spacing w:after="80"/>
      </w:pPr>
    </w:p>
    <w:p w14:paraId="2441BF79" w14:textId="77777777" w:rsidR="009E73F9" w:rsidRDefault="00000000">
      <w:pPr>
        <w:pStyle w:val="Heading2"/>
      </w:pPr>
      <w:bookmarkStart w:id="190" w:name="_Toc228879523"/>
      <w:r>
        <w:t>12.2 Ownership</w:t>
      </w:r>
      <w:bookmarkEnd w:id="190"/>
    </w:p>
    <w:p w14:paraId="095B3DD5" w14:textId="77777777" w:rsidR="009E73F9" w:rsidRDefault="00000000">
      <w:pPr>
        <w:spacing w:after="120"/>
      </w:pPr>
      <w:r>
        <w:t>A Collection is owned by a single Account. The owner creates the Collection and invites other Accounts to participate. Each invited Account creates their own Drop and links it to the Collection. The Collection owner cannot edit another Account's Drops.</w:t>
      </w:r>
    </w:p>
    <w:p w14:paraId="0C5FC2B0" w14:textId="77777777" w:rsidR="009E73F9" w:rsidRDefault="009E73F9">
      <w:pPr>
        <w:spacing w:after="80"/>
      </w:pPr>
    </w:p>
    <w:p w14:paraId="50BC9727" w14:textId="77777777" w:rsidR="009E73F9" w:rsidRDefault="00000000">
      <w:pPr>
        <w:spacing w:after="120"/>
      </w:pPr>
      <w:r>
        <w:rPr>
          <w:b/>
          <w:bCs/>
        </w:rPr>
        <w:t>Ownership Rules:</w:t>
      </w:r>
    </w:p>
    <w:p w14:paraId="6DFF9C5D" w14:textId="77777777" w:rsidR="009E73F9" w:rsidRDefault="00000000">
      <w:pPr>
        <w:pStyle w:val="ListParagraph"/>
        <w:numPr>
          <w:ilvl w:val="0"/>
          <w:numId w:val="2"/>
        </w:numPr>
        <w:spacing w:after="60"/>
      </w:pPr>
      <w:r>
        <w:t>One Account owns the Collection</w:t>
      </w:r>
    </w:p>
    <w:p w14:paraId="021E9CE4" w14:textId="77777777" w:rsidR="009E73F9" w:rsidRDefault="00000000">
      <w:pPr>
        <w:pStyle w:val="ListParagraph"/>
        <w:numPr>
          <w:ilvl w:val="0"/>
          <w:numId w:val="2"/>
        </w:numPr>
        <w:spacing w:after="60"/>
      </w:pPr>
      <w:r>
        <w:t>Owner creates and configures the Collection (title, description, banner, dates)</w:t>
      </w:r>
    </w:p>
    <w:p w14:paraId="6B75891A" w14:textId="77777777" w:rsidR="009E73F9" w:rsidRDefault="00000000">
      <w:pPr>
        <w:pStyle w:val="ListParagraph"/>
        <w:numPr>
          <w:ilvl w:val="0"/>
          <w:numId w:val="2"/>
        </w:numPr>
        <w:spacing w:after="60"/>
      </w:pPr>
      <w:r>
        <w:t>Owner invites other Accounts to participate</w:t>
      </w:r>
    </w:p>
    <w:p w14:paraId="1719A615" w14:textId="77777777" w:rsidR="009E73F9" w:rsidRDefault="00000000">
      <w:pPr>
        <w:pStyle w:val="ListParagraph"/>
        <w:numPr>
          <w:ilvl w:val="0"/>
          <w:numId w:val="2"/>
        </w:numPr>
        <w:spacing w:after="60"/>
      </w:pPr>
      <w:r>
        <w:t>Invited Accounts create their own Drops independently and link them</w:t>
      </w:r>
    </w:p>
    <w:p w14:paraId="4E0532CB" w14:textId="77777777" w:rsidR="009E73F9" w:rsidRDefault="00000000">
      <w:pPr>
        <w:pStyle w:val="ListParagraph"/>
        <w:numPr>
          <w:ilvl w:val="0"/>
          <w:numId w:val="2"/>
        </w:numPr>
        <w:spacing w:after="60"/>
      </w:pPr>
      <w:r>
        <w:t>The Collection owner CANNOT edit, cancel, or manage another Account's Drops</w:t>
      </w:r>
    </w:p>
    <w:p w14:paraId="387A744E" w14:textId="77777777" w:rsidR="009E73F9" w:rsidRDefault="009E73F9">
      <w:pPr>
        <w:spacing w:after="80"/>
      </w:pPr>
    </w:p>
    <w:p w14:paraId="4CCCB704" w14:textId="77777777" w:rsidR="009E73F9" w:rsidRDefault="00000000">
      <w:pPr>
        <w:pStyle w:val="Heading2"/>
      </w:pPr>
      <w:bookmarkStart w:id="191" w:name="_Toc228879524"/>
      <w:r>
        <w:t>12.3 Data Model (v1 Schema)</w:t>
      </w:r>
      <w:bookmarkEnd w:id="191"/>
    </w:p>
    <w:p w14:paraId="6495F6C2" w14:textId="77777777" w:rsidR="009E73F9" w:rsidRDefault="00000000">
      <w:pPr>
        <w:spacing w:after="120"/>
      </w:pPr>
      <w:r>
        <w:t>The Collections data model is included in the v1 database schema even though the feature is gated by a feature flag. This ensures schema readiness without requiring migrations when the feature is enabled.</w:t>
      </w:r>
    </w:p>
    <w:p w14:paraId="6828564D" w14:textId="77777777" w:rsidR="009E73F9" w:rsidRDefault="009E73F9">
      <w:pPr>
        <w:spacing w:after="80"/>
      </w:pPr>
    </w:p>
    <w:p w14:paraId="6E83C267" w14:textId="77777777" w:rsidR="009E73F9" w:rsidRDefault="00000000">
      <w:pPr>
        <w:spacing w:after="120"/>
      </w:pPr>
      <w:r>
        <w:rPr>
          <w:b/>
          <w:bCs/>
        </w:rPr>
        <w:t>collection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237A78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FC5E1FA" w14:textId="77777777" w:rsidR="009E73F9" w:rsidRDefault="00000000">
            <w:r>
              <w:rPr>
                <w:b/>
                <w:bCs/>
                <w:sz w:val="20"/>
                <w:szCs w:val="20"/>
              </w:rPr>
              <w:lastRenderedPageBreak/>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7B17B2"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490CBD" w14:textId="77777777" w:rsidR="009E73F9" w:rsidRDefault="00000000">
            <w:r>
              <w:rPr>
                <w:b/>
                <w:bCs/>
                <w:sz w:val="20"/>
                <w:szCs w:val="20"/>
              </w:rPr>
              <w:t>Constraints</w:t>
            </w:r>
          </w:p>
        </w:tc>
      </w:tr>
      <w:tr w:rsidR="009E73F9" w14:paraId="519A42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D8313"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A301D"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4BBED" w14:textId="77777777" w:rsidR="009E73F9" w:rsidRDefault="00000000">
            <w:r>
              <w:rPr>
                <w:sz w:val="20"/>
                <w:szCs w:val="20"/>
              </w:rPr>
              <w:t>Primary key</w:t>
            </w:r>
          </w:p>
        </w:tc>
      </w:tr>
      <w:tr w:rsidR="009E73F9" w14:paraId="4A4BE6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3F6F8" w14:textId="77777777" w:rsidR="009E73F9" w:rsidRDefault="00000000">
            <w:r>
              <w:rPr>
                <w:sz w:val="20"/>
                <w:szCs w:val="20"/>
              </w:rPr>
              <w:t>title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63C9F" w14:textId="77777777" w:rsidR="009E73F9" w:rsidRDefault="00000000">
            <w:r>
              <w:rPr>
                <w:sz w:val="20"/>
                <w:szCs w:val="20"/>
              </w:rPr>
              <w:t>VARCHAR(80)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05FE6" w14:textId="77777777" w:rsidR="009E73F9" w:rsidRDefault="00000000">
            <w:r>
              <w:rPr>
                <w:sz w:val="20"/>
                <w:szCs w:val="20"/>
              </w:rPr>
              <w:t>Required, max 80 characters</w:t>
            </w:r>
          </w:p>
        </w:tc>
      </w:tr>
      <w:tr w:rsidR="009E73F9" w14:paraId="6DA1FB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8D84A" w14:textId="77777777" w:rsidR="009E73F9" w:rsidRDefault="00000000">
            <w:r>
              <w:rPr>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E760F" w14:textId="77777777" w:rsidR="009E73F9" w:rsidRDefault="00000000">
            <w:r>
              <w:rPr>
                <w:sz w:val="20"/>
                <w:szCs w:val="20"/>
              </w:rPr>
              <w:t>VARCHAR(500)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3FBDD" w14:textId="77777777" w:rsidR="009E73F9" w:rsidRDefault="00000000">
            <w:r>
              <w:rPr>
                <w:sz w:val="20"/>
                <w:szCs w:val="20"/>
              </w:rPr>
              <w:t>Required, max 500 characters</w:t>
            </w:r>
          </w:p>
        </w:tc>
      </w:tr>
      <w:tr w:rsidR="009E73F9" w14:paraId="4F0F0D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0934D" w14:textId="77777777" w:rsidR="009E73F9" w:rsidRDefault="00000000">
            <w:r>
              <w:rPr>
                <w:sz w:val="20"/>
                <w:szCs w:val="20"/>
              </w:rPr>
              <w:t>banner_image_url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FFC6B" w14:textId="77777777" w:rsidR="009E73F9" w:rsidRDefault="00000000">
            <w:r>
              <w:rPr>
                <w:sz w:val="20"/>
                <w:szCs w:val="20"/>
              </w:rPr>
              <w:t>VARCHAR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349B1" w14:textId="77777777" w:rsidR="009E73F9" w:rsidRDefault="00000000">
            <w:r>
              <w:rPr>
                <w:sz w:val="20"/>
                <w:szCs w:val="20"/>
              </w:rPr>
              <w:t>Required</w:t>
            </w:r>
          </w:p>
        </w:tc>
      </w:tr>
      <w:tr w:rsidR="009E73F9" w14:paraId="4215FF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C81CA" w14:textId="77777777" w:rsidR="009E73F9" w:rsidRDefault="00000000">
            <w:r>
              <w:rPr>
                <w:sz w:val="20"/>
                <w:szCs w:val="20"/>
              </w:rPr>
              <w:t>start_date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BD0FE"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D5301" w14:textId="77777777" w:rsidR="009E73F9" w:rsidRDefault="00000000">
            <w:r>
              <w:rPr>
                <w:sz w:val="20"/>
                <w:szCs w:val="20"/>
              </w:rPr>
              <w:t>Required</w:t>
            </w:r>
          </w:p>
        </w:tc>
      </w:tr>
      <w:tr w:rsidR="009E73F9" w14:paraId="3994E0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FEBB7" w14:textId="77777777" w:rsidR="009E73F9" w:rsidRDefault="00000000">
            <w:r>
              <w:rPr>
                <w:sz w:val="20"/>
                <w:szCs w:val="20"/>
              </w:rPr>
              <w:t>end_date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2BC52"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F84C2" w14:textId="77777777" w:rsidR="009E73F9" w:rsidRDefault="00000000">
            <w:r>
              <w:rPr>
                <w:sz w:val="20"/>
                <w:szCs w:val="20"/>
              </w:rPr>
              <w:t>Required, must be &gt;= start_date</w:t>
            </w:r>
          </w:p>
        </w:tc>
      </w:tr>
      <w:tr w:rsidR="009E73F9" w14:paraId="74E43C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CB474" w14:textId="77777777" w:rsidR="009E73F9" w:rsidRDefault="00000000">
            <w:r>
              <w:rPr>
                <w:sz w:val="20"/>
                <w:szCs w:val="20"/>
              </w:rPr>
              <w:t>status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38AEE" w14:textId="77777777" w:rsidR="009E73F9" w:rsidRDefault="00000000">
            <w:r>
              <w:rPr>
                <w:sz w:val="20"/>
                <w:szCs w:val="20"/>
              </w:rPr>
              <w:t>ENUM</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57633" w14:textId="77777777" w:rsidR="009E73F9" w:rsidRDefault="00000000">
            <w:r>
              <w:rPr>
                <w:sz w:val="20"/>
                <w:szCs w:val="20"/>
              </w:rPr>
              <w:t>draft, active, ended</w:t>
            </w:r>
          </w:p>
        </w:tc>
      </w:tr>
      <w:tr w:rsidR="009E73F9" w14:paraId="7532F6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86A86" w14:textId="77777777" w:rsidR="009E73F9" w:rsidRDefault="00000000">
            <w:r>
              <w:rPr>
                <w:sz w:val="20"/>
                <w:szCs w:val="20"/>
              </w:rPr>
              <w:t>owner_account_id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B8101"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0D39D" w14:textId="77777777" w:rsidR="009E73F9" w:rsidRDefault="00000000">
            <w:r>
              <w:rPr>
                <w:sz w:val="20"/>
                <w:szCs w:val="20"/>
              </w:rPr>
              <w:t>FK to accounts table</w:t>
            </w:r>
          </w:p>
        </w:tc>
      </w:tr>
      <w:tr w:rsidR="009E73F9" w14:paraId="0E87E4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8ACB3" w14:textId="77777777" w:rsidR="009E73F9" w:rsidRDefault="00000000">
            <w:r>
              <w:rPr>
                <w:sz w:val="20"/>
                <w:szCs w:val="20"/>
              </w:rPr>
              <w:t>feature_flag_enabled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613BD" w14:textId="77777777" w:rsidR="009E73F9" w:rsidRDefault="00000000">
            <w:r>
              <w:rPr>
                <w:sz w:val="20"/>
                <w:szCs w:val="20"/>
              </w:rPr>
              <w:t>BOOLEAN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002CA" w14:textId="77777777" w:rsidR="009E73F9" w:rsidRDefault="00000000">
            <w:r>
              <w:rPr>
                <w:sz w:val="20"/>
                <w:szCs w:val="20"/>
              </w:rPr>
              <w:t>Default false</w:t>
            </w:r>
          </w:p>
        </w:tc>
      </w:tr>
    </w:tbl>
    <w:p w14:paraId="0E431ED6" w14:textId="77777777" w:rsidR="009E73F9" w:rsidRDefault="009E73F9">
      <w:pPr>
        <w:spacing w:after="80"/>
      </w:pPr>
    </w:p>
    <w:p w14:paraId="40029FC1" w14:textId="77777777" w:rsidR="009E73F9" w:rsidRDefault="00000000">
      <w:pPr>
        <w:spacing w:after="120"/>
      </w:pPr>
      <w:r>
        <w:rPr>
          <w:b/>
          <w:bCs/>
        </w:rPr>
        <w:t>collection_drops join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4244E8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FB788CE" w14:textId="77777777" w:rsidR="009E73F9" w:rsidRDefault="00000000">
            <w:r>
              <w:rPr>
                <w:b/>
                <w:bCs/>
                <w:sz w:val="20"/>
                <w:szCs w:val="20"/>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F080A91"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8A64AB" w14:textId="77777777" w:rsidR="009E73F9" w:rsidRDefault="00000000">
            <w:r>
              <w:rPr>
                <w:b/>
                <w:bCs/>
                <w:sz w:val="20"/>
                <w:szCs w:val="20"/>
              </w:rPr>
              <w:t>Constraints</w:t>
            </w:r>
          </w:p>
        </w:tc>
      </w:tr>
      <w:tr w:rsidR="009E73F9" w14:paraId="390F83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67B1B"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DB2D9"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2E1DC" w14:textId="77777777" w:rsidR="009E73F9" w:rsidRDefault="00000000">
            <w:r>
              <w:rPr>
                <w:sz w:val="20"/>
                <w:szCs w:val="20"/>
              </w:rPr>
              <w:t>FK to collection table</w:t>
            </w:r>
          </w:p>
        </w:tc>
      </w:tr>
      <w:tr w:rsidR="009E73F9" w14:paraId="76F5EA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7148F" w14:textId="77777777" w:rsidR="009E73F9" w:rsidRDefault="00000000">
            <w:r>
              <w:rPr>
                <w:sz w:val="20"/>
                <w:szCs w:val="20"/>
              </w:rPr>
              <w:t>drop_id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C7DEE"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7CDFA" w14:textId="77777777" w:rsidR="009E73F9" w:rsidRDefault="00000000">
            <w:r>
              <w:rPr>
                <w:sz w:val="20"/>
                <w:szCs w:val="20"/>
              </w:rPr>
              <w:t>FK to drops table</w:t>
            </w:r>
          </w:p>
        </w:tc>
      </w:tr>
      <w:tr w:rsidR="009E73F9" w14:paraId="5E1A5C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9D108" w14:textId="77777777" w:rsidR="009E73F9" w:rsidRDefault="00000000">
            <w:r>
              <w:rPr>
                <w:sz w:val="20"/>
                <w:szCs w:val="20"/>
              </w:rPr>
              <w:t>display_order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5116C" w14:textId="77777777" w:rsidR="009E73F9" w:rsidRDefault="00000000">
            <w:r>
              <w:rPr>
                <w:sz w:val="20"/>
                <w:szCs w:val="20"/>
              </w:rPr>
              <w:t>INTEGER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A3D30" w14:textId="77777777" w:rsidR="009E73F9" w:rsidRDefault="00000000">
            <w:r>
              <w:rPr>
                <w:sz w:val="20"/>
                <w:szCs w:val="20"/>
              </w:rPr>
              <w:t>Determines order in Collection page</w:t>
            </w:r>
          </w:p>
        </w:tc>
      </w:tr>
    </w:tbl>
    <w:p w14:paraId="3453547B" w14:textId="77777777" w:rsidR="009E73F9" w:rsidRDefault="009E73F9">
      <w:pPr>
        <w:spacing w:after="80"/>
      </w:pPr>
    </w:p>
    <w:p w14:paraId="7BDCC51A" w14:textId="77777777" w:rsidR="009E73F9" w:rsidRDefault="00000000">
      <w:pPr>
        <w:spacing w:after="120"/>
      </w:pPr>
      <w:r>
        <w:rPr>
          <w:b/>
          <w:bCs/>
        </w:rPr>
        <w:t>Schema Rules:</w:t>
      </w:r>
    </w:p>
    <w:p w14:paraId="5F826F27" w14:textId="77777777" w:rsidR="009E73F9" w:rsidRDefault="00000000">
      <w:pPr>
        <w:pStyle w:val="ListParagraph"/>
        <w:numPr>
          <w:ilvl w:val="0"/>
          <w:numId w:val="2"/>
        </w:numPr>
        <w:spacing w:after="60"/>
      </w:pPr>
      <w:r>
        <w:t>A Drop may optionally belong to one Collection (nullable collection_id reference).</w:t>
      </w:r>
    </w:p>
    <w:p w14:paraId="29EF1CFC" w14:textId="77777777" w:rsidR="009E73F9" w:rsidRDefault="00000000">
      <w:pPr>
        <w:pStyle w:val="ListParagraph"/>
        <w:numPr>
          <w:ilvl w:val="0"/>
          <w:numId w:val="2"/>
        </w:numPr>
        <w:spacing w:after="60"/>
      </w:pPr>
      <w:r>
        <w:t>All Drop queries must tolerate collection_id = NULL. Drops without a Collection are the default.</w:t>
      </w:r>
    </w:p>
    <w:p w14:paraId="5537C603" w14:textId="77777777" w:rsidR="009E73F9" w:rsidRDefault="00000000">
      <w:pPr>
        <w:pStyle w:val="ListParagraph"/>
        <w:numPr>
          <w:ilvl w:val="0"/>
          <w:numId w:val="2"/>
        </w:numPr>
        <w:spacing w:after="60"/>
      </w:pPr>
      <w:r>
        <w:t>The collection_drops join table enforces a one-to-one relationship between a Drop and a Collection.</w:t>
      </w:r>
    </w:p>
    <w:p w14:paraId="57B45275" w14:textId="77777777" w:rsidR="009E73F9" w:rsidRDefault="009E73F9">
      <w:pPr>
        <w:spacing w:after="80"/>
      </w:pPr>
    </w:p>
    <w:p w14:paraId="3BCC2586" w14:textId="77777777" w:rsidR="009E73F9" w:rsidRDefault="00000000">
      <w:pPr>
        <w:spacing w:after="120"/>
      </w:pPr>
      <w:r>
        <w:rPr>
          <w:b/>
          <w:bCs/>
        </w:rPr>
        <w:t>Acceptance Criteria:</w:t>
      </w:r>
    </w:p>
    <w:p w14:paraId="21C86969" w14:textId="77777777" w:rsidR="009E73F9" w:rsidRDefault="00000000">
      <w:pPr>
        <w:pStyle w:val="ListParagraph"/>
        <w:numPr>
          <w:ilvl w:val="0"/>
          <w:numId w:val="2"/>
        </w:numPr>
        <w:spacing w:after="60"/>
      </w:pPr>
      <w:r>
        <w:t>AC-12.3.1: collection and collection_drops tables exist in the v1 schema.</w:t>
      </w:r>
    </w:p>
    <w:p w14:paraId="2080B1EB" w14:textId="77777777" w:rsidR="009E73F9" w:rsidRDefault="00000000">
      <w:pPr>
        <w:pStyle w:val="ListParagraph"/>
        <w:numPr>
          <w:ilvl w:val="0"/>
          <w:numId w:val="2"/>
        </w:numPr>
        <w:spacing w:after="60"/>
      </w:pPr>
      <w:r>
        <w:t>AC-12.3.2: All Drop queries handle collection_id = NULL without errors.</w:t>
      </w:r>
    </w:p>
    <w:p w14:paraId="043656DF" w14:textId="77777777" w:rsidR="009E73F9" w:rsidRDefault="00000000">
      <w:pPr>
        <w:pStyle w:val="ListParagraph"/>
        <w:numPr>
          <w:ilvl w:val="0"/>
          <w:numId w:val="2"/>
        </w:numPr>
        <w:spacing w:after="60"/>
      </w:pPr>
      <w:r>
        <w:t>AC-12.3.3: A Drop can belong to at most one Collection.</w:t>
      </w:r>
    </w:p>
    <w:p w14:paraId="33AF5BF7" w14:textId="77777777" w:rsidR="009E73F9" w:rsidRDefault="009E73F9">
      <w:pPr>
        <w:spacing w:after="80"/>
      </w:pPr>
    </w:p>
    <w:p w14:paraId="6967D9FC" w14:textId="77777777" w:rsidR="009E73F9" w:rsidRDefault="00000000">
      <w:pPr>
        <w:pStyle w:val="Heading2"/>
      </w:pPr>
      <w:bookmarkStart w:id="192" w:name="_Toc228879525"/>
      <w:r>
        <w:t>12.4 Feature Flag (FLAG-6)</w:t>
      </w:r>
      <w:bookmarkEnd w:id="192"/>
    </w:p>
    <w:p w14:paraId="50228EC8" w14:textId="77777777" w:rsidR="009E73F9" w:rsidRDefault="00000000">
      <w:pPr>
        <w:spacing w:after="120"/>
      </w:pPr>
      <w:r>
        <w:t>Collections are gated by feature flag FLAG-6. This allows the feature to be enabled per-Account without redeployment.</w:t>
      </w:r>
    </w:p>
    <w:p w14:paraId="58CC809F" w14:textId="77777777" w:rsidR="009E73F9" w:rsidRDefault="009E73F9">
      <w:pPr>
        <w:spacing w:after="80"/>
      </w:pPr>
    </w:p>
    <w:p w14:paraId="386F382B" w14:textId="77777777" w:rsidR="009E73F9" w:rsidRDefault="00000000">
      <w:pPr>
        <w:spacing w:after="120"/>
      </w:pPr>
      <w:r>
        <w:rPr>
          <w:b/>
          <w:bCs/>
        </w:rPr>
        <w:t>Flag Behavior:</w:t>
      </w:r>
    </w:p>
    <w:p w14:paraId="1DCA8C62" w14:textId="77777777" w:rsidR="009E73F9" w:rsidRDefault="00000000">
      <w:pPr>
        <w:pStyle w:val="ListParagraph"/>
        <w:numPr>
          <w:ilvl w:val="0"/>
          <w:numId w:val="2"/>
        </w:numPr>
        <w:spacing w:after="60"/>
      </w:pPr>
      <w:r>
        <w:t>v1: FLAG-6 is globally OFF. No Collection UI is visible to any Account.</w:t>
      </w:r>
    </w:p>
    <w:p w14:paraId="7E785F5E" w14:textId="77777777" w:rsidR="009E73F9" w:rsidRDefault="00000000">
      <w:pPr>
        <w:pStyle w:val="ListParagraph"/>
        <w:numPr>
          <w:ilvl w:val="0"/>
          <w:numId w:val="2"/>
        </w:numPr>
        <w:spacing w:after="60"/>
      </w:pPr>
      <w:r>
        <w:t>v1.1: FLAG-6 can be enabled per Account by Support.</w:t>
      </w:r>
    </w:p>
    <w:p w14:paraId="6AEF9C32" w14:textId="77777777" w:rsidR="009E73F9" w:rsidRDefault="00000000">
      <w:pPr>
        <w:pStyle w:val="ListParagraph"/>
        <w:numPr>
          <w:ilvl w:val="0"/>
          <w:numId w:val="2"/>
        </w:numPr>
        <w:spacing w:after="60"/>
      </w:pPr>
      <w:r>
        <w:t>Enabling FLAG-6 activates the Collection creation UI dynamically without requiring a redeploy.</w:t>
      </w:r>
    </w:p>
    <w:p w14:paraId="05481E88" w14:textId="77777777" w:rsidR="009E73F9" w:rsidRDefault="00000000">
      <w:pPr>
        <w:pStyle w:val="ListParagraph"/>
        <w:numPr>
          <w:ilvl w:val="0"/>
          <w:numId w:val="2"/>
        </w:numPr>
        <w:spacing w:after="60"/>
      </w:pPr>
      <w:r>
        <w:lastRenderedPageBreak/>
        <w:t>All Collection logic (creation, display, analytics) is gated behind FLAG-6 checks.</w:t>
      </w:r>
    </w:p>
    <w:p w14:paraId="3AC7FE54" w14:textId="77777777" w:rsidR="009E73F9" w:rsidRDefault="009E73F9">
      <w:pPr>
        <w:spacing w:after="80"/>
      </w:pPr>
    </w:p>
    <w:p w14:paraId="2574BBD4" w14:textId="77777777" w:rsidR="009E73F9" w:rsidRDefault="00000000">
      <w:pPr>
        <w:spacing w:after="120"/>
      </w:pPr>
      <w:r>
        <w:rPr>
          <w:b/>
          <w:bCs/>
        </w:rPr>
        <w:t>Acceptance Criteria:</w:t>
      </w:r>
    </w:p>
    <w:p w14:paraId="0A56694B" w14:textId="77777777" w:rsidR="009E73F9" w:rsidRDefault="00000000">
      <w:pPr>
        <w:pStyle w:val="ListParagraph"/>
        <w:numPr>
          <w:ilvl w:val="0"/>
          <w:numId w:val="2"/>
        </w:numPr>
        <w:spacing w:after="60"/>
      </w:pPr>
      <w:r>
        <w:t>AC-12.4.1: All Collection logic is gated behind FLAG-6.</w:t>
      </w:r>
    </w:p>
    <w:p w14:paraId="30121B58" w14:textId="77777777" w:rsidR="009E73F9" w:rsidRDefault="00000000">
      <w:pPr>
        <w:pStyle w:val="ListParagraph"/>
        <w:numPr>
          <w:ilvl w:val="0"/>
          <w:numId w:val="2"/>
        </w:numPr>
        <w:spacing w:after="60"/>
      </w:pPr>
      <w:r>
        <w:t>AC-12.4.2: Enabling FLAG-6 per Account activates the Collection UI without redeployment.</w:t>
      </w:r>
    </w:p>
    <w:p w14:paraId="41AFC22E" w14:textId="77777777" w:rsidR="009E73F9" w:rsidRDefault="00000000">
      <w:pPr>
        <w:pStyle w:val="ListParagraph"/>
        <w:numPr>
          <w:ilvl w:val="0"/>
          <w:numId w:val="2"/>
        </w:numPr>
        <w:spacing w:after="60"/>
      </w:pPr>
      <w:r>
        <w:t>AC-12.4.3: When FLAG-6 is OFF, no Collection-related UI elements are visible.</w:t>
      </w:r>
    </w:p>
    <w:p w14:paraId="0EB935EE" w14:textId="77777777" w:rsidR="009E73F9" w:rsidRDefault="009E73F9">
      <w:pPr>
        <w:spacing w:after="80"/>
      </w:pPr>
    </w:p>
    <w:p w14:paraId="7256AF6B" w14:textId="77777777" w:rsidR="009E73F9" w:rsidRDefault="00000000">
      <w:pPr>
        <w:pStyle w:val="Heading2"/>
      </w:pPr>
      <w:bookmarkStart w:id="193" w:name="_Toc228879526"/>
      <w:r>
        <w:t>12.5 Collection Creation (When Enabled)</w:t>
      </w:r>
      <w:bookmarkEnd w:id="193"/>
    </w:p>
    <w:p w14:paraId="02949269" w14:textId="77777777" w:rsidR="009E73F9" w:rsidRDefault="00000000">
      <w:pPr>
        <w:spacing w:after="120"/>
      </w:pPr>
      <w:r>
        <w:t>When FLAG-6 is enabled for an Account, that Account can create Collections.</w:t>
      </w:r>
    </w:p>
    <w:p w14:paraId="18C18743" w14:textId="77777777" w:rsidR="009E73F9" w:rsidRDefault="009E73F9">
      <w:pPr>
        <w:spacing w:after="80"/>
      </w:pPr>
    </w:p>
    <w:p w14:paraId="536EC2E6" w14:textId="77777777" w:rsidR="009E73F9" w:rsidRDefault="00000000">
      <w:pPr>
        <w:spacing w:after="120"/>
      </w:pPr>
      <w:r>
        <w:rPr>
          <w:b/>
          <w:bCs/>
        </w:rPr>
        <w:t>Required Fields:</w:t>
      </w:r>
    </w:p>
    <w:p w14:paraId="5B37CCD1" w14:textId="77777777" w:rsidR="009E73F9" w:rsidRDefault="00000000">
      <w:pPr>
        <w:pStyle w:val="ListParagraph"/>
        <w:numPr>
          <w:ilvl w:val="0"/>
          <w:numId w:val="2"/>
        </w:numPr>
        <w:spacing w:after="60"/>
      </w:pPr>
      <w:r>
        <w:t>Title: max 80 characters</w:t>
      </w:r>
    </w:p>
    <w:p w14:paraId="06B950E9" w14:textId="77777777" w:rsidR="009E73F9" w:rsidRDefault="00000000">
      <w:pPr>
        <w:pStyle w:val="ListParagraph"/>
        <w:numPr>
          <w:ilvl w:val="0"/>
          <w:numId w:val="2"/>
        </w:numPr>
        <w:spacing w:after="60"/>
      </w:pPr>
      <w:r>
        <w:t>Description: max 500 characters</w:t>
      </w:r>
    </w:p>
    <w:p w14:paraId="0E61AC1A" w14:textId="77777777" w:rsidR="009E73F9" w:rsidRDefault="00000000">
      <w:pPr>
        <w:pStyle w:val="ListParagraph"/>
        <w:numPr>
          <w:ilvl w:val="0"/>
          <w:numId w:val="2"/>
        </w:numPr>
        <w:spacing w:after="60"/>
      </w:pPr>
      <w:r>
        <w:t>Banner image</w:t>
      </w:r>
    </w:p>
    <w:p w14:paraId="5414106D" w14:textId="77777777" w:rsidR="009E73F9" w:rsidRDefault="00000000">
      <w:pPr>
        <w:pStyle w:val="ListParagraph"/>
        <w:numPr>
          <w:ilvl w:val="0"/>
          <w:numId w:val="2"/>
        </w:numPr>
        <w:spacing w:after="60"/>
      </w:pPr>
      <w:r>
        <w:t>Start date</w:t>
      </w:r>
    </w:p>
    <w:p w14:paraId="20C6FB2B" w14:textId="77777777" w:rsidR="009E73F9" w:rsidRDefault="00000000">
      <w:pPr>
        <w:pStyle w:val="ListParagraph"/>
        <w:numPr>
          <w:ilvl w:val="0"/>
          <w:numId w:val="2"/>
        </w:numPr>
        <w:spacing w:after="60"/>
      </w:pPr>
      <w:r>
        <w:t>End date</w:t>
      </w:r>
    </w:p>
    <w:p w14:paraId="0C9E64BC" w14:textId="77777777" w:rsidR="009E73F9" w:rsidRDefault="009E73F9">
      <w:pPr>
        <w:spacing w:after="80"/>
      </w:pPr>
    </w:p>
    <w:p w14:paraId="338B380B" w14:textId="77777777" w:rsidR="009E73F9" w:rsidRDefault="00000000">
      <w:pPr>
        <w:spacing w:after="120"/>
      </w:pPr>
      <w:r>
        <w:rPr>
          <w:b/>
          <w:bCs/>
        </w:rPr>
        <w:t>Optional Fields:</w:t>
      </w:r>
    </w:p>
    <w:p w14:paraId="7EF1DD3A" w14:textId="77777777" w:rsidR="009E73F9" w:rsidRDefault="00000000">
      <w:pPr>
        <w:pStyle w:val="ListParagraph"/>
        <w:numPr>
          <w:ilvl w:val="0"/>
          <w:numId w:val="2"/>
        </w:numPr>
        <w:spacing w:after="60"/>
      </w:pPr>
      <w:r>
        <w:t>Tagline: max 140 characters</w:t>
      </w:r>
    </w:p>
    <w:p w14:paraId="1FC0F51B" w14:textId="77777777" w:rsidR="009E73F9" w:rsidRDefault="00000000">
      <w:pPr>
        <w:pStyle w:val="ListParagraph"/>
        <w:numPr>
          <w:ilvl w:val="0"/>
          <w:numId w:val="2"/>
        </w:numPr>
        <w:spacing w:after="60"/>
      </w:pPr>
      <w:r>
        <w:t>Organizer logo</w:t>
      </w:r>
    </w:p>
    <w:p w14:paraId="4887CA06" w14:textId="77777777" w:rsidR="009E73F9" w:rsidRDefault="009E73F9">
      <w:pPr>
        <w:spacing w:after="80"/>
      </w:pPr>
    </w:p>
    <w:p w14:paraId="1C5E3162" w14:textId="77777777" w:rsidR="009E73F9" w:rsidRDefault="00000000">
      <w:pPr>
        <w:spacing w:after="120"/>
      </w:pPr>
      <w:r>
        <w:rPr>
          <w:b/>
          <w:bCs/>
        </w:rPr>
        <w:t>Invitation Flow:</w:t>
      </w:r>
    </w:p>
    <w:p w14:paraId="649930F9" w14:textId="77777777" w:rsidR="009E73F9" w:rsidRDefault="00000000">
      <w:pPr>
        <w:pStyle w:val="ListParagraph"/>
        <w:numPr>
          <w:ilvl w:val="0"/>
          <w:numId w:val="2"/>
        </w:numPr>
        <w:spacing w:after="60"/>
      </w:pPr>
      <w:r>
        <w:t>Owner invites other Accounts to participate</w:t>
      </w:r>
    </w:p>
    <w:p w14:paraId="63F8BF62" w14:textId="77777777" w:rsidR="009E73F9" w:rsidRDefault="00000000">
      <w:pPr>
        <w:pStyle w:val="ListParagraph"/>
        <w:numPr>
          <w:ilvl w:val="0"/>
          <w:numId w:val="2"/>
        </w:numPr>
        <w:spacing w:after="60"/>
      </w:pPr>
      <w:r>
        <w:t>Invited Accounts can accept or decline</w:t>
      </w:r>
    </w:p>
    <w:p w14:paraId="58D30744" w14:textId="77777777" w:rsidR="009E73F9" w:rsidRDefault="00000000">
      <w:pPr>
        <w:pStyle w:val="ListParagraph"/>
        <w:numPr>
          <w:ilvl w:val="0"/>
          <w:numId w:val="2"/>
        </w:numPr>
        <w:spacing w:after="60"/>
      </w:pPr>
      <w:r>
        <w:t>Accepted Accounts can add their own Drop to the Collection</w:t>
      </w:r>
    </w:p>
    <w:p w14:paraId="32CA8E6D" w14:textId="77777777" w:rsidR="009E73F9" w:rsidRDefault="009E73F9">
      <w:pPr>
        <w:spacing w:after="80"/>
      </w:pPr>
    </w:p>
    <w:p w14:paraId="1FC6B375" w14:textId="77777777" w:rsidR="009E73F9" w:rsidRDefault="00000000">
      <w:pPr>
        <w:spacing w:after="120"/>
      </w:pPr>
      <w:r>
        <w:rPr>
          <w:b/>
          <w:bCs/>
        </w:rPr>
        <w:t>Constraints:</w:t>
      </w:r>
    </w:p>
    <w:p w14:paraId="24DF4A66" w14:textId="77777777" w:rsidR="009E73F9" w:rsidRDefault="00000000">
      <w:pPr>
        <w:pStyle w:val="ListParagraph"/>
        <w:numPr>
          <w:ilvl w:val="0"/>
          <w:numId w:val="2"/>
        </w:numPr>
        <w:spacing w:after="60"/>
      </w:pPr>
      <w:r>
        <w:t>Each Drop in the Collection is independently managed by its owning Account</w:t>
      </w:r>
    </w:p>
    <w:p w14:paraId="2535FC0E" w14:textId="77777777" w:rsidR="009E73F9" w:rsidRDefault="00000000">
      <w:pPr>
        <w:pStyle w:val="ListParagraph"/>
        <w:numPr>
          <w:ilvl w:val="0"/>
          <w:numId w:val="2"/>
        </w:numPr>
        <w:spacing w:after="60"/>
      </w:pPr>
      <w:r>
        <w:t>The Collection owner cannot edit other Accounts' Drops</w:t>
      </w:r>
    </w:p>
    <w:p w14:paraId="23136620" w14:textId="77777777" w:rsidR="009E73F9" w:rsidRDefault="00000000">
      <w:pPr>
        <w:pStyle w:val="ListParagraph"/>
        <w:numPr>
          <w:ilvl w:val="0"/>
          <w:numId w:val="2"/>
        </w:numPr>
        <w:spacing w:after="60"/>
      </w:pPr>
      <w:r>
        <w:t>Capacity, pricing, and check-in remain at the individual Drop level</w:t>
      </w:r>
    </w:p>
    <w:p w14:paraId="3A41A694" w14:textId="77777777" w:rsidR="009E73F9" w:rsidRDefault="009E73F9">
      <w:pPr>
        <w:spacing w:after="80"/>
      </w:pPr>
    </w:p>
    <w:p w14:paraId="03A04426" w14:textId="77777777" w:rsidR="009E73F9" w:rsidRDefault="00000000">
      <w:pPr>
        <w:spacing w:after="120"/>
      </w:pPr>
      <w:r>
        <w:rPr>
          <w:b/>
          <w:bCs/>
        </w:rPr>
        <w:t>Acceptance Criteria:</w:t>
      </w:r>
    </w:p>
    <w:p w14:paraId="36632B1D" w14:textId="77777777" w:rsidR="009E73F9" w:rsidRDefault="00000000">
      <w:pPr>
        <w:pStyle w:val="ListParagraph"/>
        <w:numPr>
          <w:ilvl w:val="0"/>
          <w:numId w:val="2"/>
        </w:numPr>
        <w:spacing w:after="60"/>
      </w:pPr>
      <w:r>
        <w:t>AC-12.5.1: Collection creation requires title, description, banner, start date, end date.</w:t>
      </w:r>
    </w:p>
    <w:p w14:paraId="1579D20D" w14:textId="77777777" w:rsidR="009E73F9" w:rsidRDefault="00000000">
      <w:pPr>
        <w:pStyle w:val="ListParagraph"/>
        <w:numPr>
          <w:ilvl w:val="0"/>
          <w:numId w:val="2"/>
        </w:numPr>
        <w:spacing w:after="60"/>
      </w:pPr>
      <w:r>
        <w:t>AC-12.5.2: Invitation flow allows Accounts to accept/decline and add their Drops.</w:t>
      </w:r>
    </w:p>
    <w:p w14:paraId="7D7C0061" w14:textId="77777777" w:rsidR="009E73F9" w:rsidRDefault="00000000">
      <w:pPr>
        <w:pStyle w:val="ListParagraph"/>
        <w:numPr>
          <w:ilvl w:val="0"/>
          <w:numId w:val="2"/>
        </w:numPr>
        <w:spacing w:after="60"/>
      </w:pPr>
      <w:r>
        <w:t>AC-12.5.3: Drops within a Collection retain full independence (capacity, pricing, check-in).</w:t>
      </w:r>
    </w:p>
    <w:p w14:paraId="19278A44" w14:textId="77777777" w:rsidR="009E73F9" w:rsidRDefault="009E73F9">
      <w:pPr>
        <w:spacing w:after="80"/>
      </w:pPr>
    </w:p>
    <w:p w14:paraId="1CF0244D" w14:textId="77777777" w:rsidR="009E73F9" w:rsidRDefault="00000000">
      <w:pPr>
        <w:pStyle w:val="Heading2"/>
      </w:pPr>
      <w:bookmarkStart w:id="194" w:name="_Toc228879527"/>
      <w:r>
        <w:lastRenderedPageBreak/>
        <w:t>12.6 Consumer Discovery</w:t>
      </w:r>
      <w:bookmarkEnd w:id="194"/>
    </w:p>
    <w:p w14:paraId="43AD7065" w14:textId="77777777" w:rsidR="009E73F9" w:rsidRDefault="00000000">
      <w:pPr>
        <w:spacing w:after="120"/>
      </w:pPr>
      <w:r>
        <w:t>Each Collection has a unique URL and QR code for consumer discovery.</w:t>
      </w:r>
    </w:p>
    <w:p w14:paraId="6FBDA509" w14:textId="77777777" w:rsidR="009E73F9" w:rsidRDefault="009E73F9">
      <w:pPr>
        <w:spacing w:after="80"/>
      </w:pPr>
    </w:p>
    <w:p w14:paraId="59713C02" w14:textId="77777777" w:rsidR="009E73F9" w:rsidRDefault="00000000">
      <w:pPr>
        <w:spacing w:after="120"/>
      </w:pPr>
      <w:r>
        <w:rPr>
          <w:b/>
          <w:bCs/>
        </w:rPr>
        <w:t>Collection Page:</w:t>
      </w:r>
    </w:p>
    <w:p w14:paraId="68180E96" w14:textId="77777777" w:rsidR="009E73F9" w:rsidRDefault="00000000">
      <w:pPr>
        <w:pStyle w:val="ListParagraph"/>
        <w:numPr>
          <w:ilvl w:val="0"/>
          <w:numId w:val="2"/>
        </w:numPr>
        <w:spacing w:after="60"/>
      </w:pPr>
      <w:r>
        <w:t>URL format: nigh.com/c/[slug]</w:t>
      </w:r>
    </w:p>
    <w:p w14:paraId="7DF485FA" w14:textId="77777777" w:rsidR="009E73F9" w:rsidRDefault="00000000">
      <w:pPr>
        <w:pStyle w:val="ListParagraph"/>
        <w:numPr>
          <w:ilvl w:val="0"/>
          <w:numId w:val="2"/>
        </w:numPr>
        <w:spacing w:after="60"/>
      </w:pPr>
      <w:r>
        <w:t>Unique QR code (separate from individual Drop QRs)</w:t>
      </w:r>
    </w:p>
    <w:p w14:paraId="28C4C0D5" w14:textId="77777777" w:rsidR="009E73F9" w:rsidRDefault="00000000">
      <w:pPr>
        <w:pStyle w:val="ListParagraph"/>
        <w:numPr>
          <w:ilvl w:val="0"/>
          <w:numId w:val="2"/>
        </w:numPr>
        <w:spacing w:after="60"/>
      </w:pPr>
      <w:r>
        <w:t>Page displays: banner image, title, dates, description</w:t>
      </w:r>
    </w:p>
    <w:p w14:paraId="1F266C58" w14:textId="77777777" w:rsidR="009E73F9" w:rsidRDefault="00000000">
      <w:pPr>
        <w:pStyle w:val="ListParagraph"/>
        <w:numPr>
          <w:ilvl w:val="0"/>
          <w:numId w:val="2"/>
        </w:numPr>
        <w:spacing w:after="60"/>
      </w:pPr>
      <w:r>
        <w:t>Scrollable list of active Drops within the Collection</w:t>
      </w:r>
    </w:p>
    <w:p w14:paraId="201731F4" w14:textId="77777777" w:rsidR="009E73F9" w:rsidRDefault="00000000">
      <w:pPr>
        <w:pStyle w:val="ListParagraph"/>
        <w:numPr>
          <w:ilvl w:val="0"/>
          <w:numId w:val="2"/>
        </w:numPr>
        <w:spacing w:after="60"/>
      </w:pPr>
      <w:r>
        <w:t>Each Drop shows: host Account name, capacity remaining, price, Reserve button</w:t>
      </w:r>
    </w:p>
    <w:p w14:paraId="34E42A25" w14:textId="77777777" w:rsidR="009E73F9" w:rsidRDefault="00000000">
      <w:pPr>
        <w:pStyle w:val="ListParagraph"/>
        <w:numPr>
          <w:ilvl w:val="0"/>
          <w:numId w:val="2"/>
        </w:numPr>
        <w:spacing w:after="60"/>
      </w:pPr>
      <w:r>
        <w:t>Reservation from a Collection page is identical to standalone reservation -- same checkout flow</w:t>
      </w:r>
    </w:p>
    <w:p w14:paraId="30319260" w14:textId="77777777" w:rsidR="009E73F9" w:rsidRDefault="009E73F9">
      <w:pPr>
        <w:spacing w:after="80"/>
      </w:pPr>
    </w:p>
    <w:p w14:paraId="78C94AE8" w14:textId="77777777" w:rsidR="009E73F9" w:rsidRDefault="00000000">
      <w:pPr>
        <w:spacing w:after="120"/>
      </w:pPr>
      <w:r>
        <w:rPr>
          <w:b/>
          <w:bCs/>
        </w:rPr>
        <w:t>Acceptance Criteria:</w:t>
      </w:r>
    </w:p>
    <w:p w14:paraId="5D4BA4E9" w14:textId="77777777" w:rsidR="009E73F9" w:rsidRDefault="00000000">
      <w:pPr>
        <w:pStyle w:val="ListParagraph"/>
        <w:numPr>
          <w:ilvl w:val="0"/>
          <w:numId w:val="2"/>
        </w:numPr>
        <w:spacing w:after="60"/>
      </w:pPr>
      <w:r>
        <w:t>AC-12.6.1: Collection URL (nigh.com/c/[slug]) resolves to the Collection detail page.</w:t>
      </w:r>
    </w:p>
    <w:p w14:paraId="3A02576F" w14:textId="77777777" w:rsidR="009E73F9" w:rsidRDefault="00000000">
      <w:pPr>
        <w:pStyle w:val="ListParagraph"/>
        <w:numPr>
          <w:ilvl w:val="0"/>
          <w:numId w:val="2"/>
        </w:numPr>
        <w:spacing w:after="60"/>
      </w:pPr>
      <w:r>
        <w:t>AC-12.6.2: Collection QR code opens the Collection detail page.</w:t>
      </w:r>
    </w:p>
    <w:p w14:paraId="06E12088" w14:textId="77777777" w:rsidR="009E73F9" w:rsidRDefault="00000000">
      <w:pPr>
        <w:pStyle w:val="ListParagraph"/>
        <w:numPr>
          <w:ilvl w:val="0"/>
          <w:numId w:val="2"/>
        </w:numPr>
        <w:spacing w:after="60"/>
      </w:pPr>
      <w:r>
        <w:t>AC-12.6.3: Reservation from a Collection follows the standard checkout flow (Section 7.4).</w:t>
      </w:r>
    </w:p>
    <w:p w14:paraId="05A9C7C5" w14:textId="77777777" w:rsidR="009E73F9" w:rsidRDefault="009E73F9">
      <w:pPr>
        <w:spacing w:after="80"/>
      </w:pPr>
    </w:p>
    <w:p w14:paraId="5D61732F" w14:textId="77777777" w:rsidR="009E73F9" w:rsidRDefault="00000000">
      <w:pPr>
        <w:pStyle w:val="Heading2"/>
      </w:pPr>
      <w:bookmarkStart w:id="195" w:name="_Toc228879528"/>
      <w:r>
        <w:t>12.7 Collection Analytics</w:t>
      </w:r>
      <w:bookmarkEnd w:id="195"/>
    </w:p>
    <w:p w14:paraId="7E8CA8C3" w14:textId="77777777" w:rsidR="009E73F9" w:rsidRDefault="00000000">
      <w:pPr>
        <w:spacing w:after="120"/>
      </w:pPr>
      <w:r>
        <w:t>Collection analytics provide performance data at both the aggregate and individual Drop level.</w:t>
      </w:r>
    </w:p>
    <w:p w14:paraId="7533471C" w14:textId="77777777" w:rsidR="009E73F9" w:rsidRDefault="009E73F9">
      <w:pPr>
        <w:spacing w:after="80"/>
      </w:pPr>
    </w:p>
    <w:p w14:paraId="4B3BEA31" w14:textId="77777777" w:rsidR="009E73F9" w:rsidRDefault="00000000">
      <w:pPr>
        <w:spacing w:after="120"/>
      </w:pPr>
      <w:r>
        <w:rPr>
          <w:b/>
          <w:bCs/>
        </w:rPr>
        <w:t>Analytics Access:</w:t>
      </w:r>
    </w:p>
    <w:p w14:paraId="54943EBA" w14:textId="77777777" w:rsidR="009E73F9" w:rsidRDefault="00000000">
      <w:pPr>
        <w:pStyle w:val="ListParagraph"/>
        <w:numPr>
          <w:ilvl w:val="0"/>
          <w:numId w:val="2"/>
        </w:numPr>
        <w:spacing w:after="60"/>
      </w:pPr>
      <w:r>
        <w:t>Collection owner sees: total reservations, total check-ins, gross revenue, per-Drop breakdown</w:t>
      </w:r>
    </w:p>
    <w:p w14:paraId="5637591C" w14:textId="77777777" w:rsidR="009E73F9" w:rsidRDefault="00000000">
      <w:pPr>
        <w:pStyle w:val="ListParagraph"/>
        <w:numPr>
          <w:ilvl w:val="0"/>
          <w:numId w:val="2"/>
        </w:numPr>
        <w:spacing w:after="60"/>
      </w:pPr>
      <w:r>
        <w:t>Individual Org hosts see only their own Drop's analytics (not other participants' data)</w:t>
      </w:r>
    </w:p>
    <w:p w14:paraId="24626476" w14:textId="77777777" w:rsidR="009E73F9" w:rsidRDefault="00000000">
      <w:pPr>
        <w:pStyle w:val="ListParagraph"/>
        <w:numPr>
          <w:ilvl w:val="0"/>
          <w:numId w:val="2"/>
        </w:numPr>
        <w:spacing w:after="60"/>
      </w:pPr>
      <w:r>
        <w:t>Enterprise-owned Collections see roll-up totals across all participating Drops</w:t>
      </w:r>
    </w:p>
    <w:p w14:paraId="6DB4BBCF" w14:textId="77777777" w:rsidR="009E73F9" w:rsidRDefault="009E73F9">
      <w:pPr>
        <w:spacing w:after="80"/>
      </w:pPr>
    </w:p>
    <w:p w14:paraId="4995F633" w14:textId="77777777" w:rsidR="009E73F9" w:rsidRDefault="00000000">
      <w:pPr>
        <w:spacing w:after="120"/>
      </w:pPr>
      <w:r>
        <w:rPr>
          <w:b/>
          <w:bCs/>
        </w:rPr>
        <w:t>Acceptance Criteria:</w:t>
      </w:r>
    </w:p>
    <w:p w14:paraId="1912E210" w14:textId="77777777" w:rsidR="009E73F9" w:rsidRDefault="00000000">
      <w:pPr>
        <w:pStyle w:val="ListParagraph"/>
        <w:numPr>
          <w:ilvl w:val="0"/>
          <w:numId w:val="2"/>
        </w:numPr>
        <w:spacing w:after="60"/>
      </w:pPr>
      <w:r>
        <w:t>AC-12.7.1: Collection owner sees aggregate dashboard with per-Drop breakdown.</w:t>
      </w:r>
    </w:p>
    <w:p w14:paraId="047749FF" w14:textId="77777777" w:rsidR="009E73F9" w:rsidRDefault="00000000">
      <w:pPr>
        <w:pStyle w:val="ListParagraph"/>
        <w:numPr>
          <w:ilvl w:val="0"/>
          <w:numId w:val="2"/>
        </w:numPr>
        <w:spacing w:after="60"/>
      </w:pPr>
      <w:r>
        <w:t>AC-12.7.2: Individual hosts see only their own Drop analytics within the Collection context.</w:t>
      </w:r>
    </w:p>
    <w:p w14:paraId="6F5E685E" w14:textId="77777777" w:rsidR="009E73F9" w:rsidRDefault="00000000">
      <w:pPr>
        <w:pStyle w:val="ListParagraph"/>
        <w:numPr>
          <w:ilvl w:val="0"/>
          <w:numId w:val="2"/>
        </w:numPr>
        <w:spacing w:after="60"/>
      </w:pPr>
      <w:r>
        <w:t>AC-12.7.3: Access controls enforce per-Account data isolation.</w:t>
      </w:r>
    </w:p>
    <w:p w14:paraId="13D6C8D9" w14:textId="77777777" w:rsidR="009E73F9" w:rsidRDefault="00000000">
      <w:r>
        <w:br w:type="page"/>
      </w:r>
    </w:p>
    <w:p w14:paraId="31E3F97C" w14:textId="77777777" w:rsidR="009E73F9" w:rsidRDefault="00000000">
      <w:pPr>
        <w:pStyle w:val="Heading1"/>
      </w:pPr>
      <w:bookmarkStart w:id="196" w:name="_Toc228879529"/>
      <w:r>
        <w:lastRenderedPageBreak/>
        <w:t>13. Niya AI Assistant</w:t>
      </w:r>
      <w:bookmarkEnd w:id="196"/>
    </w:p>
    <w:p w14:paraId="11E6DCEC" w14:textId="77777777" w:rsidR="009E73F9" w:rsidRDefault="00000000">
      <w:pPr>
        <w:spacing w:after="120"/>
      </w:pPr>
      <w:r>
        <w:t>Niya is Nigh's AI assistant, integrated across all three applications (Consumer, Pro, Support). Niya provides contextual assistance within the strict boundary of social local commerce. Niya is not a general-purpose AI -- it is purpose-built for the Nigh ecosystem.</w:t>
      </w:r>
    </w:p>
    <w:p w14:paraId="60B5F92A" w14:textId="77777777" w:rsidR="009E73F9" w:rsidRDefault="009E73F9">
      <w:pPr>
        <w:spacing w:after="80"/>
      </w:pPr>
    </w:p>
    <w:p w14:paraId="40249946" w14:textId="77777777" w:rsidR="009E73F9" w:rsidRDefault="00000000">
      <w:pPr>
        <w:pStyle w:val="Heading2"/>
      </w:pPr>
      <w:bookmarkStart w:id="197" w:name="_Toc228879530"/>
      <w:r>
        <w:t>13.1 Niya Across Three Apps</w:t>
      </w:r>
      <w:bookmarkEnd w:id="197"/>
    </w:p>
    <w:p w14:paraId="5718E42D" w14:textId="77777777" w:rsidR="009E73F9" w:rsidRDefault="00000000">
      <w:pPr>
        <w:spacing w:after="120"/>
      </w:pPr>
      <w:r>
        <w:t>Niya's capabilities and behavior adapt based on the application context:</w:t>
      </w:r>
    </w:p>
    <w:p w14:paraId="70F672B4" w14:textId="77777777" w:rsidR="009E73F9" w:rsidRDefault="009E73F9">
      <w:pPr>
        <w:spacing w:after="80"/>
      </w:pPr>
    </w:p>
    <w:p w14:paraId="399B53DC" w14:textId="77777777" w:rsidR="009E73F9" w:rsidRDefault="00000000">
      <w:pPr>
        <w:spacing w:after="120"/>
      </w:pPr>
      <w:r>
        <w:rPr>
          <w:b/>
          <w:bCs/>
        </w:rPr>
        <w:t>Nigh Drops (Consumer App):</w:t>
      </w:r>
    </w:p>
    <w:p w14:paraId="16ECEB20" w14:textId="77777777" w:rsidR="009E73F9" w:rsidRDefault="00000000">
      <w:pPr>
        <w:pStyle w:val="ListParagraph"/>
        <w:numPr>
          <w:ilvl w:val="0"/>
          <w:numId w:val="2"/>
        </w:numPr>
        <w:spacing w:after="60"/>
      </w:pPr>
      <w:r>
        <w:t>Discovery assistance: suggest Drops based on preferences and location (especially in empty feed state)</w:t>
      </w:r>
    </w:p>
    <w:p w14:paraId="1A04FA0D" w14:textId="77777777" w:rsidR="009E73F9" w:rsidRDefault="00000000">
      <w:pPr>
        <w:pStyle w:val="ListParagraph"/>
        <w:numPr>
          <w:ilvl w:val="0"/>
          <w:numId w:val="2"/>
        </w:numPr>
        <w:spacing w:after="60"/>
      </w:pPr>
      <w:r>
        <w:t>Reservation guidance: answer questions about Drops, pricing, venue details</w:t>
      </w:r>
    </w:p>
    <w:p w14:paraId="4BF98CE1" w14:textId="77777777" w:rsidR="009E73F9" w:rsidRDefault="00000000">
      <w:pPr>
        <w:pStyle w:val="ListParagraph"/>
        <w:numPr>
          <w:ilvl w:val="0"/>
          <w:numId w:val="2"/>
        </w:numPr>
        <w:spacing w:after="60"/>
      </w:pPr>
      <w:r>
        <w:t>Re-engagement: prompt returning users about upcoming Drops from followed Accounts</w:t>
      </w:r>
    </w:p>
    <w:p w14:paraId="3F9E6A81" w14:textId="77777777" w:rsidR="009E73F9" w:rsidRDefault="00000000">
      <w:pPr>
        <w:pStyle w:val="ListParagraph"/>
        <w:numPr>
          <w:ilvl w:val="0"/>
          <w:numId w:val="2"/>
        </w:numPr>
        <w:spacing w:after="60"/>
      </w:pPr>
      <w:r>
        <w:t>Heads Up surfacing: present relevant Heads Up messages conversationally (not as feed items)</w:t>
      </w:r>
    </w:p>
    <w:p w14:paraId="3B68BDBE" w14:textId="77777777" w:rsidR="009E73F9" w:rsidRDefault="009E73F9">
      <w:pPr>
        <w:spacing w:after="80"/>
      </w:pPr>
    </w:p>
    <w:p w14:paraId="3C43E48F" w14:textId="77777777" w:rsidR="009E73F9" w:rsidRDefault="00000000">
      <w:pPr>
        <w:spacing w:after="120"/>
      </w:pPr>
      <w:r>
        <w:rPr>
          <w:b/>
          <w:bCs/>
        </w:rPr>
        <w:t>Nigh Host (Business App):</w:t>
      </w:r>
    </w:p>
    <w:p w14:paraId="13A4272E" w14:textId="77777777" w:rsidR="009E73F9" w:rsidRDefault="00000000">
      <w:pPr>
        <w:pStyle w:val="ListParagraph"/>
        <w:numPr>
          <w:ilvl w:val="0"/>
          <w:numId w:val="2"/>
        </w:numPr>
        <w:spacing w:after="60"/>
      </w:pPr>
      <w:r>
        <w:t>Drop creation assistance: suggest titles, descriptions, pricing, and timing based on past performance and category patterns</w:t>
      </w:r>
    </w:p>
    <w:p w14:paraId="1B7FD266" w14:textId="77777777" w:rsidR="009E73F9" w:rsidRDefault="00000000">
      <w:pPr>
        <w:pStyle w:val="ListParagraph"/>
        <w:numPr>
          <w:ilvl w:val="0"/>
          <w:numId w:val="2"/>
        </w:numPr>
        <w:spacing w:after="60"/>
      </w:pPr>
      <w:r>
        <w:t>Performance analysis: summarize Drop metrics, identify trends, compare to historical averages</w:t>
      </w:r>
    </w:p>
    <w:p w14:paraId="11B75FDC" w14:textId="77777777" w:rsidR="009E73F9" w:rsidRDefault="00000000">
      <w:pPr>
        <w:pStyle w:val="ListParagraph"/>
        <w:numPr>
          <w:ilvl w:val="0"/>
          <w:numId w:val="2"/>
        </w:numPr>
        <w:spacing w:after="60"/>
      </w:pPr>
      <w:r>
        <w:t>Timing recommendations: suggest optimal Drop start times</w:t>
      </w:r>
    </w:p>
    <w:p w14:paraId="42E5355E" w14:textId="77777777" w:rsidR="009E73F9" w:rsidRDefault="00000000">
      <w:pPr>
        <w:pStyle w:val="ListParagraph"/>
        <w:numPr>
          <w:ilvl w:val="0"/>
          <w:numId w:val="2"/>
        </w:numPr>
        <w:spacing w:after="60"/>
      </w:pPr>
      <w:r>
        <w:t>Heads Up creation: create and send Heads Up broadcasts via text chat (the only creation method)</w:t>
      </w:r>
    </w:p>
    <w:p w14:paraId="6E3D24B2" w14:textId="77777777" w:rsidR="009E73F9" w:rsidRDefault="00000000">
      <w:pPr>
        <w:pStyle w:val="ListParagraph"/>
        <w:numPr>
          <w:ilvl w:val="0"/>
          <w:numId w:val="2"/>
        </w:numPr>
        <w:spacing w:after="60"/>
      </w:pPr>
      <w:r>
        <w:t>Onboarding guidance: walk new hosts through setup, explain features, troubleshoot common issues</w:t>
      </w:r>
    </w:p>
    <w:p w14:paraId="3AB5C0CB" w14:textId="77777777" w:rsidR="009E73F9" w:rsidRDefault="00000000">
      <w:pPr>
        <w:pStyle w:val="ListParagraph"/>
        <w:numPr>
          <w:ilvl w:val="0"/>
          <w:numId w:val="2"/>
        </w:numPr>
        <w:spacing w:after="60"/>
      </w:pPr>
      <w:r>
        <w:t>QR sticker help: guide the linking process</w:t>
      </w:r>
    </w:p>
    <w:p w14:paraId="69B1F673" w14:textId="77777777" w:rsidR="009E73F9" w:rsidRDefault="00000000">
      <w:pPr>
        <w:pStyle w:val="ListParagraph"/>
        <w:numPr>
          <w:ilvl w:val="0"/>
          <w:numId w:val="2"/>
        </w:numPr>
        <w:spacing w:after="60"/>
      </w:pPr>
      <w:r>
        <w:t>Team management guidance: explain roles, help with invitations</w:t>
      </w:r>
    </w:p>
    <w:p w14:paraId="7C41C395" w14:textId="77777777" w:rsidR="00AA0001" w:rsidRDefault="00000000">
      <w:pPr>
        <w:spacing w:after="120"/>
      </w:pPr>
      <w:r>
        <w:t xml:space="preserve">In the Host app, Niya’s capabilities are gated by the user’s role. Users without drop creation permission do not see the Create a Drop or Repeat a Past Drop options. Context-aware prompts are filtered to show only role-appropriate suggestions. The Niya Create and Review flows redirect users without permission to the Manage &amp; Ask mode. See Section 8.15.2 for the complete gating specification.</w:t>
      </w:r>
    </w:p>
    <w:p w14:paraId="6B487749" w14:textId="77777777" w:rsidR="009E73F9" w:rsidRDefault="009E73F9">
      <w:pPr>
        <w:spacing w:after="80"/>
      </w:pPr>
    </w:p>
    <w:p w14:paraId="56151FBB" w14:textId="77777777" w:rsidR="009E73F9" w:rsidRDefault="00000000">
      <w:pPr>
        <w:spacing w:after="120"/>
      </w:pPr>
      <w:r>
        <w:rPr>
          <w:b/>
          <w:bCs/>
        </w:rPr>
        <w:t>Nigh Support (Internal App):</w:t>
      </w:r>
    </w:p>
    <w:p w14:paraId="036F3EA6" w14:textId="77777777" w:rsidR="009E73F9" w:rsidRDefault="00000000">
      <w:pPr>
        <w:pStyle w:val="ListParagraph"/>
        <w:numPr>
          <w:ilvl w:val="0"/>
          <w:numId w:val="2"/>
        </w:numPr>
        <w:spacing w:after="60"/>
      </w:pPr>
      <w:r>
        <w:t>Context surfacing: pull relevant Account, Drop, and reservation context for support agents</w:t>
      </w:r>
    </w:p>
    <w:p w14:paraId="5DC3277E" w14:textId="77777777" w:rsidR="009E73F9" w:rsidRDefault="00000000">
      <w:pPr>
        <w:pStyle w:val="ListParagraph"/>
        <w:numPr>
          <w:ilvl w:val="0"/>
          <w:numId w:val="2"/>
        </w:numPr>
        <w:spacing w:after="60"/>
      </w:pPr>
      <w:r>
        <w:t>Transaction history: summarize payment and reservation timelines</w:t>
      </w:r>
    </w:p>
    <w:p w14:paraId="22CEE7AA" w14:textId="77777777" w:rsidR="009E73F9" w:rsidRDefault="00000000">
      <w:pPr>
        <w:pStyle w:val="ListParagraph"/>
        <w:numPr>
          <w:ilvl w:val="0"/>
          <w:numId w:val="2"/>
        </w:numPr>
        <w:spacing w:after="60"/>
      </w:pPr>
      <w:r>
        <w:t>Anomaly flagging: identify unusual patterns (rapid cancellations, suspicious activity)</w:t>
      </w:r>
    </w:p>
    <w:p w14:paraId="769A24E5" w14:textId="77777777" w:rsidR="009E73F9" w:rsidRDefault="00000000">
      <w:pPr>
        <w:pStyle w:val="ListParagraph"/>
        <w:numPr>
          <w:ilvl w:val="0"/>
          <w:numId w:val="2"/>
        </w:numPr>
        <w:spacing w:after="60"/>
      </w:pPr>
      <w:r>
        <w:t>Issue diagnosis: help agents understand root causes of reported problems</w:t>
      </w:r>
    </w:p>
    <w:p w14:paraId="1286519E" w14:textId="77777777" w:rsidR="009E73F9" w:rsidRDefault="009E73F9">
      <w:pPr>
        <w:spacing w:after="80"/>
      </w:pPr>
    </w:p>
    <w:p w14:paraId="45F5C795" w14:textId="77777777" w:rsidR="009E73F9" w:rsidRDefault="00000000">
      <w:pPr>
        <w:spacing w:after="120"/>
      </w:pPr>
      <w:r>
        <w:rPr>
          <w:b/>
          <w:bCs/>
        </w:rPr>
        <w:t>Acceptance Criteria:</w:t>
      </w:r>
    </w:p>
    <w:p w14:paraId="00F666EA" w14:textId="77777777" w:rsidR="009E73F9" w:rsidRDefault="00000000">
      <w:pPr>
        <w:pStyle w:val="ListParagraph"/>
        <w:numPr>
          <w:ilvl w:val="0"/>
          <w:numId w:val="2"/>
        </w:numPr>
        <w:spacing w:after="60"/>
      </w:pPr>
      <w:r>
        <w:t>AC-13.1.1: Niya is accessible in all three apps with role-appropriate capabilities.</w:t>
      </w:r>
    </w:p>
    <w:p w14:paraId="07D6D2F0" w14:textId="77777777" w:rsidR="009E73F9" w:rsidRDefault="00000000">
      <w:pPr>
        <w:pStyle w:val="ListParagraph"/>
        <w:numPr>
          <w:ilvl w:val="0"/>
          <w:numId w:val="2"/>
        </w:numPr>
        <w:spacing w:after="60"/>
      </w:pPr>
      <w:r>
        <w:t>AC-13.1.2: Consumer Niya can suggest Drops and surface Heads Ups.</w:t>
      </w:r>
    </w:p>
    <w:p w14:paraId="5766EFF1" w14:textId="77777777" w:rsidR="009E73F9" w:rsidRDefault="00000000">
      <w:pPr>
        <w:pStyle w:val="ListParagraph"/>
        <w:numPr>
          <w:ilvl w:val="0"/>
          <w:numId w:val="2"/>
        </w:numPr>
        <w:spacing w:after="60"/>
      </w:pPr>
      <w:r>
        <w:lastRenderedPageBreak/>
        <w:t>AC-13.1.3: Pro Niya can assist with Drop creation and is the sole interface for Heads Up creation.</w:t>
      </w:r>
    </w:p>
    <w:p w14:paraId="230FE315" w14:textId="77777777" w:rsidR="009E73F9" w:rsidRDefault="00000000">
      <w:pPr>
        <w:pStyle w:val="ListParagraph"/>
        <w:numPr>
          <w:ilvl w:val="0"/>
          <w:numId w:val="2"/>
        </w:numPr>
        <w:spacing w:after="60"/>
      </w:pPr>
      <w:r>
        <w:t>AC-13.1.4: Support Niya surfaces context and flags anomalies without taking autonomous actions.</w:t>
      </w:r>
    </w:p>
    <w:p w14:paraId="3387556D" w14:textId="77777777" w:rsidR="009E73F9" w:rsidRDefault="009E73F9">
      <w:pPr>
        <w:spacing w:after="80"/>
      </w:pPr>
    </w:p>
    <w:p w14:paraId="69E5044C" w14:textId="77777777" w:rsidR="009E73F9" w:rsidRDefault="00000000">
      <w:pPr>
        <w:pStyle w:val="Heading2"/>
      </w:pPr>
      <w:bookmarkStart w:id="198" w:name="_Toc228879531"/>
      <w:r>
        <w:t>13.2 Scope Boundary</w:t>
      </w:r>
      <w:bookmarkEnd w:id="198"/>
    </w:p>
    <w:p w14:paraId="11E2BF50" w14:textId="77777777" w:rsidR="009E73F9" w:rsidRDefault="00000000">
      <w:pPr>
        <w:spacing w:after="120"/>
      </w:pPr>
      <w:r>
        <w:t>Niya is strictly limited to social local commerce. It will not help with queries outside this domain.</w:t>
      </w:r>
    </w:p>
    <w:p w14:paraId="42D22286" w14:textId="77777777" w:rsidR="009E73F9" w:rsidRDefault="009E73F9">
      <w:pPr>
        <w:spacing w:after="80"/>
      </w:pPr>
    </w:p>
    <w:p w14:paraId="12834CF1" w14:textId="77777777" w:rsidR="009E73F9" w:rsidRDefault="00000000">
      <w:pPr>
        <w:spacing w:after="120"/>
      </w:pPr>
      <w:r>
        <w:rPr>
          <w:b/>
          <w:bCs/>
        </w:rPr>
        <w:t>Out of Scope:</w:t>
      </w:r>
    </w:p>
    <w:p w14:paraId="522B805B" w14:textId="77777777" w:rsidR="009E73F9" w:rsidRDefault="00000000">
      <w:pPr>
        <w:pStyle w:val="ListParagraph"/>
        <w:numPr>
          <w:ilvl w:val="0"/>
          <w:numId w:val="2"/>
        </w:numPr>
        <w:spacing w:after="60"/>
      </w:pPr>
      <w:r>
        <w:t>General knowledge questions unrelated to Nigh or local commerce</w:t>
      </w:r>
    </w:p>
    <w:p w14:paraId="69E815D9" w14:textId="77777777" w:rsidR="009E73F9" w:rsidRDefault="00000000">
      <w:pPr>
        <w:pStyle w:val="ListParagraph"/>
        <w:numPr>
          <w:ilvl w:val="0"/>
          <w:numId w:val="2"/>
        </w:numPr>
        <w:spacing w:after="60"/>
      </w:pPr>
      <w:r>
        <w:t>Product recommendations for items/services not on the Nigh platform</w:t>
      </w:r>
    </w:p>
    <w:p w14:paraId="079B0A2A" w14:textId="77777777" w:rsidR="009E73F9" w:rsidRDefault="00000000">
      <w:pPr>
        <w:pStyle w:val="ListParagraph"/>
        <w:numPr>
          <w:ilvl w:val="0"/>
          <w:numId w:val="2"/>
        </w:numPr>
        <w:spacing w:after="60"/>
      </w:pPr>
      <w:r>
        <w:t>External customer service (Niya does not contact third parties)</w:t>
      </w:r>
    </w:p>
    <w:p w14:paraId="61E1A90D" w14:textId="77777777" w:rsidR="009E73F9" w:rsidRDefault="00000000">
      <w:pPr>
        <w:pStyle w:val="ListParagraph"/>
        <w:numPr>
          <w:ilvl w:val="0"/>
          <w:numId w:val="2"/>
        </w:numPr>
        <w:spacing w:after="60"/>
      </w:pPr>
      <w:r>
        <w:t>Financial advice, legal guidance, or medical information</w:t>
      </w:r>
    </w:p>
    <w:p w14:paraId="291F2F9E" w14:textId="77777777" w:rsidR="009E73F9" w:rsidRDefault="009E73F9">
      <w:pPr>
        <w:spacing w:after="80"/>
      </w:pPr>
    </w:p>
    <w:p w14:paraId="2C727659" w14:textId="77777777" w:rsidR="009E73F9" w:rsidRDefault="00000000">
      <w:pPr>
        <w:spacing w:after="120"/>
      </w:pPr>
      <w:r>
        <w:rPr>
          <w:b/>
          <w:bCs/>
        </w:rPr>
        <w:t>Redirect Behavior:</w:t>
      </w:r>
    </w:p>
    <w:p w14:paraId="3E3305C8" w14:textId="77777777" w:rsidR="009E73F9" w:rsidRDefault="00000000">
      <w:pPr>
        <w:spacing w:after="120"/>
      </w:pPr>
      <w:r>
        <w:t>When a consumer or host asks an out-of-scope question, Niya politely acknowledges the question and redirects to its area of expertise. Example: 'I'm focused on helping you discover great local experiences on Nigh. For that question, I'd suggest [appropriate external resource]. Can I help you find something to do nearby?'</w:t>
      </w:r>
    </w:p>
    <w:p w14:paraId="46718E24" w14:textId="77777777" w:rsidR="009E73F9" w:rsidRDefault="009E73F9">
      <w:pPr>
        <w:spacing w:after="80"/>
      </w:pPr>
    </w:p>
    <w:p w14:paraId="0D66D5AB" w14:textId="77777777" w:rsidR="009E73F9" w:rsidRDefault="00000000">
      <w:pPr>
        <w:spacing w:after="120"/>
      </w:pPr>
      <w:r>
        <w:rPr>
          <w:b/>
          <w:bCs/>
        </w:rPr>
        <w:t>Acceptance Criteria:</w:t>
      </w:r>
    </w:p>
    <w:p w14:paraId="3D1FCBC0" w14:textId="77777777" w:rsidR="009E73F9" w:rsidRDefault="00000000">
      <w:pPr>
        <w:pStyle w:val="ListParagraph"/>
        <w:numPr>
          <w:ilvl w:val="0"/>
          <w:numId w:val="2"/>
        </w:numPr>
        <w:spacing w:after="60"/>
      </w:pPr>
      <w:r>
        <w:t>AC-13.2.1: Niya redirects non-commerce questions politely.</w:t>
      </w:r>
    </w:p>
    <w:p w14:paraId="07D85B4C" w14:textId="77777777" w:rsidR="009E73F9" w:rsidRDefault="00000000">
      <w:pPr>
        <w:pStyle w:val="ListParagraph"/>
        <w:numPr>
          <w:ilvl w:val="0"/>
          <w:numId w:val="2"/>
        </w:numPr>
        <w:spacing w:after="60"/>
      </w:pPr>
      <w:r>
        <w:t>AC-13.2.2: Niya does not generate responses for out-of-scope topics.</w:t>
      </w:r>
    </w:p>
    <w:p w14:paraId="12331E39" w14:textId="77777777" w:rsidR="009E73F9" w:rsidRDefault="009E73F9">
      <w:pPr>
        <w:spacing w:after="80"/>
      </w:pPr>
    </w:p>
    <w:p w14:paraId="4E1B193E" w14:textId="77777777" w:rsidR="009E73F9" w:rsidRDefault="00000000">
      <w:pPr>
        <w:pStyle w:val="Heading2"/>
      </w:pPr>
      <w:bookmarkStart w:id="199" w:name="_Toc228879532"/>
      <w:r>
        <w:t>13.3 Conversation History (v1)</w:t>
      </w:r>
      <w:bookmarkEnd w:id="199"/>
    </w:p>
    <w:p w14:paraId="00A443A2" w14:textId="77777777" w:rsidR="009E73F9" w:rsidRDefault="00000000">
      <w:pPr>
        <w:spacing w:after="120"/>
      </w:pPr>
      <w:r>
        <w:t>Niya maintains conversation history per consumer account across sessions. This enables contextual follow-ups and personalized recommendations.</w:t>
      </w:r>
    </w:p>
    <w:p w14:paraId="38C344BD" w14:textId="77777777" w:rsidR="009E73F9" w:rsidRDefault="009E73F9">
      <w:pPr>
        <w:spacing w:after="80"/>
      </w:pPr>
    </w:p>
    <w:p w14:paraId="3630EAEB" w14:textId="77777777" w:rsidR="009E73F9" w:rsidRDefault="00000000">
      <w:pPr>
        <w:spacing w:after="120"/>
      </w:pPr>
      <w:r>
        <w:rPr>
          <w:b/>
          <w:bCs/>
        </w:rPr>
        <w:t>History Rules:</w:t>
      </w:r>
    </w:p>
    <w:p w14:paraId="0DB0F9AA" w14:textId="77777777" w:rsidR="009E73F9" w:rsidRDefault="00000000">
      <w:pPr>
        <w:pStyle w:val="ListParagraph"/>
        <w:numPr>
          <w:ilvl w:val="0"/>
          <w:numId w:val="2"/>
        </w:numPr>
        <w:spacing w:after="60"/>
      </w:pPr>
      <w:r>
        <w:t>History persists across app sessions (closing and reopening the app preserves history)</w:t>
      </w:r>
    </w:p>
    <w:p w14:paraId="59669C63" w14:textId="77777777" w:rsidR="009E73F9" w:rsidRDefault="00000000">
      <w:pPr>
        <w:pStyle w:val="ListParagraph"/>
        <w:numPr>
          <w:ilvl w:val="0"/>
          <w:numId w:val="2"/>
        </w:numPr>
        <w:spacing w:after="60"/>
      </w:pPr>
      <w:r>
        <w:t>History is tied to the consumer account, not the device. Logging in on a new device restores history.</w:t>
      </w:r>
    </w:p>
    <w:p w14:paraId="508A738E" w14:textId="77777777" w:rsidR="009E73F9" w:rsidRDefault="00000000">
      <w:pPr>
        <w:pStyle w:val="ListParagraph"/>
        <w:numPr>
          <w:ilvl w:val="0"/>
          <w:numId w:val="2"/>
        </w:numPr>
        <w:spacing w:after="60"/>
      </w:pPr>
      <w:r>
        <w:t>Uses prior context to improve relevance of suggestions and responses</w:t>
      </w:r>
    </w:p>
    <w:p w14:paraId="6A7FF682" w14:textId="77777777" w:rsidR="009E73F9" w:rsidRDefault="00000000">
      <w:pPr>
        <w:pStyle w:val="ListParagraph"/>
        <w:numPr>
          <w:ilvl w:val="0"/>
          <w:numId w:val="2"/>
        </w:numPr>
        <w:spacing w:after="60"/>
      </w:pPr>
      <w:r>
        <w:t>Consumers can clear their conversation history from Settings</w:t>
      </w:r>
    </w:p>
    <w:p w14:paraId="4A20D6F5" w14:textId="77777777" w:rsidR="009E73F9" w:rsidRDefault="009E73F9">
      <w:pPr>
        <w:spacing w:after="80"/>
      </w:pPr>
    </w:p>
    <w:p w14:paraId="68E346E6" w14:textId="77777777" w:rsidR="009E73F9" w:rsidRDefault="00000000">
      <w:pPr>
        <w:spacing w:after="120"/>
      </w:pPr>
      <w:r>
        <w:rPr>
          <w:b/>
          <w:bCs/>
        </w:rPr>
        <w:t>Acceptance Criteria:</w:t>
      </w:r>
    </w:p>
    <w:p w14:paraId="7223D3D9" w14:textId="77777777" w:rsidR="009E73F9" w:rsidRDefault="00000000">
      <w:pPr>
        <w:pStyle w:val="ListParagraph"/>
        <w:numPr>
          <w:ilvl w:val="0"/>
          <w:numId w:val="2"/>
        </w:numPr>
        <w:spacing w:after="60"/>
      </w:pPr>
      <w:r>
        <w:t>AC-13.3.1: Conversation history persists across sessions.</w:t>
      </w:r>
    </w:p>
    <w:p w14:paraId="6383140E" w14:textId="77777777" w:rsidR="009E73F9" w:rsidRDefault="00000000">
      <w:pPr>
        <w:pStyle w:val="ListParagraph"/>
        <w:numPr>
          <w:ilvl w:val="0"/>
          <w:numId w:val="2"/>
        </w:numPr>
        <w:spacing w:after="60"/>
      </w:pPr>
      <w:r>
        <w:t>AC-13.3.2: History is clearable from Settings.</w:t>
      </w:r>
    </w:p>
    <w:p w14:paraId="36A55067" w14:textId="77777777" w:rsidR="009E73F9" w:rsidRDefault="00000000">
      <w:pPr>
        <w:pStyle w:val="ListParagraph"/>
        <w:numPr>
          <w:ilvl w:val="0"/>
          <w:numId w:val="2"/>
        </w:numPr>
        <w:spacing w:after="60"/>
      </w:pPr>
      <w:r>
        <w:lastRenderedPageBreak/>
        <w:t>AC-13.3.3: History is tied to the account, not the device.</w:t>
      </w:r>
    </w:p>
    <w:p w14:paraId="7F0A47CC" w14:textId="77777777" w:rsidR="009E73F9" w:rsidRDefault="009E73F9">
      <w:pPr>
        <w:spacing w:after="80"/>
      </w:pPr>
    </w:p>
    <w:p w14:paraId="487148C8" w14:textId="77777777" w:rsidR="009E73F9" w:rsidRDefault="00000000">
      <w:pPr>
        <w:pStyle w:val="Heading2"/>
      </w:pPr>
      <w:bookmarkStart w:id="200" w:name="_Toc228879533"/>
      <w:r>
        <w:t>13.4 Preference Capture</w:t>
      </w:r>
      <w:bookmarkEnd w:id="200"/>
    </w:p>
    <w:p w14:paraId="3D01FB3F" w14:textId="77777777" w:rsidR="009E73F9" w:rsidRDefault="00000000">
      <w:pPr>
        <w:spacing w:after="120"/>
      </w:pPr>
      <w:r>
        <w:t>Niya builds a preference profile for each consumer through explicit and implicit signals, scoped strictly to social local commerce.</w:t>
      </w:r>
    </w:p>
    <w:p w14:paraId="10106A85" w14:textId="77777777" w:rsidR="009E73F9" w:rsidRDefault="009E73F9">
      <w:pPr>
        <w:spacing w:after="80"/>
      </w:pPr>
    </w:p>
    <w:p w14:paraId="60D3207E" w14:textId="77777777" w:rsidR="009E73F9" w:rsidRDefault="00000000">
      <w:pPr>
        <w:spacing w:after="120"/>
      </w:pPr>
      <w:r>
        <w:rPr>
          <w:b/>
          <w:bCs/>
        </w:rPr>
        <w:t>Explicit Preferences:</w:t>
      </w:r>
    </w:p>
    <w:p w14:paraId="1E927A1C" w14:textId="77777777" w:rsidR="009E73F9" w:rsidRDefault="00000000">
      <w:pPr>
        <w:pStyle w:val="ListParagraph"/>
        <w:numPr>
          <w:ilvl w:val="0"/>
          <w:numId w:val="2"/>
        </w:numPr>
        <w:spacing w:after="60"/>
      </w:pPr>
      <w:r>
        <w:t>Stated preferences in conversation (e.g., 'I love Italian food', 'I prefer evening events')</w:t>
      </w:r>
    </w:p>
    <w:p w14:paraId="74635312" w14:textId="77777777" w:rsidR="009E73F9" w:rsidRDefault="00000000">
      <w:pPr>
        <w:pStyle w:val="ListParagraph"/>
        <w:numPr>
          <w:ilvl w:val="0"/>
          <w:numId w:val="2"/>
        </w:numPr>
        <w:spacing w:after="60"/>
      </w:pPr>
      <w:r>
        <w:t>Category selections during onboarding or settings</w:t>
      </w:r>
    </w:p>
    <w:p w14:paraId="2176BDA5" w14:textId="77777777" w:rsidR="009E73F9" w:rsidRDefault="009E73F9">
      <w:pPr>
        <w:spacing w:after="80"/>
      </w:pPr>
    </w:p>
    <w:p w14:paraId="63563031" w14:textId="77777777" w:rsidR="009E73F9" w:rsidRDefault="00000000">
      <w:pPr>
        <w:spacing w:after="120"/>
      </w:pPr>
      <w:r>
        <w:rPr>
          <w:b/>
          <w:bCs/>
        </w:rPr>
        <w:t>Implicit Preferences:</w:t>
      </w:r>
    </w:p>
    <w:p w14:paraId="7C83AC0D" w14:textId="77777777" w:rsidR="009E73F9" w:rsidRDefault="00000000">
      <w:pPr>
        <w:pStyle w:val="ListParagraph"/>
        <w:numPr>
          <w:ilvl w:val="0"/>
          <w:numId w:val="2"/>
        </w:numPr>
        <w:spacing w:after="60"/>
      </w:pPr>
      <w:r>
        <w:t>Drops attended (category, venue type, price range, timing)</w:t>
      </w:r>
    </w:p>
    <w:p w14:paraId="626C7046" w14:textId="77777777" w:rsidR="009E73F9" w:rsidRDefault="00000000">
      <w:pPr>
        <w:pStyle w:val="ListParagraph"/>
        <w:numPr>
          <w:ilvl w:val="0"/>
          <w:numId w:val="2"/>
        </w:numPr>
        <w:spacing w:after="60"/>
      </w:pPr>
      <w:r>
        <w:t>Drops favorited or saved</w:t>
      </w:r>
    </w:p>
    <w:p w14:paraId="751C0983" w14:textId="77777777" w:rsidR="009E73F9" w:rsidRDefault="00000000">
      <w:pPr>
        <w:pStyle w:val="ListParagraph"/>
        <w:numPr>
          <w:ilvl w:val="0"/>
          <w:numId w:val="2"/>
        </w:numPr>
        <w:spacing w:after="60"/>
      </w:pPr>
      <w:r>
        <w:t>Search patterns and browsing behavior</w:t>
      </w:r>
    </w:p>
    <w:p w14:paraId="4FA5EFDC" w14:textId="77777777" w:rsidR="009E73F9" w:rsidRDefault="009E73F9">
      <w:pPr>
        <w:spacing w:after="80"/>
      </w:pPr>
    </w:p>
    <w:p w14:paraId="2BEF9BC5" w14:textId="77777777" w:rsidR="009E73F9" w:rsidRDefault="00000000">
      <w:pPr>
        <w:spacing w:after="120"/>
      </w:pPr>
      <w:r>
        <w:rPr>
          <w:b/>
          <w:bCs/>
        </w:rPr>
        <w:t>Scope Limitations:</w:t>
      </w:r>
    </w:p>
    <w:p w14:paraId="2237AE08" w14:textId="77777777" w:rsidR="009E73F9" w:rsidRDefault="00000000">
      <w:pPr>
        <w:pStyle w:val="ListParagraph"/>
        <w:numPr>
          <w:ilvl w:val="0"/>
          <w:numId w:val="2"/>
        </w:numPr>
        <w:spacing w:after="60"/>
      </w:pPr>
      <w:r>
        <w:t>Preferences are limited to social local commerce categories (food, fitness, entertainment, etc.)</w:t>
      </w:r>
    </w:p>
    <w:p w14:paraId="4D1C3E19" w14:textId="77777777" w:rsidR="009E73F9" w:rsidRDefault="00000000">
      <w:pPr>
        <w:pStyle w:val="ListParagraph"/>
        <w:numPr>
          <w:ilvl w:val="0"/>
          <w:numId w:val="2"/>
        </w:numPr>
        <w:spacing w:after="60"/>
      </w:pPr>
      <w:r>
        <w:t>No tracking of general web behavior, non-Nigh app usage, or sensitive personal data</w:t>
      </w:r>
    </w:p>
    <w:p w14:paraId="4F873313" w14:textId="77777777" w:rsidR="009E73F9" w:rsidRDefault="009E73F9">
      <w:pPr>
        <w:spacing w:after="80"/>
      </w:pPr>
    </w:p>
    <w:p w14:paraId="10BF529F" w14:textId="77777777" w:rsidR="009E73F9" w:rsidRDefault="00000000">
      <w:pPr>
        <w:spacing w:after="120"/>
      </w:pPr>
      <w:r>
        <w:rPr>
          <w:b/>
          <w:bCs/>
        </w:rPr>
        <w:t>Consumer Control:</w:t>
      </w:r>
    </w:p>
    <w:p w14:paraId="16D154C3" w14:textId="77777777" w:rsidR="009E73F9" w:rsidRDefault="00000000">
      <w:pPr>
        <w:pStyle w:val="ListParagraph"/>
        <w:numPr>
          <w:ilvl w:val="0"/>
          <w:numId w:val="2"/>
        </w:numPr>
        <w:spacing w:after="60"/>
      </w:pPr>
      <w:r>
        <w:t>Consumers can view their preference profile</w:t>
      </w:r>
    </w:p>
    <w:p w14:paraId="77AD7CC0" w14:textId="77777777" w:rsidR="009E73F9" w:rsidRDefault="00000000">
      <w:pPr>
        <w:pStyle w:val="ListParagraph"/>
        <w:numPr>
          <w:ilvl w:val="0"/>
          <w:numId w:val="2"/>
        </w:numPr>
        <w:spacing w:after="60"/>
      </w:pPr>
      <w:r>
        <w:t>Consumers can edit or delete individual preferences</w:t>
      </w:r>
    </w:p>
    <w:p w14:paraId="5597CFA1" w14:textId="77777777" w:rsidR="009E73F9" w:rsidRDefault="009E73F9">
      <w:pPr>
        <w:spacing w:after="80"/>
      </w:pPr>
    </w:p>
    <w:p w14:paraId="3C053352" w14:textId="77777777" w:rsidR="009E73F9" w:rsidRDefault="00000000">
      <w:pPr>
        <w:spacing w:after="120"/>
      </w:pPr>
      <w:r>
        <w:rPr>
          <w:b/>
          <w:bCs/>
        </w:rPr>
        <w:t>Acceptance Criteria:</w:t>
      </w:r>
    </w:p>
    <w:p w14:paraId="2E8EB6D8" w14:textId="77777777" w:rsidR="009E73F9" w:rsidRDefault="00000000">
      <w:pPr>
        <w:pStyle w:val="ListParagraph"/>
        <w:numPr>
          <w:ilvl w:val="0"/>
          <w:numId w:val="2"/>
        </w:numPr>
        <w:spacing w:after="60"/>
      </w:pPr>
      <w:r>
        <w:t>AC-13.4.1: Preferences are captured from explicit statements and implicit behavior.</w:t>
      </w:r>
    </w:p>
    <w:p w14:paraId="34093F15" w14:textId="77777777" w:rsidR="009E73F9" w:rsidRDefault="00000000">
      <w:pPr>
        <w:pStyle w:val="ListParagraph"/>
        <w:numPr>
          <w:ilvl w:val="0"/>
          <w:numId w:val="2"/>
        </w:numPr>
        <w:spacing w:after="60"/>
      </w:pPr>
      <w:r>
        <w:t>AC-13.4.2: Preferences are limited to social local commerce categories.</w:t>
      </w:r>
    </w:p>
    <w:p w14:paraId="61C5CE76" w14:textId="77777777" w:rsidR="009E73F9" w:rsidRDefault="00000000">
      <w:pPr>
        <w:pStyle w:val="ListParagraph"/>
        <w:numPr>
          <w:ilvl w:val="0"/>
          <w:numId w:val="2"/>
        </w:numPr>
        <w:spacing w:after="60"/>
      </w:pPr>
      <w:r>
        <w:t>AC-13.4.3: Consumers can view and edit their preference profile.</w:t>
      </w:r>
    </w:p>
    <w:p w14:paraId="7C8E69CB" w14:textId="77777777" w:rsidR="009E73F9" w:rsidRDefault="009E73F9">
      <w:pPr>
        <w:spacing w:after="80"/>
      </w:pPr>
    </w:p>
    <w:p w14:paraId="7E7D8448" w14:textId="77777777" w:rsidR="009E73F9" w:rsidRDefault="00000000">
      <w:pPr>
        <w:pStyle w:val="Heading2"/>
      </w:pPr>
      <w:bookmarkStart w:id="201" w:name="_Toc228879534"/>
      <w:r>
        <w:t>13.5 Content Moderation (Pre-Publish)</w:t>
      </w:r>
      <w:bookmarkEnd w:id="201"/>
    </w:p>
    <w:p w14:paraId="3048C1CE" w14:textId="77777777" w:rsidR="009E73F9" w:rsidRDefault="00000000">
      <w:pPr>
        <w:spacing w:after="120"/>
      </w:pPr>
      <w:r>
        <w:t>Niya performs AI-powered content moderation when a host publishes a Drop. The review evaluates the Drop's content for safety, appropriateness, and quality.</w:t>
      </w:r>
    </w:p>
    <w:p w14:paraId="723FDB38" w14:textId="77777777" w:rsidR="009E73F9" w:rsidRDefault="009E73F9">
      <w:pPr>
        <w:spacing w:after="80"/>
      </w:pPr>
    </w:p>
    <w:p w14:paraId="16C9D5F4" w14:textId="77777777" w:rsidR="009E73F9" w:rsidRDefault="00000000">
      <w:pPr>
        <w:spacing w:after="120"/>
      </w:pPr>
      <w:r>
        <w:rPr>
          <w:b/>
          <w:bCs/>
        </w:rPr>
        <w:t>Review Scope:</w:t>
      </w:r>
    </w:p>
    <w:p w14:paraId="5821A69D" w14:textId="77777777" w:rsidR="009E73F9" w:rsidRDefault="00000000">
      <w:pPr>
        <w:pStyle w:val="ListParagraph"/>
        <w:numPr>
          <w:ilvl w:val="0"/>
          <w:numId w:val="2"/>
        </w:numPr>
        <w:spacing w:after="60"/>
      </w:pPr>
      <w:r>
        <w:t>Title: profanity, misleading claims, prohibited terms</w:t>
      </w:r>
    </w:p>
    <w:p w14:paraId="1E01BEFC" w14:textId="77777777" w:rsidR="009E73F9" w:rsidRDefault="00000000">
      <w:pPr>
        <w:pStyle w:val="ListParagraph"/>
        <w:numPr>
          <w:ilvl w:val="0"/>
          <w:numId w:val="2"/>
        </w:numPr>
        <w:spacing w:after="60"/>
      </w:pPr>
      <w:r>
        <w:t>Description: inappropriate content, scam indicators, policy violations</w:t>
      </w:r>
    </w:p>
    <w:p w14:paraId="44089D3E" w14:textId="77777777" w:rsidR="009E73F9" w:rsidRDefault="00000000">
      <w:pPr>
        <w:pStyle w:val="ListParagraph"/>
        <w:numPr>
          <w:ilvl w:val="0"/>
          <w:numId w:val="2"/>
        </w:numPr>
        <w:spacing w:after="60"/>
      </w:pPr>
      <w:r>
        <w:t>Media: image/video analysis for inappropriate content</w:t>
      </w:r>
    </w:p>
    <w:p w14:paraId="1985293E" w14:textId="77777777" w:rsidR="009E73F9" w:rsidRDefault="00000000">
      <w:pPr>
        <w:pStyle w:val="ListParagraph"/>
        <w:numPr>
          <w:ilvl w:val="0"/>
          <w:numId w:val="2"/>
        </w:numPr>
        <w:spacing w:after="60"/>
      </w:pPr>
      <w:r>
        <w:lastRenderedPageBreak/>
        <w:t>Pricing anomalies: unusually high/low prices for the category</w:t>
      </w:r>
    </w:p>
    <w:p w14:paraId="248C0192" w14:textId="77777777" w:rsidR="009E73F9" w:rsidRDefault="00000000">
      <w:pPr>
        <w:pStyle w:val="ListParagraph"/>
        <w:numPr>
          <w:ilvl w:val="0"/>
          <w:numId w:val="2"/>
        </w:numPr>
        <w:spacing w:after="60"/>
      </w:pPr>
      <w:r>
        <w:t>Category consistency: Drop content matches selected category</w:t>
      </w:r>
    </w:p>
    <w:p w14:paraId="2A2513E9" w14:textId="77777777" w:rsidR="009E73F9" w:rsidRDefault="009E73F9">
      <w:pPr>
        <w:spacing w:after="80"/>
      </w:pPr>
    </w:p>
    <w:p w14:paraId="6B798B43" w14:textId="77777777" w:rsidR="009E73F9" w:rsidRDefault="00000000">
      <w:pPr>
        <w:spacing w:after="120"/>
      </w:pPr>
      <w:r>
        <w:rPr>
          <w:b/>
          <w:bCs/>
        </w:rPr>
        <w:t>Moderation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7DFE72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0E07D55" w14:textId="77777777" w:rsidR="009E73F9" w:rsidRDefault="00000000">
            <w:r>
              <w:rPr>
                <w:b/>
                <w:bCs/>
                <w:sz w:val="20"/>
                <w:szCs w:val="20"/>
              </w:rPr>
              <w:t>Confidence Level</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F34E040" w14:textId="77777777" w:rsidR="009E73F9" w:rsidRDefault="00000000">
            <w:r>
              <w:rPr>
                <w:b/>
                <w:bCs/>
                <w:sz w:val="20"/>
                <w:szCs w:val="20"/>
              </w:rPr>
              <w:t>Action</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8BBDD6" w14:textId="77777777" w:rsidR="009E73F9" w:rsidRDefault="00000000">
            <w:r>
              <w:rPr>
                <w:b/>
                <w:bCs/>
                <w:sz w:val="20"/>
                <w:szCs w:val="20"/>
              </w:rPr>
              <w:t>Details</w:t>
            </w:r>
          </w:p>
        </w:tc>
      </w:tr>
      <w:tr w:rsidR="009E73F9" w14:paraId="645240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26509" w14:textId="77777777" w:rsidR="009E73F9" w:rsidRDefault="00000000">
            <w:r>
              <w:rPr>
                <w:sz w:val="20"/>
                <w:szCs w:val="20"/>
              </w:rPr>
              <w:t>High confidence 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AC4F1" w14:textId="77777777" w:rsidR="009E73F9" w:rsidRDefault="00000000">
            <w:r>
              <w:rPr>
                <w:sz w:val="20"/>
                <w:szCs w:val="20"/>
              </w:rPr>
              <w:t>Auto-Approve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20DA5" w14:textId="77777777" w:rsidR="009E73F9" w:rsidRDefault="00000000">
            <w:r>
              <w:rPr>
                <w:sz w:val="20"/>
                <w:szCs w:val="20"/>
              </w:rPr>
              <w:t>Drop publishes immediately. No delay.</w:t>
            </w:r>
          </w:p>
        </w:tc>
      </w:tr>
      <w:tr w:rsidR="009E73F9" w14:paraId="151DCE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B3BCC" w14:textId="77777777" w:rsidR="009E73F9" w:rsidRDefault="00000000">
            <w:r>
              <w:rPr>
                <w:sz w:val="20"/>
                <w:szCs w:val="20"/>
              </w:rPr>
              <w:t>Medium confidence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D40F" w14:textId="77777777" w:rsidR="009E73F9" w:rsidRDefault="00000000">
            <w:r>
              <w:rPr>
                <w:sz w:val="20"/>
                <w:szCs w:val="20"/>
              </w:rPr>
              <w:t>Route to Support</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0F9DA" w14:textId="77777777" w:rsidR="009E73F9" w:rsidRDefault="00000000">
            <w:r>
              <w:rPr>
                <w:sz w:val="20"/>
                <w:szCs w:val="20"/>
              </w:rPr>
              <w:t>Drop enters 'Pending Review' state. Not visible to consumers. Support reviews manually.</w:t>
            </w:r>
          </w:p>
        </w:tc>
      </w:tr>
      <w:tr w:rsidR="009E73F9" w14:paraId="13E0CB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087B1" w14:textId="77777777" w:rsidR="009E73F9" w:rsidRDefault="00000000">
            <w:r>
              <w:rPr>
                <w:sz w:val="20"/>
                <w:szCs w:val="20"/>
              </w:rPr>
              <w:t>High confidence unsafe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26E23" w14:textId="77777777" w:rsidR="009E73F9" w:rsidRDefault="00000000">
            <w:r>
              <w:rPr>
                <w:sz w:val="20"/>
                <w:szCs w:val="20"/>
              </w:rPr>
              <w:t>Auto-Block</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81094" w14:textId="77777777" w:rsidR="009E73F9" w:rsidRDefault="00000000">
            <w:r>
              <w:rPr>
                <w:sz w:val="20"/>
                <w:szCs w:val="20"/>
              </w:rPr>
              <w:t>Drop is blocked from publishing. Host notified with reason. Can edit and resubmit.</w:t>
            </w:r>
          </w:p>
        </w:tc>
      </w:tr>
    </w:tbl>
    <w:p w14:paraId="31F5FB6A" w14:textId="77777777" w:rsidR="009E73F9" w:rsidRDefault="009E73F9">
      <w:pPr>
        <w:spacing w:after="80"/>
      </w:pPr>
    </w:p>
    <w:p w14:paraId="44BAE9D9" w14:textId="77777777" w:rsidR="009E73F9" w:rsidRDefault="00000000">
      <w:pPr>
        <w:spacing w:after="120"/>
      </w:pPr>
      <w:r>
        <w:rPr>
          <w:b/>
          <w:bCs/>
        </w:rPr>
        <w:t>Flagged Drop Behavior:</w:t>
      </w:r>
    </w:p>
    <w:p w14:paraId="51AA0997" w14:textId="77777777" w:rsidR="009E73F9" w:rsidRDefault="00000000">
      <w:pPr>
        <w:pStyle w:val="ListParagraph"/>
        <w:numPr>
          <w:ilvl w:val="0"/>
          <w:numId w:val="2"/>
        </w:numPr>
        <w:spacing w:after="60"/>
      </w:pPr>
      <w:r>
        <w:t>Drops routed to Support enter 'Pending Review' state</w:t>
      </w:r>
    </w:p>
    <w:p w14:paraId="033EC4F2" w14:textId="77777777" w:rsidR="009E73F9" w:rsidRDefault="00000000">
      <w:pPr>
        <w:pStyle w:val="ListParagraph"/>
        <w:numPr>
          <w:ilvl w:val="0"/>
          <w:numId w:val="2"/>
        </w:numPr>
        <w:spacing w:after="60"/>
      </w:pPr>
      <w:r>
        <w:t>Pending Review Drops are NOT visible to consumers</w:t>
      </w:r>
    </w:p>
    <w:p w14:paraId="1A161849" w14:textId="77777777" w:rsidR="009E73F9" w:rsidRDefault="00000000">
      <w:pPr>
        <w:pStyle w:val="ListParagraph"/>
        <w:numPr>
          <w:ilvl w:val="0"/>
          <w:numId w:val="2"/>
        </w:numPr>
        <w:spacing w:after="60"/>
      </w:pPr>
      <w:r>
        <w:t>Support can approve, reject, or request modifications</w:t>
      </w:r>
    </w:p>
    <w:p w14:paraId="5CAE6DFB" w14:textId="77777777" w:rsidR="009E73F9" w:rsidRDefault="009E73F9">
      <w:pPr>
        <w:spacing w:after="80"/>
      </w:pPr>
    </w:p>
    <w:p w14:paraId="2ABE0F46" w14:textId="77777777" w:rsidR="009E73F9" w:rsidRDefault="00000000">
      <w:pPr>
        <w:spacing w:after="120"/>
      </w:pPr>
      <w:r>
        <w:rPr>
          <w:b/>
          <w:bCs/>
        </w:rPr>
        <w:t>Acceptance Criteria:</w:t>
      </w:r>
    </w:p>
    <w:p w14:paraId="585CC925" w14:textId="77777777" w:rsidR="009E73F9" w:rsidRDefault="00000000">
      <w:pPr>
        <w:pStyle w:val="ListParagraph"/>
        <w:numPr>
          <w:ilvl w:val="0"/>
          <w:numId w:val="2"/>
        </w:numPr>
        <w:spacing w:after="60"/>
      </w:pPr>
      <w:r>
        <w:t>AC-13.5.1: AI confidence score is stored with each moderation decision.</w:t>
      </w:r>
    </w:p>
    <w:p w14:paraId="7A9D6CAD" w14:textId="77777777" w:rsidR="009E73F9" w:rsidRDefault="00000000">
      <w:pPr>
        <w:pStyle w:val="ListParagraph"/>
        <w:numPr>
          <w:ilvl w:val="0"/>
          <w:numId w:val="2"/>
        </w:numPr>
        <w:spacing w:after="60"/>
      </w:pPr>
      <w:r>
        <w:t>AC-13.5.2: Flag reason is stored and visible to Support.</w:t>
      </w:r>
    </w:p>
    <w:p w14:paraId="045F19B2" w14:textId="77777777" w:rsidR="009E73F9" w:rsidRDefault="00000000">
      <w:pPr>
        <w:pStyle w:val="ListParagraph"/>
        <w:numPr>
          <w:ilvl w:val="0"/>
          <w:numId w:val="2"/>
        </w:numPr>
        <w:spacing w:after="60"/>
      </w:pPr>
      <w:r>
        <w:t>AC-13.5.3: Manual override is available for all AI moderation decisions.</w:t>
      </w:r>
    </w:p>
    <w:p w14:paraId="4F6963E8" w14:textId="77777777" w:rsidR="009E73F9" w:rsidRDefault="00000000">
      <w:pPr>
        <w:pStyle w:val="ListParagraph"/>
        <w:numPr>
          <w:ilvl w:val="0"/>
          <w:numId w:val="2"/>
        </w:numPr>
        <w:spacing w:after="60"/>
      </w:pPr>
      <w:r>
        <w:t>AC-13.5.4: Pending Review Drops are not visible to consumers.</w:t>
      </w:r>
    </w:p>
    <w:p w14:paraId="192A957F" w14:textId="77777777" w:rsidR="009E73F9" w:rsidRDefault="009E73F9">
      <w:pPr>
        <w:spacing w:after="80"/>
      </w:pPr>
    </w:p>
    <w:p w14:paraId="11B5F74A" w14:textId="77777777" w:rsidR="009E73F9" w:rsidRDefault="00000000">
      <w:pPr>
        <w:pStyle w:val="Heading2"/>
      </w:pPr>
      <w:bookmarkStart w:id="202" w:name="_Toc228879535"/>
      <w:r>
        <w:t>13.6 Onboarding Review</w:t>
      </w:r>
      <w:bookmarkEnd w:id="202"/>
    </w:p>
    <w:p w14:paraId="0CDC96AC" w14:textId="77777777" w:rsidR="009E73F9" w:rsidRDefault="00000000">
      <w:pPr>
        <w:spacing w:after="120"/>
      </w:pPr>
      <w:r>
        <w:t>Niya evaluates new Account applications during onboarding to assess risk and flag prohibited categories.</w:t>
      </w:r>
    </w:p>
    <w:p w14:paraId="058CEE39" w14:textId="77777777" w:rsidR="009E73F9" w:rsidRDefault="009E73F9">
      <w:pPr>
        <w:spacing w:after="80"/>
      </w:pPr>
    </w:p>
    <w:p w14:paraId="0A9BBADB" w14:textId="77777777" w:rsidR="009E73F9" w:rsidRDefault="00000000">
      <w:pPr>
        <w:spacing w:after="120"/>
      </w:pPr>
      <w:r>
        <w:rPr>
          <w:b/>
          <w:bCs/>
        </w:rPr>
        <w:t>Evaluation Criteria:</w:t>
      </w:r>
    </w:p>
    <w:p w14:paraId="135C153D" w14:textId="77777777" w:rsidR="009E73F9" w:rsidRDefault="00000000">
      <w:pPr>
        <w:pStyle w:val="ListParagraph"/>
        <w:numPr>
          <w:ilvl w:val="0"/>
          <w:numId w:val="2"/>
        </w:numPr>
        <w:spacing w:after="60"/>
      </w:pPr>
      <w:r>
        <w:t>Business category (compared against prohibited list)</w:t>
      </w:r>
    </w:p>
    <w:p w14:paraId="4EA7890B" w14:textId="77777777" w:rsidR="009E73F9" w:rsidRDefault="00000000">
      <w:pPr>
        <w:pStyle w:val="ListParagraph"/>
        <w:numPr>
          <w:ilvl w:val="0"/>
          <w:numId w:val="2"/>
        </w:numPr>
        <w:spacing w:after="60"/>
      </w:pPr>
      <w:r>
        <w:t>Description content and tone</w:t>
      </w:r>
    </w:p>
    <w:p w14:paraId="0C415A91" w14:textId="77777777" w:rsidR="009E73F9" w:rsidRDefault="00000000">
      <w:pPr>
        <w:pStyle w:val="ListParagraph"/>
        <w:numPr>
          <w:ilvl w:val="0"/>
          <w:numId w:val="2"/>
        </w:numPr>
        <w:spacing w:after="60"/>
      </w:pPr>
      <w:r>
        <w:t>Website (if provided) -- checked for consistency and legitimacy signals</w:t>
      </w:r>
    </w:p>
    <w:p w14:paraId="423C31E9" w14:textId="77777777" w:rsidR="009E73F9" w:rsidRDefault="00000000">
      <w:pPr>
        <w:pStyle w:val="ListParagraph"/>
        <w:numPr>
          <w:ilvl w:val="0"/>
          <w:numId w:val="2"/>
        </w:numPr>
        <w:spacing w:after="60"/>
      </w:pPr>
      <w:r>
        <w:t>Business name patterns (known fraud indicators)</w:t>
      </w:r>
    </w:p>
    <w:p w14:paraId="1A538B31" w14:textId="77777777" w:rsidR="009E73F9" w:rsidRDefault="009E73F9">
      <w:pPr>
        <w:spacing w:after="80"/>
      </w:pPr>
    </w:p>
    <w:p w14:paraId="120F9E96" w14:textId="77777777" w:rsidR="009E73F9" w:rsidRDefault="00000000">
      <w:pPr>
        <w:spacing w:after="120"/>
      </w:pPr>
      <w:r>
        <w:rPr>
          <w:b/>
          <w:bCs/>
        </w:rPr>
        <w:t>Prohibited Categories:</w:t>
      </w:r>
    </w:p>
    <w:p w14:paraId="7C43946A" w14:textId="77777777" w:rsidR="009E73F9" w:rsidRDefault="00000000">
      <w:pPr>
        <w:pStyle w:val="ListParagraph"/>
        <w:numPr>
          <w:ilvl w:val="0"/>
          <w:numId w:val="2"/>
        </w:numPr>
        <w:spacing w:after="60"/>
      </w:pPr>
      <w:r>
        <w:t>Weapons and firearms</w:t>
      </w:r>
    </w:p>
    <w:p w14:paraId="47A1A1FD" w14:textId="77777777" w:rsidR="009E73F9" w:rsidRDefault="00000000">
      <w:pPr>
        <w:pStyle w:val="ListParagraph"/>
        <w:numPr>
          <w:ilvl w:val="0"/>
          <w:numId w:val="2"/>
        </w:numPr>
        <w:spacing w:after="60"/>
      </w:pPr>
      <w:r>
        <w:t>Adult entertainment</w:t>
      </w:r>
    </w:p>
    <w:p w14:paraId="1ED04DF0" w14:textId="77777777" w:rsidR="009E73F9" w:rsidRDefault="00000000">
      <w:pPr>
        <w:pStyle w:val="ListParagraph"/>
        <w:numPr>
          <w:ilvl w:val="0"/>
          <w:numId w:val="2"/>
        </w:numPr>
        <w:spacing w:after="60"/>
      </w:pPr>
      <w:r>
        <w:t>Hate groups and extremist organizations</w:t>
      </w:r>
    </w:p>
    <w:p w14:paraId="384AC0A9" w14:textId="77777777" w:rsidR="009E73F9" w:rsidRDefault="00000000">
      <w:pPr>
        <w:pStyle w:val="ListParagraph"/>
        <w:numPr>
          <w:ilvl w:val="0"/>
          <w:numId w:val="2"/>
        </w:numPr>
        <w:spacing w:after="60"/>
      </w:pPr>
      <w:r>
        <w:t>Illegal substances</w:t>
      </w:r>
    </w:p>
    <w:p w14:paraId="26CDF062" w14:textId="77777777" w:rsidR="009E73F9" w:rsidRDefault="00000000">
      <w:pPr>
        <w:pStyle w:val="ListParagraph"/>
        <w:numPr>
          <w:ilvl w:val="0"/>
          <w:numId w:val="2"/>
        </w:numPr>
        <w:spacing w:after="60"/>
      </w:pPr>
      <w:r>
        <w:t>Unlicensed gambling</w:t>
      </w:r>
    </w:p>
    <w:p w14:paraId="458BA309" w14:textId="77777777" w:rsidR="009E73F9" w:rsidRDefault="00000000">
      <w:pPr>
        <w:pStyle w:val="ListParagraph"/>
        <w:numPr>
          <w:ilvl w:val="0"/>
          <w:numId w:val="2"/>
        </w:numPr>
        <w:spacing w:after="60"/>
      </w:pPr>
      <w:r>
        <w:t>Pyramid schemes and multi-level marketing</w:t>
      </w:r>
    </w:p>
    <w:p w14:paraId="18FA7C65" w14:textId="77777777" w:rsidR="009E73F9" w:rsidRDefault="009E73F9">
      <w:pPr>
        <w:spacing w:after="80"/>
      </w:pPr>
    </w:p>
    <w:p w14:paraId="5C82E649" w14:textId="77777777" w:rsidR="009E73F9" w:rsidRDefault="00000000">
      <w:pPr>
        <w:spacing w:after="120"/>
      </w:pPr>
      <w:r>
        <w:rPr>
          <w:b/>
          <w:bCs/>
        </w:rPr>
        <w:t>Risk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084379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C9762F" w14:textId="77777777" w:rsidR="009E73F9" w:rsidRDefault="00000000">
            <w:r>
              <w:rPr>
                <w:b/>
                <w:bCs/>
                <w:sz w:val="20"/>
                <w:szCs w:val="20"/>
              </w:rPr>
              <w:t>Risk Level</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FC79F9F" w14:textId="77777777" w:rsidR="009E73F9" w:rsidRDefault="00000000">
            <w:r>
              <w:rPr>
                <w:b/>
                <w:bCs/>
                <w:sz w:val="20"/>
                <w:szCs w:val="20"/>
              </w:rPr>
              <w:t>Action</w:t>
            </w:r>
          </w:p>
        </w:tc>
      </w:tr>
      <w:tr w:rsidR="009E73F9" w14:paraId="422A56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C861A" w14:textId="77777777" w:rsidR="009E73F9" w:rsidRDefault="00000000">
            <w:r>
              <w:rPr>
                <w:sz w:val="20"/>
                <w:szCs w:val="20"/>
              </w:rPr>
              <w:t>Low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14AAB" w14:textId="77777777" w:rsidR="009E73F9" w:rsidRDefault="00000000">
            <w:r>
              <w:rPr>
                <w:sz w:val="20"/>
                <w:szCs w:val="20"/>
              </w:rPr>
              <w:t>Auto-Approve. Account activated immediately.</w:t>
            </w:r>
          </w:p>
        </w:tc>
      </w:tr>
      <w:tr w:rsidR="009E73F9" w14:paraId="2FA239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626B4" w14:textId="77777777" w:rsidR="009E73F9" w:rsidRDefault="00000000">
            <w:r>
              <w:rPr>
                <w:sz w:val="20"/>
                <w:szCs w:val="20"/>
              </w:rPr>
              <w:t>Medium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7A85A" w14:textId="77777777" w:rsidR="009E73F9" w:rsidRDefault="00000000">
            <w:r>
              <w:rPr>
                <w:sz w:val="20"/>
                <w:szCs w:val="20"/>
              </w:rPr>
              <w:t>Manual Review. Queued for Support evaluation.</w:t>
            </w:r>
          </w:p>
        </w:tc>
      </w:tr>
      <w:tr w:rsidR="009E73F9" w14:paraId="250D98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0FECF" w14:textId="77777777" w:rsidR="009E73F9" w:rsidRDefault="00000000">
            <w:r>
              <w:rPr>
                <w:sz w:val="20"/>
                <w:szCs w:val="20"/>
              </w:rPr>
              <w:t>High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C3D04" w14:textId="77777777" w:rsidR="009E73F9" w:rsidRDefault="00000000">
            <w:r>
              <w:rPr>
                <w:sz w:val="20"/>
                <w:szCs w:val="20"/>
              </w:rPr>
              <w:t>Auto-Reject. Applicant notified with general reason.</w:t>
            </w:r>
          </w:p>
        </w:tc>
      </w:tr>
    </w:tbl>
    <w:p w14:paraId="15B3409C" w14:textId="77777777" w:rsidR="009E73F9" w:rsidRDefault="009E73F9">
      <w:pPr>
        <w:spacing w:after="80"/>
      </w:pPr>
    </w:p>
    <w:p w14:paraId="18C26F93" w14:textId="77777777" w:rsidR="009E73F9" w:rsidRDefault="00000000">
      <w:pPr>
        <w:spacing w:after="120"/>
      </w:pPr>
      <w:r>
        <w:rPr>
          <w:b/>
          <w:bCs/>
        </w:rPr>
        <w:t>Acceptance Criteria:</w:t>
      </w:r>
    </w:p>
    <w:p w14:paraId="763F1824" w14:textId="77777777" w:rsidR="009E73F9" w:rsidRDefault="00000000">
      <w:pPr>
        <w:pStyle w:val="ListParagraph"/>
        <w:numPr>
          <w:ilvl w:val="0"/>
          <w:numId w:val="2"/>
        </w:numPr>
        <w:spacing w:after="60"/>
      </w:pPr>
      <w:r>
        <w:t>AC-13.6.1: AI risk score is recorded for every onboarding application.</w:t>
      </w:r>
    </w:p>
    <w:p w14:paraId="6D8E10B1" w14:textId="77777777" w:rsidR="009E73F9" w:rsidRDefault="00000000">
      <w:pPr>
        <w:pStyle w:val="ListParagraph"/>
        <w:numPr>
          <w:ilvl w:val="0"/>
          <w:numId w:val="2"/>
        </w:numPr>
        <w:spacing w:after="60"/>
      </w:pPr>
      <w:r>
        <w:t>AC-13.6.2: Risk score and flag reasons are visible to Support in the onboarding queue.</w:t>
      </w:r>
    </w:p>
    <w:p w14:paraId="7E233AA0" w14:textId="77777777" w:rsidR="009E73F9" w:rsidRDefault="00000000">
      <w:pPr>
        <w:pStyle w:val="ListParagraph"/>
        <w:numPr>
          <w:ilvl w:val="0"/>
          <w:numId w:val="2"/>
        </w:numPr>
        <w:spacing w:after="60"/>
      </w:pPr>
      <w:r>
        <w:t>AC-13.6.3: Rejected applicants receive a notification with a general reason.</w:t>
      </w:r>
    </w:p>
    <w:p w14:paraId="288D14B9" w14:textId="77777777" w:rsidR="009E73F9" w:rsidRDefault="009E73F9">
      <w:pPr>
        <w:spacing w:after="80"/>
      </w:pPr>
    </w:p>
    <w:p w14:paraId="4760B5C7" w14:textId="77777777" w:rsidR="009E73F9" w:rsidRDefault="00000000">
      <w:pPr>
        <w:pStyle w:val="Heading2"/>
      </w:pPr>
      <w:bookmarkStart w:id="203" w:name="_Toc228879536"/>
      <w:r>
        <w:t>13.7 AI Governance</w:t>
      </w:r>
      <w:bookmarkEnd w:id="203"/>
    </w:p>
    <w:p w14:paraId="642A7273" w14:textId="77777777" w:rsidR="009E73F9" w:rsidRDefault="00000000">
      <w:pPr>
        <w:spacing w:after="120"/>
      </w:pPr>
      <w:r>
        <w:t>Niya operates under strict governance rules that limit its autonomous actions and ensure human oversight.</w:t>
      </w:r>
    </w:p>
    <w:p w14:paraId="4B7599D7" w14:textId="77777777" w:rsidR="009E73F9" w:rsidRDefault="009E73F9">
      <w:pPr>
        <w:spacing w:after="80"/>
      </w:pPr>
    </w:p>
    <w:p w14:paraId="799BB4CE" w14:textId="77777777" w:rsidR="009E73F9" w:rsidRDefault="00000000">
      <w:pPr>
        <w:spacing w:after="120"/>
      </w:pPr>
      <w:r>
        <w:rPr>
          <w:b/>
          <w:bCs/>
        </w:rPr>
        <w:t>Niya CANNOT:</w:t>
      </w:r>
    </w:p>
    <w:p w14:paraId="65742BA9" w14:textId="77777777" w:rsidR="009E73F9" w:rsidRDefault="00000000">
      <w:pPr>
        <w:pStyle w:val="ListParagraph"/>
        <w:numPr>
          <w:ilvl w:val="0"/>
          <w:numId w:val="2"/>
        </w:numPr>
        <w:spacing w:after="60"/>
      </w:pPr>
      <w:r>
        <w:t>Suspend or ban an Org (can flag for review, but cannot execute)</w:t>
      </w:r>
    </w:p>
    <w:p w14:paraId="34BBD0BB" w14:textId="77777777" w:rsidR="009E73F9" w:rsidRDefault="00000000">
      <w:pPr>
        <w:pStyle w:val="ListParagraph"/>
        <w:numPr>
          <w:ilvl w:val="0"/>
          <w:numId w:val="2"/>
        </w:numPr>
        <w:spacing w:after="60"/>
      </w:pPr>
      <w:r>
        <w:t>Issue refunds (can recommend, but cannot initiate financial transactions)</w:t>
      </w:r>
    </w:p>
    <w:p w14:paraId="244363B6" w14:textId="77777777" w:rsidR="009E73F9" w:rsidRDefault="00000000">
      <w:pPr>
        <w:pStyle w:val="ListParagraph"/>
        <w:numPr>
          <w:ilvl w:val="0"/>
          <w:numId w:val="2"/>
        </w:numPr>
        <w:spacing w:after="60"/>
      </w:pPr>
      <w:r>
        <w:t>Modify financial records (read-only access to financial data)</w:t>
      </w:r>
    </w:p>
    <w:p w14:paraId="4855056C" w14:textId="77777777" w:rsidR="009E73F9" w:rsidRDefault="00000000">
      <w:pPr>
        <w:pStyle w:val="ListParagraph"/>
        <w:numPr>
          <w:ilvl w:val="0"/>
          <w:numId w:val="2"/>
        </w:numPr>
        <w:spacing w:after="60"/>
      </w:pPr>
      <w:r>
        <w:t>Make legal determinations (cannot decide liability, compliance status, or legal obligations)</w:t>
      </w:r>
    </w:p>
    <w:p w14:paraId="00BDE4F1" w14:textId="77777777" w:rsidR="009E73F9" w:rsidRDefault="009E73F9">
      <w:pPr>
        <w:spacing w:after="80"/>
      </w:pPr>
    </w:p>
    <w:p w14:paraId="1004A9D3" w14:textId="77777777" w:rsidR="009E73F9" w:rsidRDefault="00000000">
      <w:pPr>
        <w:spacing w:after="120"/>
      </w:pPr>
      <w:r>
        <w:rPr>
          <w:b/>
          <w:bCs/>
        </w:rPr>
        <w:t>Logging Requirements:</w:t>
      </w:r>
    </w:p>
    <w:p w14:paraId="1DF3C6F1" w14:textId="77777777" w:rsidR="009E73F9" w:rsidRDefault="00000000">
      <w:pPr>
        <w:pStyle w:val="ListParagraph"/>
        <w:numPr>
          <w:ilvl w:val="0"/>
          <w:numId w:val="2"/>
        </w:numPr>
        <w:spacing w:after="60"/>
      </w:pPr>
      <w:r>
        <w:t>All AI decisions are logged with: model version, confidence score, timestamp, input data, decision output</w:t>
      </w:r>
    </w:p>
    <w:p w14:paraId="2C23CEE0" w14:textId="77777777" w:rsidR="009E73F9" w:rsidRDefault="00000000">
      <w:pPr>
        <w:pStyle w:val="ListParagraph"/>
        <w:numPr>
          <w:ilvl w:val="0"/>
          <w:numId w:val="2"/>
        </w:numPr>
        <w:spacing w:after="60"/>
      </w:pPr>
      <w:r>
        <w:t>Logs are immutable and auditable</w:t>
      </w:r>
    </w:p>
    <w:p w14:paraId="74C435DC" w14:textId="77777777" w:rsidR="009E73F9" w:rsidRDefault="00000000">
      <w:pPr>
        <w:pStyle w:val="ListParagraph"/>
        <w:numPr>
          <w:ilvl w:val="0"/>
          <w:numId w:val="2"/>
        </w:numPr>
        <w:spacing w:after="60"/>
      </w:pPr>
      <w:r>
        <w:t>Human override is always available for any AI decision</w:t>
      </w:r>
    </w:p>
    <w:p w14:paraId="2653303F" w14:textId="77777777" w:rsidR="009E73F9" w:rsidRDefault="00000000">
      <w:pPr>
        <w:pStyle w:val="ListParagraph"/>
        <w:numPr>
          <w:ilvl w:val="0"/>
          <w:numId w:val="2"/>
        </w:numPr>
        <w:spacing w:after="60"/>
      </w:pPr>
      <w:r>
        <w:t>Support agents can override any Niya moderation, approval, or flagging decision</w:t>
      </w:r>
    </w:p>
    <w:p w14:paraId="606EB195" w14:textId="77777777" w:rsidR="009E73F9" w:rsidRDefault="009E73F9">
      <w:pPr>
        <w:spacing w:after="80"/>
      </w:pPr>
    </w:p>
    <w:p w14:paraId="119F9306" w14:textId="77777777" w:rsidR="009E73F9" w:rsidRDefault="00000000">
      <w:pPr>
        <w:spacing w:after="120"/>
      </w:pPr>
      <w:r>
        <w:rPr>
          <w:b/>
          <w:bCs/>
        </w:rPr>
        <w:t>Acceptance Criteria:</w:t>
      </w:r>
    </w:p>
    <w:p w14:paraId="31D80441" w14:textId="77777777" w:rsidR="009E73F9" w:rsidRDefault="00000000">
      <w:pPr>
        <w:pStyle w:val="ListParagraph"/>
        <w:numPr>
          <w:ilvl w:val="0"/>
          <w:numId w:val="2"/>
        </w:numPr>
        <w:spacing w:after="60"/>
      </w:pPr>
      <w:r>
        <w:t>AC-13.7.1: AI cannot trigger Account suspension. Suspension requires human action.</w:t>
      </w:r>
    </w:p>
    <w:p w14:paraId="4727F87F" w14:textId="77777777" w:rsidR="009E73F9" w:rsidRDefault="00000000">
      <w:pPr>
        <w:pStyle w:val="ListParagraph"/>
        <w:numPr>
          <w:ilvl w:val="0"/>
          <w:numId w:val="2"/>
        </w:numPr>
        <w:spacing w:after="60"/>
      </w:pPr>
      <w:r>
        <w:t>AC-13.7.2: AI cannot initiate refunds. Refunds require human authorization.</w:t>
      </w:r>
    </w:p>
    <w:p w14:paraId="6374F388" w14:textId="77777777" w:rsidR="009E73F9" w:rsidRDefault="00000000">
      <w:pPr>
        <w:pStyle w:val="ListParagraph"/>
        <w:numPr>
          <w:ilvl w:val="0"/>
          <w:numId w:val="2"/>
        </w:numPr>
        <w:spacing w:after="60"/>
      </w:pPr>
      <w:r>
        <w:t>AC-13.7.3: All AI decisions are logged with model version, confidence score, and timestamp.</w:t>
      </w:r>
    </w:p>
    <w:p w14:paraId="18AF889E" w14:textId="77777777" w:rsidR="009E73F9" w:rsidRDefault="00000000">
      <w:pPr>
        <w:pStyle w:val="ListParagraph"/>
        <w:numPr>
          <w:ilvl w:val="0"/>
          <w:numId w:val="2"/>
        </w:numPr>
        <w:spacing w:after="60"/>
      </w:pPr>
      <w:r>
        <w:t>AC-13.7.4: Human override is available for every AI decision.</w:t>
      </w:r>
    </w:p>
    <w:p w14:paraId="2118D191" w14:textId="77777777" w:rsidR="009E73F9" w:rsidRDefault="009E73F9">
      <w:pPr>
        <w:spacing w:after="80"/>
      </w:pPr>
    </w:p>
    <w:p w14:paraId="502C7C0B" w14:textId="77777777" w:rsidR="009E73F9" w:rsidRDefault="00000000">
      <w:pPr>
        <w:pStyle w:val="Heading2"/>
      </w:pPr>
      <w:bookmarkStart w:id="204" w:name="_Toc228879537"/>
      <w:r>
        <w:t>13.8 Niya Knowledge Base</w:t>
      </w:r>
      <w:bookmarkEnd w:id="204"/>
    </w:p>
    <w:p w14:paraId="559FA011" w14:textId="77777777" w:rsidR="009E73F9" w:rsidRDefault="00000000">
      <w:pPr>
        <w:spacing w:after="120"/>
      </w:pPr>
      <w:r>
        <w:lastRenderedPageBreak/>
        <w:t>Niya operates with a set of 'truth entries' that define authoritative terminology and behavior rules. These entries ensure consistent communication across all Niya interactions.</w:t>
      </w:r>
    </w:p>
    <w:p w14:paraId="67CC7F7E" w14:textId="77777777" w:rsidR="009E73F9" w:rsidRDefault="009E73F9">
      <w:pPr>
        <w:spacing w:after="80"/>
      </w:pPr>
    </w:p>
    <w:p w14:paraId="2B440461" w14:textId="77777777" w:rsidR="009E73F9" w:rsidRDefault="00000000">
      <w:pPr>
        <w:spacing w:after="120"/>
      </w:pPr>
      <w:r>
        <w:rPr>
          <w:b/>
          <w:bCs/>
        </w:rPr>
        <w:t>Active Truth Entries:</w:t>
      </w:r>
    </w:p>
    <w:p w14:paraId="6B68BD86" w14:textId="77777777" w:rsidR="009E73F9" w:rsidRDefault="00000000">
      <w:pPr>
        <w:pStyle w:val="ListParagraph"/>
        <w:numPr>
          <w:ilvl w:val="0"/>
          <w:numId w:val="2"/>
        </w:numPr>
        <w:spacing w:after="60"/>
      </w:pPr>
      <w:r>
        <w:rPr>
          <w:b/>
          <w:bCs/>
        </w:rPr>
        <w:t xml:space="preserve">CT6 (Content Terminology): </w:t>
      </w:r>
      <w:r>
        <w:t>Free Drops use 'spot' language (e.g., 'Reserve your spot'). Paid Drops use 'ticket' language (e.g., 'Get your ticket'). Niya must match this terminology based on Drop price.</w:t>
      </w:r>
    </w:p>
    <w:p w14:paraId="2C3BB80A" w14:textId="77777777" w:rsidR="009E73F9" w:rsidRDefault="00000000">
      <w:pPr>
        <w:pStyle w:val="ListParagraph"/>
        <w:numPr>
          <w:ilvl w:val="0"/>
          <w:numId w:val="2"/>
        </w:numPr>
        <w:spacing w:after="60"/>
      </w:pPr>
      <w:r>
        <w:rPr>
          <w:b/>
          <w:bCs/>
        </w:rPr>
        <w:t xml:space="preserve">PT6 (Platform Terminology): </w:t>
      </w:r>
      <w:r>
        <w:t>globalId never changes. Handle can change (via transfer). All data is tied to globalId, not handle. Locations are independently followable.</w:t>
      </w:r>
    </w:p>
    <w:p w14:paraId="0A1022F0" w14:textId="77777777" w:rsidR="009E73F9" w:rsidRDefault="009E73F9">
      <w:pPr>
        <w:spacing w:after="80"/>
      </w:pPr>
    </w:p>
    <w:p w14:paraId="281919B8" w14:textId="77777777" w:rsidR="009E73F9" w:rsidRDefault="00000000">
      <w:pPr>
        <w:spacing w:after="120"/>
      </w:pPr>
      <w:r>
        <w:rPr>
          <w:b/>
          <w:bCs/>
        </w:rPr>
        <w:t>Acceptance Criteria:</w:t>
      </w:r>
    </w:p>
    <w:p w14:paraId="65FC7B16" w14:textId="77777777" w:rsidR="009E73F9" w:rsidRDefault="00000000">
      <w:pPr>
        <w:pStyle w:val="ListParagraph"/>
        <w:numPr>
          <w:ilvl w:val="0"/>
          <w:numId w:val="2"/>
        </w:numPr>
        <w:spacing w:after="60"/>
      </w:pPr>
      <w:r>
        <w:t>AC-13.8.1: Niya truth entries are active and enforced across all interactions.</w:t>
      </w:r>
    </w:p>
    <w:p w14:paraId="220AF3A1" w14:textId="77777777" w:rsidR="009E73F9" w:rsidRDefault="00000000">
      <w:pPr>
        <w:pStyle w:val="ListParagraph"/>
        <w:numPr>
          <w:ilvl w:val="0"/>
          <w:numId w:val="2"/>
        </w:numPr>
        <w:spacing w:after="60"/>
      </w:pPr>
      <w:r>
        <w:t>AC-13.8.2: Niya responses match terminology rules (spot for free, ticket for paid).</w:t>
      </w:r>
    </w:p>
    <w:p w14:paraId="19312BE7" w14:textId="77777777" w:rsidR="009E73F9" w:rsidRDefault="00000000">
      <w:pPr>
        <w:pStyle w:val="ListParagraph"/>
        <w:numPr>
          <w:ilvl w:val="0"/>
          <w:numId w:val="2"/>
        </w:numPr>
        <w:spacing w:after="60"/>
      </w:pPr>
      <w:r>
        <w:t>AC-13.8.3: Niya correctly references globalId vs. handle when discussing Account identity.</w:t>
      </w:r>
    </w:p>
    <w:p w14:paraId="3A1F0020" w14:textId="77777777" w:rsidR="009E73F9" w:rsidRDefault="009E73F9">
      <w:pPr>
        <w:spacing w:after="80"/>
      </w:pPr>
    </w:p>
    <w:p w14:paraId="3A1F0021" w14:textId="77777777" w:rsidR="009E73F9" w:rsidRDefault="00000000">
      <w:pPr>
        <w:pStyle w:val="Heading2"/>
      </w:pPr>
      <w:bookmarkStart w:id="942" w:name="_Toc228879623"/>
      <w:r>
        <w:t>13.9 Niya Prompt Library</w:t>
      </w:r>
      <w:bookmarkEnd w:id="942"/>
    </w:p>
    <w:p w14:paraId="3A1F0022" w14:textId="77777777" w:rsidR="009E73F9" w:rsidRDefault="00000000">
      <w:pPr>
        <w:spacing w:after="120"/>
      </w:pPr>
      <w:r>
        <w:t>Niya’s personality, behavior, and data access are governed by a structured prompt library maintained by the Nigh Support team. The library is organized into four categories per product context (Consumer, Host, Support), ensuring Niya’s responses are consistent, on-brand, and appropriately scoped.</w:t>
      </w:r>
    </w:p>
    <w:p w14:paraId="3A1F0023" w14:textId="77777777" w:rsidR="009E73F9" w:rsidRDefault="009E73F9">
      <w:pPr>
        <w:spacing w:after="80"/>
      </w:pPr>
    </w:p>
    <w:p w14:paraId="3A1F0024" w14:textId="77777777" w:rsidR="009E73F9" w:rsidRDefault="00000000">
      <w:pPr>
        <w:pStyle w:val="Heading3"/>
      </w:pPr>
      <w:bookmarkStart w:id="943" w:name="_Toc228879624"/>
      <w:r>
        <w:t>13.9.1 Library Structure</w:t>
      </w:r>
      <w:bookmarkEnd w:id="943"/>
    </w:p>
    <w:p w14:paraId="3A1F0025" w14:textId="77777777" w:rsidR="009E73F9" w:rsidRDefault="00000000">
      <w:pPr>
        <w:spacing w:after="120"/>
      </w:pPr>
      <w:r>
        <w:t>Each product context contains four prompt categories:</w:t>
      </w:r>
    </w:p>
    <w:p w14:paraId="3A1F0026" w14:textId="77777777" w:rsidR="009E73F9" w:rsidRDefault="00000000">
      <w:pPr>
        <w:pStyle w:val="ListParagraph"/>
        <w:numPr>
          <w:ilvl w:val="0"/>
          <w:numId w:val="2"/>
        </w:numPr>
        <w:spacing w:after="60"/>
      </w:pPr>
      <w:r>
        <w:rPr>
          <w:b/>
          <w:bCs/>
        </w:rPr>
        <w:t xml:space="preserve">Truths: </w:t>
      </w:r>
      <w:r>
        <w:t>Foundational beliefs and authoritative statements that define Niya’s worldview within each context. Truths can be admin-authored or Niya-suggested (requiring admin approval). Examples: “Nigh exists to strengthen the connection between people and the local places they love” (consumer), “A local business on Nigh is not a vendor on a marketplace — it is a host building an audience” (host).</w:t>
      </w:r>
    </w:p>
    <w:p w14:paraId="3A1F0027" w14:textId="77777777" w:rsidR="009E73F9" w:rsidRDefault="00000000">
      <w:pPr>
        <w:pStyle w:val="ListParagraph"/>
        <w:numPr>
          <w:ilvl w:val="0"/>
          <w:numId w:val="2"/>
        </w:numPr>
        <w:spacing w:after="60"/>
      </w:pPr>
      <w:r>
        <w:rPr>
          <w:b/>
          <w:bCs/>
        </w:rPr>
        <w:t xml:space="preserve">Tone: </w:t>
      </w:r>
      <w:r>
        <w:t>Conversation rules governing Niya’s voice, response style, confidence language, and interaction patterns. Rules cover voice character, prohibited phrases, response length matching, mission mention frequency, and draft copy style adaptation.</w:t>
      </w:r>
    </w:p>
    <w:p w14:paraId="3A1F0028" w14:textId="77777777" w:rsidR="009E73F9" w:rsidRDefault="00000000">
      <w:pPr>
        <w:pStyle w:val="ListParagraph"/>
        <w:numPr>
          <w:ilvl w:val="0"/>
          <w:numId w:val="2"/>
        </w:numPr>
        <w:spacing w:after="60"/>
      </w:pPr>
      <w:r>
        <w:rPr>
          <w:b/>
          <w:bCs/>
        </w:rPr>
        <w:t xml:space="preserve">Boundaries: </w:t>
      </w:r>
      <w:r>
        <w:t>Data access rules defining what Niya can and cannot see, share, or infer within each context. Boundaries enforce strict isolation between contexts (consumer data is never visible in host context, T&amp;S data is never disclosed).</w:t>
      </w:r>
    </w:p>
    <w:p w14:paraId="3A1F0029" w14:textId="77777777" w:rsidR="009E73F9" w:rsidRDefault="00000000">
      <w:pPr>
        <w:pStyle w:val="ListParagraph"/>
        <w:numPr>
          <w:ilvl w:val="0"/>
          <w:numId w:val="2"/>
        </w:numPr>
        <w:spacing w:after="60"/>
      </w:pPr>
      <w:r>
        <w:rPr>
          <w:b/>
          <w:bCs/>
        </w:rPr>
        <w:t xml:space="preserve">Cadence: </w:t>
      </w:r>
      <w:r>
        <w:t>Interaction frequency rules controlling how often Niya asks questions, delivers proactive suggestions, and surfaces prompts. Default is zero questions per session (observe first); exceptions exist for onboarding and milestone moments.</w:t>
      </w:r>
    </w:p>
    <w:p w14:paraId="3A1F002A" w14:textId="77777777" w:rsidR="009E73F9" w:rsidRDefault="009E73F9">
      <w:pPr>
        <w:spacing w:after="80"/>
      </w:pPr>
    </w:p>
    <w:p w14:paraId="3A1F002B" w14:textId="77777777" w:rsidR="009E73F9" w:rsidRDefault="00000000">
      <w:pPr>
        <w:pStyle w:val="Heading3"/>
      </w:pPr>
      <w:bookmarkStart w:id="944" w:name="_Toc228879625"/>
      <w:r>
        <w:t>13.9.2 Product Contexts</w:t>
      </w:r>
      <w:bookmarkEnd w:id="944"/>
    </w:p>
    <w:p w14:paraId="3A1F002C" w14:textId="77777777" w:rsidR="009E73F9" w:rsidRDefault="00000000">
      <w:pPr>
        <w:spacing w:after="120"/>
      </w:pPr>
      <w:r>
        <w:t>The prompt library maintains separate configurations for each product surface:</w:t>
      </w:r>
    </w:p>
    <w:p w14:paraId="3A1F002D" w14:textId="77777777" w:rsidR="009E73F9" w:rsidRDefault="00000000">
      <w:pPr>
        <w:pStyle w:val="ListParagraph"/>
        <w:numPr>
          <w:ilvl w:val="0"/>
          <w:numId w:val="2"/>
        </w:numPr>
        <w:spacing w:after="60"/>
      </w:pPr>
      <w:r>
        <w:rPr>
          <w:b/>
          <w:bCs/>
        </w:rPr>
        <w:t xml:space="preserve">Nigh Drops (Consumer): </w:t>
      </w:r>
      <w:r>
        <w:t>Voice is warm, specific, and direct — like a local guide with good taste. Niya can see the authenticated user’s profile, behavior, preferences, and social connections. Niya cannot see other customers’ data, business internals, or T&amp;S information. Default zero questions per session; 3–5 onboarding questions spread across first 3 sessions.</w:t>
      </w:r>
    </w:p>
    <w:p w14:paraId="3A1F002E" w14:textId="77777777" w:rsidR="009E73F9" w:rsidRDefault="00000000">
      <w:pPr>
        <w:pStyle w:val="ListParagraph"/>
        <w:numPr>
          <w:ilvl w:val="0"/>
          <w:numId w:val="2"/>
        </w:numPr>
        <w:spacing w:after="60"/>
      </w:pPr>
      <w:r>
        <w:rPr>
          <w:b/>
          <w:bCs/>
        </w:rPr>
        <w:t xml:space="preserve">Nigh Host (Pro): </w:t>
      </w:r>
      <w:r>
        <w:t>Voice is operating partner, not assistant. Niya proactively surfaces patterns (“You haven’t posted for Thursday — that’s your strongest slot”). Writes in the business’s own voice, learning from past copy edits. Never repeats a declined suggestion. Can see the business’s own drops, team, guests (anonymized aggregate), and performance history. Cannot see individual customer identities or other businesses’ internal records.</w:t>
      </w:r>
    </w:p>
    <w:p w14:paraId="3A1F002F" w14:textId="77777777" w:rsidR="009E73F9" w:rsidRDefault="00000000">
      <w:pPr>
        <w:pStyle w:val="ListParagraph"/>
        <w:numPr>
          <w:ilvl w:val="0"/>
          <w:numId w:val="2"/>
        </w:numPr>
        <w:spacing w:after="60"/>
      </w:pPr>
      <w:r>
        <w:rPr>
          <w:b/>
          <w:bCs/>
        </w:rPr>
        <w:t xml:space="preserve">Nigh Support (Internal): </w:t>
      </w:r>
      <w:r>
        <w:t>Voice is expert colleague — fast, informed, specific. Niya never asks the agent questions; she provides context automatically at ticket open. Recommendations always include specific action, reason, and confidence level. T&amp;S hard rule: Niya surfaces context only, never recommends resolution or drafts closing responses for T&amp;S cases. Data access is gated by agent tier (Tier 1–4).</w:t>
      </w:r>
    </w:p>
    <w:p w14:paraId="3A1F0030" w14:textId="77777777" w:rsidR="009E73F9" w:rsidRDefault="009E73F9">
      <w:pPr>
        <w:spacing w:after="80"/>
      </w:pPr>
    </w:p>
    <w:p w14:paraId="3A1F0031" w14:textId="77777777" w:rsidR="009E73F9" w:rsidRDefault="00000000">
      <w:pPr>
        <w:pStyle w:val="Heading3"/>
      </w:pPr>
      <w:bookmarkStart w:id="945" w:name="_Toc228879626"/>
      <w:r>
        <w:t>13.9.3 Governance</w:t>
      </w:r>
      <w:bookmarkEnd w:id="945"/>
    </w:p>
    <w:p w14:paraId="3A1F0032" w14:textId="77777777" w:rsidR="009E73F9" w:rsidRDefault="00000000">
      <w:pPr>
        <w:pStyle w:val="ListParagraph"/>
        <w:numPr>
          <w:ilvl w:val="0"/>
          <w:numId w:val="2"/>
        </w:numPr>
        <w:spacing w:after="60"/>
      </w:pPr>
      <w:r>
        <w:t>Prompt entries can be admin-authored (immediately active) or Niya-suggested (requires admin approval before activation)</w:t>
      </w:r>
    </w:p>
    <w:p w14:paraId="3A1F0033" w14:textId="77777777" w:rsidR="009E73F9" w:rsidRDefault="00000000">
      <w:pPr>
        <w:pStyle w:val="ListParagraph"/>
        <w:numPr>
          <w:ilvl w:val="0"/>
          <w:numId w:val="2"/>
        </w:numPr>
        <w:spacing w:after="60"/>
      </w:pPr>
      <w:r>
        <w:t>Each entry has a unique ID (e.g., CT1, PTN3, SB2), a status (active or niya-suggested), and a source (admin or niya)</w:t>
      </w:r>
    </w:p>
    <w:p w14:paraId="3A1F0034" w14:textId="77777777" w:rsidR="009E73F9" w:rsidRDefault="00000000">
      <w:pPr>
        <w:pStyle w:val="ListParagraph"/>
        <w:numPr>
          <w:ilvl w:val="0"/>
          <w:numId w:val="2"/>
        </w:numPr>
        <w:spacing w:after="60"/>
      </w:pPr>
      <w:r>
        <w:t>The prompt library is managed exclusively through the Nigh Support internal app; hosts and consumers cannot directly edit prompt entries</w:t>
      </w:r>
    </w:p>
    <w:p w14:paraId="3A1F0035" w14:textId="77777777" w:rsidR="009E73F9" w:rsidRDefault="00000000">
      <w:pPr>
        <w:pStyle w:val="ListParagraph"/>
        <w:numPr>
          <w:ilvl w:val="0"/>
          <w:numId w:val="2"/>
        </w:numPr>
        <w:spacing w:after="60"/>
      </w:pPr>
      <w:r>
        <w:t>Changes to the prompt library take effect across all Niya interactions immediately upon activation</w:t>
      </w:r>
    </w:p>
    <w:p w14:paraId="3A1F0036" w14:textId="77777777" w:rsidR="009E73F9" w:rsidRDefault="009E73F9">
      <w:pPr>
        <w:spacing w:after="80"/>
      </w:pPr>
    </w:p>
    <w:p w14:paraId="3A1F0037" w14:textId="77777777" w:rsidR="009E73F9" w:rsidRDefault="00000000">
      <w:pPr>
        <w:spacing w:after="120"/>
      </w:pPr>
      <w:r>
        <w:rPr>
          <w:b/>
          <w:bCs/>
        </w:rPr>
        <w:t>Acceptance Criteria:</w:t>
      </w:r>
    </w:p>
    <w:p w14:paraId="3A1F0038" w14:textId="77777777" w:rsidR="009E73F9" w:rsidRDefault="00000000">
      <w:pPr>
        <w:pStyle w:val="ListParagraph"/>
        <w:numPr>
          <w:ilvl w:val="0"/>
          <w:numId w:val="2"/>
        </w:numPr>
        <w:spacing w:after="60"/>
      </w:pPr>
      <w:r>
        <w:t>AC-13.9.1: Niya prompt library is organized into four categories (Truths, Tone, Boundaries, Cadence) per product context.</w:t>
      </w:r>
    </w:p>
    <w:p w14:paraId="3A1F0039" w14:textId="77777777" w:rsidR="009E73F9" w:rsidRDefault="00000000">
      <w:pPr>
        <w:pStyle w:val="ListParagraph"/>
        <w:numPr>
          <w:ilvl w:val="0"/>
          <w:numId w:val="2"/>
        </w:numPr>
        <w:spacing w:after="60"/>
      </w:pPr>
      <w:r>
        <w:t>AC-13.9.2: Three product contexts are maintained: Consumer (Nigh Drops), Host (Nigh Host), and Support (Nigh Support).</w:t>
      </w:r>
    </w:p>
    <w:p w14:paraId="3A1F003A" w14:textId="77777777" w:rsidR="009E73F9" w:rsidRDefault="00000000">
      <w:pPr>
        <w:pStyle w:val="ListParagraph"/>
        <w:numPr>
          <w:ilvl w:val="0"/>
          <w:numId w:val="2"/>
        </w:numPr>
        <w:spacing w:after="60"/>
      </w:pPr>
      <w:r>
        <w:t>AC-13.9.3: Prompt entries support two sources: admin-authored (immediately active) and Niya-suggested (requires approval).</w:t>
      </w:r>
    </w:p>
    <w:p w14:paraId="3A1F003B" w14:textId="77777777" w:rsidR="009E73F9" w:rsidRDefault="00000000">
      <w:pPr>
        <w:pStyle w:val="ListParagraph"/>
        <w:numPr>
          <w:ilvl w:val="0"/>
          <w:numId w:val="2"/>
        </w:numPr>
        <w:spacing w:after="60"/>
      </w:pPr>
      <w:r>
        <w:t>AC-13.9.4: Boundary rules enforce strict data isolation between product contexts.</w:t>
      </w:r>
    </w:p>
    <w:p w14:paraId="3A1F003C" w14:textId="77777777" w:rsidR="009E73F9" w:rsidRDefault="00000000">
      <w:pPr>
        <w:pStyle w:val="ListParagraph"/>
        <w:numPr>
          <w:ilvl w:val="0"/>
          <w:numId w:val="2"/>
        </w:numPr>
        <w:spacing w:after="60"/>
      </w:pPr>
      <w:r>
        <w:t>AC-13.9.5: T&amp;S hard rule is enforced: Niya never recommends resolution, drafts closing responses, or marks T&amp;S cases as resolved.</w:t>
      </w:r>
    </w:p>
    <w:p w14:paraId="3A1F003D" w14:textId="77777777" w:rsidR="009E73F9" w:rsidRDefault="00000000">
      <w:pPr>
        <w:pStyle w:val="ListParagraph"/>
        <w:numPr>
          <w:ilvl w:val="0"/>
          <w:numId w:val="2"/>
        </w:numPr>
        <w:spacing w:after="60"/>
      </w:pPr>
      <w:r>
        <w:t>AC-13.9.6: The prompt library is managed exclusively through the Nigh Support internal app.</w:t>
      </w:r>
    </w:p>
    <w:p w14:paraId="0E6DEA2E" w14:textId="77777777" w:rsidR="009E73F9" w:rsidRDefault="00000000">
      <w:r>
        <w:br w:type="page"/>
      </w:r>
    </w:p>
    <w:p w14:paraId="29BD8F19" w14:textId="77777777" w:rsidR="009E73F9" w:rsidRDefault="00000000">
      <w:pPr>
        <w:pStyle w:val="Heading1"/>
      </w:pPr>
      <w:bookmarkStart w:id="205" w:name="_Toc228879538"/>
      <w:r>
        <w:lastRenderedPageBreak/>
        <w:t>14. Onboarding</w:t>
      </w:r>
      <w:bookmarkEnd w:id="205"/>
    </w:p>
    <w:p w14:paraId="6827883F" w14:textId="77777777" w:rsidR="009E73F9" w:rsidRDefault="00000000">
      <w:pPr>
        <w:spacing w:after="120"/>
      </w:pPr>
      <w:r>
        <w:t>Onboarding governs how new businesses and consumers enter the Nigh platform. The process balances friction reduction with safety screening, ensuring that every Account is verified while minimizing barriers for legitimate businesses.</w:t>
      </w:r>
    </w:p>
    <w:p w14:paraId="4FA2D4BE" w14:textId="77777777" w:rsidR="009E73F9" w:rsidRDefault="009E73F9">
      <w:pPr>
        <w:spacing w:after="80"/>
      </w:pPr>
    </w:p>
    <w:p w14:paraId="34C86087" w14:textId="77777777" w:rsidR="009E73F9" w:rsidRDefault="00000000">
      <w:pPr>
        <w:pStyle w:val="Heading2"/>
      </w:pPr>
      <w:bookmarkStart w:id="206" w:name="_Toc228879539"/>
      <w:r>
        <w:t>14.1 Dual-Path Entry</w:t>
      </w:r>
      <w:bookmarkEnd w:id="206"/>
    </w:p>
    <w:p w14:paraId="062BFD47" w14:textId="77777777" w:rsidR="009E73F9" w:rsidRDefault="00000000">
      <w:pPr>
        <w:spacing w:after="120"/>
      </w:pPr>
      <w:r>
        <w:t>New business Accounts enter through one of two paths:</w:t>
      </w:r>
    </w:p>
    <w:p w14:paraId="60A0454A" w14:textId="77777777" w:rsidR="009E73F9" w:rsidRDefault="009E73F9">
      <w:pPr>
        <w:spacing w:after="80"/>
      </w:pPr>
    </w:p>
    <w:p w14:paraId="7F8F0012" w14:textId="77777777" w:rsidR="009E73F9" w:rsidRDefault="00000000">
      <w:pPr>
        <w:pStyle w:val="ListParagraph"/>
        <w:numPr>
          <w:ilvl w:val="0"/>
          <w:numId w:val="2"/>
        </w:numPr>
        <w:spacing w:after="60"/>
      </w:pPr>
      <w:r>
        <w:rPr>
          <w:b/>
          <w:bCs/>
        </w:rPr>
        <w:t xml:space="preserve">General Waitlist: </w:t>
      </w:r>
      <w:r>
        <w:t>Business submits an application through the Nigh website. Application enters a queue. AI screening + optional human review determines approval. Position in queue determines order of review (FIFO).</w:t>
      </w:r>
    </w:p>
    <w:p w14:paraId="2C02AABA" w14:textId="77777777" w:rsidR="009E73F9" w:rsidRDefault="00000000">
      <w:pPr>
        <w:pStyle w:val="ListParagraph"/>
        <w:numPr>
          <w:ilvl w:val="0"/>
          <w:numId w:val="2"/>
        </w:numPr>
        <w:spacing w:after="60"/>
      </w:pPr>
      <w:r>
        <w:rPr>
          <w:b/>
          <w:bCs/>
        </w:rPr>
        <w:t xml:space="preserve">Priority Invite: </w:t>
      </w:r>
      <w:r>
        <w:t>An existing approved Org sends an invitation link to a new business. The invited business bypasses queue ORDER (moves to front of review queue) but still undergoes AI screening and safety checks.</w:t>
      </w:r>
    </w:p>
    <w:p w14:paraId="7D5C6288" w14:textId="77777777" w:rsidR="009E73F9" w:rsidRDefault="009E73F9">
      <w:pPr>
        <w:spacing w:after="80"/>
      </w:pPr>
    </w:p>
    <w:p w14:paraId="5C3CE7C0" w14:textId="77777777" w:rsidR="009E73F9" w:rsidRDefault="00000000">
      <w:pPr>
        <w:spacing w:after="120"/>
      </w:pPr>
      <w:r>
        <w:rPr>
          <w:b/>
          <w:bCs/>
        </w:rPr>
        <w:t>Key Rule:</w:t>
      </w:r>
    </w:p>
    <w:p w14:paraId="2793A39E" w14:textId="77777777" w:rsidR="009E73F9" w:rsidRDefault="00000000">
      <w:pPr>
        <w:spacing w:after="120"/>
      </w:pPr>
      <w:r>
        <w:t>A Priority Invite skips the queue position, NOT the safety checks. Every new Account, regardless of entry path, undergoes AI screening. No Account is approved without at least automated review.</w:t>
      </w:r>
    </w:p>
    <w:p w14:paraId="65F8A955" w14:textId="77777777" w:rsidR="009E73F9" w:rsidRDefault="009E73F9">
      <w:pPr>
        <w:spacing w:after="80"/>
      </w:pPr>
    </w:p>
    <w:p w14:paraId="0F84FFEB" w14:textId="77777777" w:rsidR="009E73F9" w:rsidRDefault="00000000">
      <w:pPr>
        <w:spacing w:after="120"/>
      </w:pPr>
      <w:r>
        <w:rPr>
          <w:b/>
          <w:bCs/>
        </w:rPr>
        <w:t>Acceptance Criteria:</w:t>
      </w:r>
    </w:p>
    <w:p w14:paraId="7C5A8C45" w14:textId="77777777" w:rsidR="009E73F9" w:rsidRDefault="00000000">
      <w:pPr>
        <w:pStyle w:val="ListParagraph"/>
        <w:numPr>
          <w:ilvl w:val="0"/>
          <w:numId w:val="2"/>
        </w:numPr>
        <w:spacing w:after="60"/>
      </w:pPr>
      <w:r>
        <w:t>AC-14.1.1: Every new Org enters through either General Waitlist or Priority Invite path.</w:t>
      </w:r>
    </w:p>
    <w:p w14:paraId="38C43238" w14:textId="77777777" w:rsidR="009E73F9" w:rsidRDefault="00000000">
      <w:pPr>
        <w:pStyle w:val="ListParagraph"/>
        <w:numPr>
          <w:ilvl w:val="0"/>
          <w:numId w:val="2"/>
        </w:numPr>
        <w:spacing w:after="60"/>
      </w:pPr>
      <w:r>
        <w:t>AC-14.1.2: Priority Invite bypasses queue order only, not AI screening or safety checks.</w:t>
      </w:r>
    </w:p>
    <w:p w14:paraId="59C7719F" w14:textId="77777777" w:rsidR="009E73F9" w:rsidRDefault="00000000">
      <w:pPr>
        <w:pStyle w:val="ListParagraph"/>
        <w:numPr>
          <w:ilvl w:val="0"/>
          <w:numId w:val="2"/>
        </w:numPr>
        <w:spacing w:after="60"/>
      </w:pPr>
      <w:r>
        <w:t>AC-14.1.3: No Account is activated without passing at least automated AI review.</w:t>
      </w:r>
    </w:p>
    <w:p w14:paraId="535ED473" w14:textId="77777777" w:rsidR="009E73F9" w:rsidRDefault="009E73F9">
      <w:pPr>
        <w:spacing w:after="80"/>
      </w:pPr>
    </w:p>
    <w:p w14:paraId="78092AFF" w14:textId="77777777" w:rsidR="009E73F9" w:rsidRDefault="00000000">
      <w:pPr>
        <w:pStyle w:val="Heading2"/>
      </w:pPr>
      <w:bookmarkStart w:id="207" w:name="_Toc228879540"/>
      <w:r>
        <w:t>14.2 Website Waitlist (3-Step)</w:t>
      </w:r>
      <w:bookmarkEnd w:id="207"/>
    </w:p>
    <w:p w14:paraId="12C37612" w14:textId="77777777" w:rsidR="009E73F9" w:rsidRDefault="00000000">
      <w:pPr>
        <w:spacing w:after="120"/>
      </w:pPr>
      <w:r>
        <w:t>The public-facing waitlist on the Nigh website is a streamlined 3-step form:</w:t>
      </w:r>
    </w:p>
    <w:p w14:paraId="6F95468F" w14:textId="77777777" w:rsidR="009E73F9" w:rsidRDefault="009E73F9">
      <w:pPr>
        <w:spacing w:after="80"/>
      </w:pPr>
    </w:p>
    <w:p w14:paraId="4CC0DABA" w14:textId="77777777" w:rsidR="009E73F9" w:rsidRDefault="00000000">
      <w:pPr>
        <w:pStyle w:val="ListParagraph"/>
        <w:numPr>
          <w:ilvl w:val="0"/>
          <w:numId w:val="2"/>
        </w:numPr>
        <w:spacing w:after="60"/>
      </w:pPr>
      <w:r>
        <w:rPr>
          <w:b/>
          <w:bCs/>
        </w:rPr>
        <w:t xml:space="preserve">Step 1 - Email: </w:t>
      </w:r>
      <w:r>
        <w:t>Enter email address. Supports URL parameter pre-fill: ?email=user@example.com.</w:t>
      </w:r>
    </w:p>
    <w:p w14:paraId="1D93F84D" w14:textId="77777777" w:rsidR="009E73F9" w:rsidRDefault="00000000">
      <w:pPr>
        <w:pStyle w:val="ListParagraph"/>
        <w:numPr>
          <w:ilvl w:val="0"/>
          <w:numId w:val="2"/>
        </w:numPr>
        <w:spacing w:after="60"/>
      </w:pPr>
      <w:r>
        <w:rPr>
          <w:b/>
          <w:bCs/>
        </w:rPr>
        <w:t xml:space="preserve">Step 2 - Account Type: </w:t>
      </w:r>
      <w:r>
        <w:t>Select individual or business. Supports URL parameter pre-select: ?type=business.</w:t>
      </w:r>
    </w:p>
    <w:p w14:paraId="50A95692" w14:textId="77777777" w:rsidR="009E73F9" w:rsidRDefault="00000000">
      <w:pPr>
        <w:pStyle w:val="ListParagraph"/>
        <w:numPr>
          <w:ilvl w:val="0"/>
          <w:numId w:val="2"/>
        </w:numPr>
        <w:spacing w:after="60"/>
      </w:pPr>
      <w:r>
        <w:rPr>
          <w:b/>
          <w:bCs/>
        </w:rPr>
        <w:t xml:space="preserve">Step 3 - City/Metro Area: </w:t>
      </w:r>
      <w:r>
        <w:t>Select city or metropolitan area from a list.</w:t>
      </w:r>
    </w:p>
    <w:p w14:paraId="0B6B0C83" w14:textId="77777777" w:rsidR="009E73F9" w:rsidRDefault="009E73F9">
      <w:pPr>
        <w:spacing w:after="80"/>
      </w:pPr>
    </w:p>
    <w:p w14:paraId="24CBBF87" w14:textId="77777777" w:rsidR="009E73F9" w:rsidRDefault="00000000">
      <w:pPr>
        <w:spacing w:after="120"/>
      </w:pPr>
      <w:r>
        <w:rPr>
          <w:b/>
          <w:bCs/>
        </w:rPr>
        <w:t>Stored Data:</w:t>
      </w:r>
    </w:p>
    <w:p w14:paraId="377F71E3" w14:textId="77777777" w:rsidR="009E73F9" w:rsidRDefault="00000000">
      <w:pPr>
        <w:pStyle w:val="ListParagraph"/>
        <w:numPr>
          <w:ilvl w:val="0"/>
          <w:numId w:val="2"/>
        </w:numPr>
        <w:spacing w:after="60"/>
      </w:pPr>
      <w:r>
        <w:t>Email address</w:t>
      </w:r>
    </w:p>
    <w:p w14:paraId="2F40F51F" w14:textId="77777777" w:rsidR="009E73F9" w:rsidRDefault="00000000">
      <w:pPr>
        <w:pStyle w:val="ListParagraph"/>
        <w:numPr>
          <w:ilvl w:val="0"/>
          <w:numId w:val="2"/>
        </w:numPr>
        <w:spacing w:after="60"/>
      </w:pPr>
      <w:r>
        <w:t>Account type (individual/business)</w:t>
      </w:r>
    </w:p>
    <w:p w14:paraId="6A087010" w14:textId="77777777" w:rsidR="009E73F9" w:rsidRDefault="00000000">
      <w:pPr>
        <w:pStyle w:val="ListParagraph"/>
        <w:numPr>
          <w:ilvl w:val="0"/>
          <w:numId w:val="2"/>
        </w:numPr>
        <w:spacing w:after="60"/>
      </w:pPr>
      <w:r>
        <w:t>City/metro area</w:t>
      </w:r>
    </w:p>
    <w:p w14:paraId="60C012CB" w14:textId="77777777" w:rsidR="009E73F9" w:rsidRDefault="00000000">
      <w:pPr>
        <w:pStyle w:val="ListParagraph"/>
        <w:numPr>
          <w:ilvl w:val="0"/>
          <w:numId w:val="2"/>
        </w:numPr>
        <w:spacing w:after="60"/>
      </w:pPr>
      <w:r>
        <w:lastRenderedPageBreak/>
        <w:t>Referral source (UTM parameters or referral code if present)</w:t>
      </w:r>
    </w:p>
    <w:p w14:paraId="439DCEB0" w14:textId="77777777" w:rsidR="009E73F9" w:rsidRDefault="00000000">
      <w:pPr>
        <w:pStyle w:val="ListParagraph"/>
        <w:numPr>
          <w:ilvl w:val="0"/>
          <w:numId w:val="2"/>
        </w:numPr>
        <w:spacing w:after="60"/>
      </w:pPr>
      <w:r>
        <w:t>Submission timestamp</w:t>
      </w:r>
    </w:p>
    <w:p w14:paraId="180F00B8" w14:textId="77777777" w:rsidR="009E73F9" w:rsidRDefault="009E73F9">
      <w:pPr>
        <w:spacing w:after="80"/>
      </w:pPr>
    </w:p>
    <w:p w14:paraId="129B50F6" w14:textId="77777777" w:rsidR="009E73F9" w:rsidRDefault="00000000">
      <w:pPr>
        <w:spacing w:after="120"/>
      </w:pPr>
      <w:r>
        <w:rPr>
          <w:b/>
          <w:bCs/>
        </w:rPr>
        <w:t>Acceptance Criteria:</w:t>
      </w:r>
    </w:p>
    <w:p w14:paraId="6B7DB718" w14:textId="77777777" w:rsidR="009E73F9" w:rsidRDefault="00000000">
      <w:pPr>
        <w:pStyle w:val="ListParagraph"/>
        <w:numPr>
          <w:ilvl w:val="0"/>
          <w:numId w:val="2"/>
        </w:numPr>
        <w:spacing w:after="60"/>
      </w:pPr>
      <w:r>
        <w:t>AC-14.2.1: 3-step form collects email, account type, and city.</w:t>
      </w:r>
    </w:p>
    <w:p w14:paraId="50E609BB" w14:textId="77777777" w:rsidR="009E73F9" w:rsidRDefault="00000000">
      <w:pPr>
        <w:pStyle w:val="ListParagraph"/>
        <w:numPr>
          <w:ilvl w:val="0"/>
          <w:numId w:val="2"/>
        </w:numPr>
        <w:spacing w:after="60"/>
      </w:pPr>
      <w:r>
        <w:t>AC-14.2.2: URL parameter ?email= pre-fills the email field.</w:t>
      </w:r>
    </w:p>
    <w:p w14:paraId="24102812" w14:textId="77777777" w:rsidR="009E73F9" w:rsidRDefault="00000000">
      <w:pPr>
        <w:pStyle w:val="ListParagraph"/>
        <w:numPr>
          <w:ilvl w:val="0"/>
          <w:numId w:val="2"/>
        </w:numPr>
        <w:spacing w:after="60"/>
      </w:pPr>
      <w:r>
        <w:t>AC-14.2.3: URL parameter ?type= pre-selects the account type.</w:t>
      </w:r>
    </w:p>
    <w:p w14:paraId="1ADE0BEA" w14:textId="77777777" w:rsidR="009E73F9" w:rsidRDefault="00000000">
      <w:pPr>
        <w:pStyle w:val="ListParagraph"/>
        <w:numPr>
          <w:ilvl w:val="0"/>
          <w:numId w:val="2"/>
        </w:numPr>
        <w:spacing w:after="60"/>
      </w:pPr>
      <w:r>
        <w:t>AC-14.2.4: All submitted data is stored: email, type, city, referral source, timestamp.</w:t>
      </w:r>
    </w:p>
    <w:p w14:paraId="537BCD86" w14:textId="77777777" w:rsidR="009E73F9" w:rsidRDefault="009E73F9">
      <w:pPr>
        <w:spacing w:after="80"/>
      </w:pPr>
    </w:p>
    <w:p w14:paraId="4F886C63" w14:textId="77777777" w:rsidR="009E73F9" w:rsidRDefault="00000000">
      <w:pPr>
        <w:pStyle w:val="Heading2"/>
      </w:pPr>
      <w:bookmarkStart w:id="208" w:name="_Toc228879541"/>
      <w:r>
        <w:t>14.3 Account Creation</w:t>
      </w:r>
      <w:bookmarkEnd w:id="208"/>
    </w:p>
    <w:p w14:paraId="3FB30295" w14:textId="77777777" w:rsidR="009E73F9" w:rsidRDefault="00000000">
      <w:pPr>
        <w:spacing w:after="120"/>
      </w:pPr>
      <w:r>
        <w:t>All users start with a personal account via phone OTP verification. Business Account activation is a deliberate second step that uses the existing handle.</w:t>
      </w:r>
    </w:p>
    <w:p w14:paraId="5176E831" w14:textId="77777777" w:rsidR="009E73F9" w:rsidRDefault="009E73F9">
      <w:pPr>
        <w:spacing w:after="80"/>
      </w:pPr>
    </w:p>
    <w:p w14:paraId="59B68660" w14:textId="77777777" w:rsidR="009E73F9" w:rsidRDefault="00000000">
      <w:pPr>
        <w:spacing w:after="120"/>
      </w:pPr>
      <w:r>
        <w:rPr>
          <w:b/>
          <w:bCs/>
        </w:rPr>
        <w:t>Flow:</w:t>
      </w:r>
    </w:p>
    <w:p w14:paraId="4A4E0444" w14:textId="77777777" w:rsidR="009E73F9" w:rsidRDefault="00000000">
      <w:pPr>
        <w:pStyle w:val="ListParagraph"/>
        <w:numPr>
          <w:ilvl w:val="0"/>
          <w:numId w:val="2"/>
        </w:numPr>
        <w:spacing w:after="60"/>
      </w:pPr>
      <w:r>
        <w:t>Step 1: Personal account created via phone OTP (Section 7.1). @handle assigned and locked at this point.</w:t>
      </w:r>
    </w:p>
    <w:p w14:paraId="2E06740E" w14:textId="77777777" w:rsidR="009E73F9" w:rsidRDefault="00000000">
      <w:pPr>
        <w:pStyle w:val="ListParagraph"/>
        <w:numPr>
          <w:ilvl w:val="0"/>
          <w:numId w:val="2"/>
        </w:numPr>
        <w:spacing w:after="60"/>
      </w:pPr>
      <w:r>
        <w:t>Step 2: Business Account activation is a separate, deliberate action. The system recognizes the user's existing @handle and offers one-tap confirmation.</w:t>
      </w:r>
    </w:p>
    <w:p w14:paraId="489EFE46" w14:textId="77777777" w:rsidR="009E73F9" w:rsidRDefault="00000000">
      <w:pPr>
        <w:pStyle w:val="ListParagraph"/>
        <w:numPr>
          <w:ilvl w:val="0"/>
          <w:numId w:val="2"/>
        </w:numPr>
        <w:spacing w:after="60"/>
      </w:pPr>
      <w:r>
        <w:t>There is NO account type selection at initial signup. Everyone starts personal.</w:t>
      </w:r>
    </w:p>
    <w:p w14:paraId="168D9E52" w14:textId="77777777" w:rsidR="009E73F9" w:rsidRDefault="009E73F9">
      <w:pPr>
        <w:spacing w:after="80"/>
      </w:pPr>
    </w:p>
    <w:p w14:paraId="51FF6FED" w14:textId="77777777" w:rsidR="009E73F9" w:rsidRDefault="00000000">
      <w:pPr>
        <w:spacing w:after="120"/>
      </w:pPr>
      <w:r>
        <w:rPr>
          <w:b/>
          <w:bCs/>
        </w:rPr>
        <w:t>Acceptance Criteria:</w:t>
      </w:r>
    </w:p>
    <w:p w14:paraId="4F75C385" w14:textId="77777777" w:rsidR="009E73F9" w:rsidRDefault="00000000">
      <w:pPr>
        <w:pStyle w:val="ListParagraph"/>
        <w:numPr>
          <w:ilvl w:val="0"/>
          <w:numId w:val="2"/>
        </w:numPr>
        <w:spacing w:after="60"/>
      </w:pPr>
      <w:r>
        <w:t>AC-14.3.1: All users start with a personal account. No business account at initial signup.</w:t>
      </w:r>
    </w:p>
    <w:p w14:paraId="73DA98C9" w14:textId="77777777" w:rsidR="009E73F9" w:rsidRDefault="00000000">
      <w:pPr>
        <w:pStyle w:val="ListParagraph"/>
        <w:numPr>
          <w:ilvl w:val="0"/>
          <w:numId w:val="2"/>
        </w:numPr>
        <w:spacing w:after="60"/>
      </w:pPr>
      <w:r>
        <w:t>AC-14.3.2: Business activation uses the existing @handle. One-tap confirmation.</w:t>
      </w:r>
    </w:p>
    <w:p w14:paraId="24243E33" w14:textId="77777777" w:rsidR="009E73F9" w:rsidRDefault="00000000">
      <w:pPr>
        <w:pStyle w:val="ListParagraph"/>
        <w:numPr>
          <w:ilvl w:val="0"/>
          <w:numId w:val="2"/>
        </w:numPr>
        <w:spacing w:after="60"/>
      </w:pPr>
      <w:r>
        <w:t>AC-14.3.3: No account type selection presented during initial signup flow.</w:t>
      </w:r>
    </w:p>
    <w:p w14:paraId="1D72E2A7" w14:textId="77777777" w:rsidR="009E73F9" w:rsidRDefault="009E73F9">
      <w:pPr>
        <w:spacing w:after="80"/>
      </w:pPr>
    </w:p>
    <w:p w14:paraId="5B6DD604" w14:textId="77777777" w:rsidR="009E73F9" w:rsidRDefault="00000000">
      <w:pPr>
        <w:pStyle w:val="Heading2"/>
      </w:pPr>
      <w:bookmarkStart w:id="209" w:name="_Toc228879542"/>
      <w:r>
        <w:t>14.4 AI Auto-Approval</w:t>
      </w:r>
      <w:bookmarkEnd w:id="209"/>
    </w:p>
    <w:p w14:paraId="1FB83DE2" w14:textId="77777777" w:rsidR="009E73F9" w:rsidRDefault="00000000">
      <w:pPr>
        <w:spacing w:after="120"/>
      </w:pPr>
      <w:r>
        <w:t>Every new business Account undergoes AI screening regardless of entry path (waitlist or priority invite).</w:t>
      </w:r>
    </w:p>
    <w:p w14:paraId="7A2AC630" w14:textId="77777777" w:rsidR="009E73F9" w:rsidRDefault="009E73F9">
      <w:pPr>
        <w:spacing w:after="80"/>
      </w:pPr>
    </w:p>
    <w:p w14:paraId="56021D64" w14:textId="77777777" w:rsidR="009E73F9" w:rsidRDefault="00000000">
      <w:pPr>
        <w:spacing w:after="120"/>
      </w:pPr>
      <w:r>
        <w:rPr>
          <w:b/>
          <w:bCs/>
        </w:rPr>
        <w:t>Screening Signals:</w:t>
      </w:r>
    </w:p>
    <w:p w14:paraId="2A2E6C35" w14:textId="77777777" w:rsidR="009E73F9" w:rsidRDefault="00000000">
      <w:pPr>
        <w:pStyle w:val="ListParagraph"/>
        <w:numPr>
          <w:ilvl w:val="0"/>
          <w:numId w:val="2"/>
        </w:numPr>
        <w:spacing w:after="60"/>
      </w:pPr>
      <w:r>
        <w:t>Prohibited category detection</w:t>
      </w:r>
    </w:p>
    <w:p w14:paraId="51F9EFCA" w14:textId="77777777" w:rsidR="009E73F9" w:rsidRDefault="00000000">
      <w:pPr>
        <w:pStyle w:val="ListParagraph"/>
        <w:numPr>
          <w:ilvl w:val="0"/>
          <w:numId w:val="2"/>
        </w:numPr>
        <w:spacing w:after="60"/>
      </w:pPr>
      <w:r>
        <w:t>Fraud signals (known patterns, velocity checks)</w:t>
      </w:r>
    </w:p>
    <w:p w14:paraId="7C70FD9C" w14:textId="77777777" w:rsidR="009E73F9" w:rsidRDefault="00000000">
      <w:pPr>
        <w:pStyle w:val="ListParagraph"/>
        <w:numPr>
          <w:ilvl w:val="0"/>
          <w:numId w:val="2"/>
        </w:numPr>
        <w:spacing w:after="60"/>
      </w:pPr>
      <w:r>
        <w:t>Duplicate account detection (same phone, same business name + address)</w:t>
      </w:r>
    </w:p>
    <w:p w14:paraId="15BE32B9" w14:textId="77777777" w:rsidR="009E73F9" w:rsidRDefault="00000000">
      <w:pPr>
        <w:pStyle w:val="ListParagraph"/>
        <w:numPr>
          <w:ilvl w:val="0"/>
          <w:numId w:val="2"/>
        </w:numPr>
        <w:spacing w:after="60"/>
      </w:pPr>
      <w:r>
        <w:t>Unsafe content in business name or description</w:t>
      </w:r>
    </w:p>
    <w:p w14:paraId="3CACB002" w14:textId="77777777" w:rsidR="009E73F9" w:rsidRDefault="00000000">
      <w:pPr>
        <w:pStyle w:val="ListParagraph"/>
        <w:numPr>
          <w:ilvl w:val="0"/>
          <w:numId w:val="2"/>
        </w:numPr>
        <w:spacing w:after="60"/>
      </w:pPr>
      <w:r>
        <w:t>Location anomalies (address doesn't match claimed business type)</w:t>
      </w:r>
    </w:p>
    <w:p w14:paraId="47E91D89" w14:textId="77777777" w:rsidR="009E73F9" w:rsidRDefault="009E73F9">
      <w:pPr>
        <w:spacing w:after="80"/>
      </w:pPr>
    </w:p>
    <w:p w14:paraId="551EDE52" w14:textId="77777777" w:rsidR="009E73F9" w:rsidRDefault="00000000">
      <w:pPr>
        <w:spacing w:after="120"/>
      </w:pPr>
      <w:r>
        <w:rPr>
          <w:b/>
          <w:bCs/>
        </w:rPr>
        <w:t>Decision Thresholds:</w:t>
      </w:r>
    </w:p>
    <w:p w14:paraId="1C43C98E" w14:textId="77777777" w:rsidR="009E73F9" w:rsidRDefault="00000000">
      <w:pPr>
        <w:pStyle w:val="ListParagraph"/>
        <w:numPr>
          <w:ilvl w:val="0"/>
          <w:numId w:val="2"/>
        </w:numPr>
        <w:spacing w:after="60"/>
      </w:pPr>
      <w:r>
        <w:t>Risk score below threshold: Auto-Approve. Account activated immediately.</w:t>
      </w:r>
    </w:p>
    <w:p w14:paraId="6F981749" w14:textId="77777777" w:rsidR="009E73F9" w:rsidRDefault="00000000">
      <w:pPr>
        <w:pStyle w:val="ListParagraph"/>
        <w:numPr>
          <w:ilvl w:val="0"/>
          <w:numId w:val="2"/>
        </w:numPr>
        <w:spacing w:after="60"/>
      </w:pPr>
      <w:r>
        <w:lastRenderedPageBreak/>
        <w:t>Risk score uncertain: Manual Review. Queued for Support.</w:t>
      </w:r>
    </w:p>
    <w:p w14:paraId="38C24F65" w14:textId="77777777" w:rsidR="009E73F9" w:rsidRDefault="00000000">
      <w:pPr>
        <w:pStyle w:val="ListParagraph"/>
        <w:numPr>
          <w:ilvl w:val="0"/>
          <w:numId w:val="2"/>
        </w:numPr>
        <w:spacing w:after="60"/>
      </w:pPr>
      <w:r>
        <w:t>Risk score above threshold: Auto-Reject. Applicant notified with general reason.</w:t>
      </w:r>
    </w:p>
    <w:p w14:paraId="116CA38C" w14:textId="77777777" w:rsidR="009E73F9" w:rsidRDefault="009E73F9">
      <w:pPr>
        <w:spacing w:after="80"/>
      </w:pPr>
    </w:p>
    <w:p w14:paraId="0FCADAC6" w14:textId="77777777" w:rsidR="009E73F9" w:rsidRDefault="00000000">
      <w:pPr>
        <w:spacing w:after="120"/>
      </w:pPr>
      <w:r>
        <w:rPr>
          <w:b/>
          <w:bCs/>
        </w:rPr>
        <w:t>Acceptance Criteria:</w:t>
      </w:r>
    </w:p>
    <w:p w14:paraId="74379825" w14:textId="77777777" w:rsidR="009E73F9" w:rsidRDefault="00000000">
      <w:pPr>
        <w:pStyle w:val="ListParagraph"/>
        <w:numPr>
          <w:ilvl w:val="0"/>
          <w:numId w:val="2"/>
        </w:numPr>
        <w:spacing w:after="60"/>
      </w:pPr>
      <w:r>
        <w:t>AC-14.4.1: AI screening is required for all applications across all apps.</w:t>
      </w:r>
    </w:p>
    <w:p w14:paraId="13D4C8D1" w14:textId="77777777" w:rsidR="009E73F9" w:rsidRDefault="00000000">
      <w:pPr>
        <w:pStyle w:val="ListParagraph"/>
        <w:numPr>
          <w:ilvl w:val="0"/>
          <w:numId w:val="2"/>
        </w:numPr>
        <w:spacing w:after="60"/>
      </w:pPr>
      <w:r>
        <w:t>AC-14.4.2: Risk score is recorded in the audit log for every application.</w:t>
      </w:r>
    </w:p>
    <w:p w14:paraId="6528B9B0" w14:textId="77777777" w:rsidR="009E73F9" w:rsidRDefault="00000000">
      <w:pPr>
        <w:pStyle w:val="ListParagraph"/>
        <w:numPr>
          <w:ilvl w:val="0"/>
          <w:numId w:val="2"/>
        </w:numPr>
        <w:spacing w:after="60"/>
      </w:pPr>
      <w:r>
        <w:t>AC-14.4.3: Auto-Approved accounts are activated immediately without Support intervention.</w:t>
      </w:r>
    </w:p>
    <w:p w14:paraId="666884E1" w14:textId="77777777" w:rsidR="009E73F9" w:rsidRDefault="009E73F9">
      <w:pPr>
        <w:spacing w:after="80"/>
      </w:pPr>
    </w:p>
    <w:p w14:paraId="52BE93D0" w14:textId="77777777" w:rsidR="009E73F9" w:rsidRDefault="00000000">
      <w:pPr>
        <w:pStyle w:val="Heading2"/>
      </w:pPr>
      <w:bookmarkStart w:id="210" w:name="_Toc228879543"/>
      <w:r>
        <w:t>14.5 Manual Review Queue</w:t>
      </w:r>
      <w:bookmarkEnd w:id="210"/>
    </w:p>
    <w:p w14:paraId="743977DD" w14:textId="77777777" w:rsidR="009E73F9" w:rsidRDefault="00000000">
      <w:pPr>
        <w:spacing w:after="120"/>
      </w:pPr>
      <w:r>
        <w:t>Applications that receive uncertain AI risk scores are routed to a manual review queue in the Support app.</w:t>
      </w:r>
    </w:p>
    <w:p w14:paraId="5BB8494D" w14:textId="77777777" w:rsidR="009E73F9" w:rsidRDefault="009E73F9">
      <w:pPr>
        <w:spacing w:after="80"/>
      </w:pPr>
    </w:p>
    <w:p w14:paraId="47E0FE17" w14:textId="77777777" w:rsidR="009E73F9" w:rsidRDefault="00000000">
      <w:pPr>
        <w:spacing w:after="120"/>
      </w:pPr>
      <w:r>
        <w:rPr>
          <w:b/>
          <w:bCs/>
        </w:rPr>
        <w:t>Support Actions:</w:t>
      </w:r>
    </w:p>
    <w:p w14:paraId="1D80A082" w14:textId="77777777" w:rsidR="009E73F9" w:rsidRDefault="00000000">
      <w:pPr>
        <w:pStyle w:val="ListParagraph"/>
        <w:numPr>
          <w:ilvl w:val="0"/>
          <w:numId w:val="2"/>
        </w:numPr>
        <w:spacing w:after="60"/>
      </w:pPr>
      <w:r>
        <w:t>Approve: Account is activated. Applicant notified.</w:t>
      </w:r>
    </w:p>
    <w:p w14:paraId="6A9A6122" w14:textId="77777777" w:rsidR="009E73F9" w:rsidRDefault="00000000">
      <w:pPr>
        <w:pStyle w:val="ListParagraph"/>
        <w:numPr>
          <w:ilvl w:val="0"/>
          <w:numId w:val="2"/>
        </w:numPr>
        <w:spacing w:after="60"/>
      </w:pPr>
      <w:r>
        <w:t>Reject: Account is denied. Applicant notified with reason.</w:t>
      </w:r>
    </w:p>
    <w:p w14:paraId="3F8D4140" w14:textId="77777777" w:rsidR="009E73F9" w:rsidRDefault="00000000">
      <w:pPr>
        <w:pStyle w:val="ListParagraph"/>
        <w:numPr>
          <w:ilvl w:val="0"/>
          <w:numId w:val="2"/>
        </w:numPr>
        <w:spacing w:after="60"/>
      </w:pPr>
      <w:r>
        <w:t>Request More Info: Additional information requested from applicant.</w:t>
      </w:r>
    </w:p>
    <w:p w14:paraId="290CFD4F" w14:textId="77777777" w:rsidR="009E73F9" w:rsidRDefault="009E73F9">
      <w:pPr>
        <w:spacing w:after="80"/>
      </w:pPr>
    </w:p>
    <w:p w14:paraId="725E76FE" w14:textId="77777777" w:rsidR="009E73F9" w:rsidRDefault="00000000">
      <w:pPr>
        <w:spacing w:after="120"/>
      </w:pPr>
      <w:r>
        <w:rPr>
          <w:b/>
          <w:bCs/>
        </w:rPr>
        <w:t>Review Criteria:</w:t>
      </w:r>
    </w:p>
    <w:p w14:paraId="2D07F06D" w14:textId="77777777" w:rsidR="009E73F9" w:rsidRDefault="00000000">
      <w:pPr>
        <w:pStyle w:val="ListParagraph"/>
        <w:numPr>
          <w:ilvl w:val="0"/>
          <w:numId w:val="2"/>
        </w:numPr>
        <w:spacing w:after="60"/>
      </w:pPr>
      <w:r>
        <w:t>Business legitimacy (verifiable entity)</w:t>
      </w:r>
    </w:p>
    <w:p w14:paraId="249F4CB5" w14:textId="77777777" w:rsidR="009E73F9" w:rsidRDefault="00000000">
      <w:pPr>
        <w:pStyle w:val="ListParagraph"/>
        <w:numPr>
          <w:ilvl w:val="0"/>
          <w:numId w:val="2"/>
        </w:numPr>
        <w:spacing w:after="60"/>
      </w:pPr>
      <w:r>
        <w:t>Web/social presence (website, social media profiles)</w:t>
      </w:r>
    </w:p>
    <w:p w14:paraId="0E4E7DB2" w14:textId="77777777" w:rsidR="009E73F9" w:rsidRDefault="00000000">
      <w:pPr>
        <w:pStyle w:val="ListParagraph"/>
        <w:numPr>
          <w:ilvl w:val="0"/>
          <w:numId w:val="2"/>
        </w:numPr>
        <w:spacing w:after="60"/>
      </w:pPr>
      <w:r>
        <w:t>Address validity (real business address for Place accounts)</w:t>
      </w:r>
    </w:p>
    <w:p w14:paraId="7438C325" w14:textId="77777777" w:rsidR="009E73F9" w:rsidRDefault="00000000">
      <w:pPr>
        <w:pStyle w:val="ListParagraph"/>
        <w:numPr>
          <w:ilvl w:val="0"/>
          <w:numId w:val="2"/>
        </w:numPr>
        <w:spacing w:after="60"/>
      </w:pPr>
      <w:r>
        <w:t>Category appropriateness (business type matches selected category)</w:t>
      </w:r>
    </w:p>
    <w:p w14:paraId="40A34619" w14:textId="77777777" w:rsidR="009E73F9" w:rsidRDefault="009E73F9">
      <w:pPr>
        <w:spacing w:after="80"/>
      </w:pPr>
    </w:p>
    <w:p w14:paraId="52C4F6E3" w14:textId="77777777" w:rsidR="009E73F9" w:rsidRDefault="00000000">
      <w:pPr>
        <w:spacing w:after="120"/>
      </w:pPr>
      <w:r>
        <w:rPr>
          <w:b/>
          <w:bCs/>
        </w:rPr>
        <w:t>Acceptance Criteria:</w:t>
      </w:r>
    </w:p>
    <w:p w14:paraId="69403914" w14:textId="77777777" w:rsidR="009E73F9" w:rsidRDefault="00000000">
      <w:pPr>
        <w:pStyle w:val="ListParagraph"/>
        <w:numPr>
          <w:ilvl w:val="0"/>
          <w:numId w:val="2"/>
        </w:numPr>
        <w:spacing w:after="60"/>
      </w:pPr>
      <w:r>
        <w:t>AC-14.5.1: All decisions are recorded with reviewer ID and timestamp.</w:t>
      </w:r>
    </w:p>
    <w:p w14:paraId="5FDAB391" w14:textId="77777777" w:rsidR="009E73F9" w:rsidRDefault="00000000">
      <w:pPr>
        <w:pStyle w:val="ListParagraph"/>
        <w:numPr>
          <w:ilvl w:val="0"/>
          <w:numId w:val="2"/>
        </w:numPr>
        <w:spacing w:after="60"/>
      </w:pPr>
      <w:r>
        <w:t>AC-14.5.2: Rejections include a reason visible to the applicant.</w:t>
      </w:r>
    </w:p>
    <w:p w14:paraId="6427B2D1" w14:textId="77777777" w:rsidR="009E73F9" w:rsidRDefault="00000000">
      <w:pPr>
        <w:pStyle w:val="ListParagraph"/>
        <w:numPr>
          <w:ilvl w:val="0"/>
          <w:numId w:val="2"/>
        </w:numPr>
        <w:spacing w:after="60"/>
      </w:pPr>
      <w:r>
        <w:t>AC-14.5.3: Applicant is notified of the decision via email/SMS.</w:t>
      </w:r>
    </w:p>
    <w:p w14:paraId="6203E067" w14:textId="77777777" w:rsidR="009E73F9" w:rsidRDefault="009E73F9">
      <w:pPr>
        <w:spacing w:after="80"/>
      </w:pPr>
    </w:p>
    <w:p w14:paraId="49C4BF83" w14:textId="77777777" w:rsidR="009E73F9" w:rsidRDefault="00000000">
      <w:pPr>
        <w:pStyle w:val="Heading2"/>
      </w:pPr>
      <w:bookmarkStart w:id="211" w:name="_Toc228879544"/>
      <w:r>
        <w:t>14.6 Category &amp; Sub-Category</w:t>
      </w:r>
      <w:bookmarkEnd w:id="211"/>
    </w:p>
    <w:p w14:paraId="1BF3D43E" w14:textId="77777777" w:rsidR="009E73F9" w:rsidRDefault="00000000">
      <w:pPr>
        <w:spacing w:after="120"/>
      </w:pPr>
      <w:r>
        <w:t>Primary category and sub-category are required for all business Accounts. These are used for risk modeling, analytics, feature gating, and content moderation.</w:t>
      </w:r>
    </w:p>
    <w:p w14:paraId="74220538" w14:textId="77777777" w:rsidR="009E73F9" w:rsidRDefault="009E73F9">
      <w:pPr>
        <w:spacing w:after="80"/>
      </w:pPr>
    </w:p>
    <w:p w14:paraId="582F261C" w14:textId="77777777" w:rsidR="009E73F9" w:rsidRDefault="00000000">
      <w:pPr>
        <w:spacing w:after="120"/>
      </w:pPr>
      <w:r>
        <w:rPr>
          <w:b/>
          <w:bCs/>
        </w:rPr>
        <w:t>Acceptance Criteria:</w:t>
      </w:r>
    </w:p>
    <w:p w14:paraId="23D5E840" w14:textId="77777777" w:rsidR="009E73F9" w:rsidRDefault="00000000">
      <w:pPr>
        <w:pStyle w:val="ListParagraph"/>
        <w:numPr>
          <w:ilvl w:val="0"/>
          <w:numId w:val="2"/>
        </w:numPr>
        <w:spacing w:after="60"/>
      </w:pPr>
      <w:r>
        <w:t>AC-14.6.1: Category and sub-category are required before Account approval.</w:t>
      </w:r>
    </w:p>
    <w:p w14:paraId="603B9E30" w14:textId="77777777" w:rsidR="009E73F9" w:rsidRDefault="00000000">
      <w:pPr>
        <w:pStyle w:val="ListParagraph"/>
        <w:numPr>
          <w:ilvl w:val="0"/>
          <w:numId w:val="2"/>
        </w:numPr>
        <w:spacing w:after="60"/>
      </w:pPr>
      <w:r>
        <w:t>AC-14.6.2: Stored at the Account level.</w:t>
      </w:r>
    </w:p>
    <w:p w14:paraId="6A308774" w14:textId="77777777" w:rsidR="009E73F9" w:rsidRDefault="00000000">
      <w:pPr>
        <w:pStyle w:val="ListParagraph"/>
        <w:numPr>
          <w:ilvl w:val="0"/>
          <w:numId w:val="2"/>
        </w:numPr>
        <w:spacing w:after="60"/>
      </w:pPr>
      <w:r>
        <w:t>AC-14.6.3: Editable only via Support in v1 (hosts cannot self-edit category).</w:t>
      </w:r>
    </w:p>
    <w:p w14:paraId="62C95C2F" w14:textId="77777777" w:rsidR="009E73F9" w:rsidRDefault="009E73F9">
      <w:pPr>
        <w:spacing w:after="80"/>
      </w:pPr>
    </w:p>
    <w:p w14:paraId="61E25841" w14:textId="77777777" w:rsidR="009E73F9" w:rsidRDefault="00000000">
      <w:pPr>
        <w:pStyle w:val="Heading2"/>
      </w:pPr>
      <w:bookmarkStart w:id="212" w:name="_Toc228879545"/>
      <w:r>
        <w:lastRenderedPageBreak/>
        <w:t>14.7 Address Validation (Place Accounts)</w:t>
      </w:r>
      <w:bookmarkEnd w:id="212"/>
    </w:p>
    <w:p w14:paraId="4360A601" w14:textId="77777777" w:rsidR="009E73F9" w:rsidRDefault="00000000">
      <w:pPr>
        <w:spacing w:after="120"/>
      </w:pPr>
      <w:r>
        <w:t>Place Accounts (businesses with a fixed physical location) require address validation via Google Maps API during onboarding.</w:t>
      </w:r>
    </w:p>
    <w:p w14:paraId="6DCD5FE2" w14:textId="77777777" w:rsidR="009E73F9" w:rsidRDefault="009E73F9">
      <w:pPr>
        <w:spacing w:after="80"/>
      </w:pPr>
    </w:p>
    <w:p w14:paraId="7AE4540A" w14:textId="77777777" w:rsidR="009E73F9" w:rsidRDefault="00000000">
      <w:pPr>
        <w:spacing w:after="120"/>
      </w:pPr>
      <w:r>
        <w:rPr>
          <w:b/>
          <w:bCs/>
        </w:rPr>
        <w:t>Validation:</w:t>
      </w:r>
    </w:p>
    <w:p w14:paraId="2478F5E7" w14:textId="77777777" w:rsidR="009E73F9" w:rsidRDefault="00000000">
      <w:pPr>
        <w:pStyle w:val="ListParagraph"/>
        <w:numPr>
          <w:ilvl w:val="0"/>
          <w:numId w:val="2"/>
        </w:numPr>
        <w:spacing w:after="60"/>
      </w:pPr>
      <w:r>
        <w:t>Physical address is entered and validated against Google Maps API</w:t>
      </w:r>
    </w:p>
    <w:p w14:paraId="4F7E528B" w14:textId="77777777" w:rsidR="009E73F9" w:rsidRDefault="00000000">
      <w:pPr>
        <w:pStyle w:val="ListParagraph"/>
        <w:numPr>
          <w:ilvl w:val="0"/>
          <w:numId w:val="2"/>
        </w:numPr>
        <w:spacing w:after="60"/>
      </w:pPr>
      <w:r>
        <w:t>System confirms the business operates at the specified address</w:t>
      </w:r>
    </w:p>
    <w:p w14:paraId="3C317E1B" w14:textId="77777777" w:rsidR="009E73F9" w:rsidRDefault="00000000">
      <w:pPr>
        <w:pStyle w:val="ListParagraph"/>
        <w:numPr>
          <w:ilvl w:val="0"/>
          <w:numId w:val="2"/>
        </w:numPr>
        <w:spacing w:after="60"/>
      </w:pPr>
      <w:r>
        <w:t>Address changes after initial setup require Support approval in v1</w:t>
      </w:r>
    </w:p>
    <w:p w14:paraId="51BFA2F5" w14:textId="77777777" w:rsidR="009E73F9" w:rsidRDefault="009E73F9">
      <w:pPr>
        <w:spacing w:after="80"/>
      </w:pPr>
    </w:p>
    <w:p w14:paraId="3FDB5FFB" w14:textId="77777777" w:rsidR="009E73F9" w:rsidRDefault="00000000">
      <w:pPr>
        <w:spacing w:after="120"/>
      </w:pPr>
      <w:r>
        <w:rPr>
          <w:b/>
          <w:bCs/>
        </w:rPr>
        <w:t>Acceptance Criteria:</w:t>
      </w:r>
    </w:p>
    <w:p w14:paraId="5DFDE4E4" w14:textId="77777777" w:rsidR="009E73F9" w:rsidRDefault="00000000">
      <w:pPr>
        <w:pStyle w:val="ListParagraph"/>
        <w:numPr>
          <w:ilvl w:val="0"/>
          <w:numId w:val="2"/>
        </w:numPr>
        <w:spacing w:after="60"/>
      </w:pPr>
      <w:r>
        <w:t>AC-14.7.1: Address validation via Google Maps API is required for all Place accounts.</w:t>
      </w:r>
    </w:p>
    <w:p w14:paraId="7042EE52" w14:textId="77777777" w:rsidR="009E73F9" w:rsidRDefault="00000000">
      <w:pPr>
        <w:pStyle w:val="ListParagraph"/>
        <w:numPr>
          <w:ilvl w:val="0"/>
          <w:numId w:val="2"/>
        </w:numPr>
        <w:spacing w:after="60"/>
      </w:pPr>
      <w:r>
        <w:t>AC-14.7.2: Address changes trigger Support approval flow in v1.</w:t>
      </w:r>
    </w:p>
    <w:p w14:paraId="52BDA46B" w14:textId="77777777" w:rsidR="009E73F9" w:rsidRDefault="009E73F9">
      <w:pPr>
        <w:spacing w:after="80"/>
      </w:pPr>
    </w:p>
    <w:p w14:paraId="5059749D" w14:textId="77777777" w:rsidR="009E73F9" w:rsidRDefault="00000000">
      <w:pPr>
        <w:pStyle w:val="Heading2"/>
      </w:pPr>
      <w:bookmarkStart w:id="213" w:name="_Toc228879546"/>
      <w:r>
        <w:t>14.8 Stripe Connect Setup</w:t>
      </w:r>
      <w:bookmarkEnd w:id="213"/>
    </w:p>
    <w:p w14:paraId="12DB796A" w14:textId="77777777" w:rsidR="009E73F9" w:rsidRDefault="00000000">
      <w:pPr>
        <w:spacing w:after="120"/>
      </w:pPr>
      <w:r>
        <w:t>Stripe Connect onboarding is required before a Place account can publish its first paid Drop. This ensures payment processing is configured before any financial transactions occur.</w:t>
      </w:r>
    </w:p>
    <w:p w14:paraId="08CD8AD6" w14:textId="77777777" w:rsidR="009E73F9" w:rsidRDefault="009E73F9">
      <w:pPr>
        <w:spacing w:after="80"/>
      </w:pPr>
    </w:p>
    <w:p w14:paraId="5053F77A" w14:textId="77777777" w:rsidR="009E73F9" w:rsidRDefault="00000000">
      <w:pPr>
        <w:spacing w:after="120"/>
      </w:pPr>
      <w:r>
        <w:rPr>
          <w:b/>
          <w:bCs/>
        </w:rPr>
        <w:t>Rules:</w:t>
      </w:r>
    </w:p>
    <w:p w14:paraId="4049E4F4" w14:textId="77777777" w:rsidR="009E73F9" w:rsidRDefault="00000000">
      <w:pPr>
        <w:pStyle w:val="ListParagraph"/>
        <w:numPr>
          <w:ilvl w:val="0"/>
          <w:numId w:val="2"/>
        </w:numPr>
        <w:spacing w:after="60"/>
      </w:pPr>
      <w:r>
        <w:t>Required for Place accounts before publishing any paid Drop</w:t>
      </w:r>
    </w:p>
    <w:p w14:paraId="6DE1321D" w14:textId="77777777" w:rsidR="009E73F9" w:rsidRDefault="00000000">
      <w:pPr>
        <w:pStyle w:val="ListParagraph"/>
        <w:numPr>
          <w:ilvl w:val="0"/>
          <w:numId w:val="2"/>
        </w:numPr>
        <w:spacing w:after="60"/>
      </w:pPr>
      <w:r>
        <w:t>Stripe is NOT required for Partners in v1 (Partners do not receive payouts through Nigh)</w:t>
      </w:r>
    </w:p>
    <w:p w14:paraId="734C7BB1" w14:textId="77777777" w:rsidR="009E73F9" w:rsidRDefault="00000000">
      <w:pPr>
        <w:pStyle w:val="ListParagraph"/>
        <w:numPr>
          <w:ilvl w:val="0"/>
          <w:numId w:val="2"/>
        </w:numPr>
        <w:spacing w:after="60"/>
      </w:pPr>
      <w:r>
        <w:t>Verification must complete before the Publish button is enabled for paid Drops</w:t>
      </w:r>
    </w:p>
    <w:p w14:paraId="58322A90" w14:textId="77777777" w:rsidR="009E73F9" w:rsidRDefault="009E73F9">
      <w:pPr>
        <w:spacing w:after="80"/>
      </w:pPr>
    </w:p>
    <w:p w14:paraId="1797BA7F" w14:textId="77777777" w:rsidR="009E73F9" w:rsidRDefault="00000000">
      <w:pPr>
        <w:spacing w:after="120"/>
      </w:pPr>
      <w:r>
        <w:rPr>
          <w:b/>
          <w:bCs/>
        </w:rPr>
        <w:t>Acceptance Criteria:</w:t>
      </w:r>
    </w:p>
    <w:p w14:paraId="32DA47FE" w14:textId="77777777" w:rsidR="009E73F9" w:rsidRDefault="00000000">
      <w:pPr>
        <w:pStyle w:val="ListParagraph"/>
        <w:numPr>
          <w:ilvl w:val="0"/>
          <w:numId w:val="2"/>
        </w:numPr>
        <w:spacing w:after="60"/>
      </w:pPr>
      <w:r>
        <w:t>AC-14.8.1: Stripe Connect setup is required before publishing a paid Drop for Place accounts.</w:t>
      </w:r>
    </w:p>
    <w:p w14:paraId="7B08BB67" w14:textId="77777777" w:rsidR="009E73F9" w:rsidRDefault="00000000">
      <w:pPr>
        <w:pStyle w:val="ListParagraph"/>
        <w:numPr>
          <w:ilvl w:val="0"/>
          <w:numId w:val="2"/>
        </w:numPr>
        <w:spacing w:after="60"/>
      </w:pPr>
      <w:r>
        <w:t>AC-14.8.2: Publish button is disabled for paid Drops until Stripe verification completes.</w:t>
      </w:r>
    </w:p>
    <w:p w14:paraId="190A6059" w14:textId="77777777" w:rsidR="009E73F9" w:rsidRDefault="00000000">
      <w:pPr>
        <w:pStyle w:val="ListParagraph"/>
        <w:numPr>
          <w:ilvl w:val="0"/>
          <w:numId w:val="2"/>
        </w:numPr>
        <w:spacing w:after="60"/>
      </w:pPr>
      <w:r>
        <w:t>AC-14.8.3: Partners are not required to have Stripe Connect in v1.</w:t>
      </w:r>
    </w:p>
    <w:p w14:paraId="3E1EE876" w14:textId="77777777" w:rsidR="009E73F9" w:rsidRDefault="009E73F9">
      <w:pPr>
        <w:spacing w:after="80"/>
      </w:pPr>
    </w:p>
    <w:p w14:paraId="42C8BE33" w14:textId="77777777" w:rsidR="009E73F9" w:rsidRDefault="00000000">
      <w:pPr>
        <w:pStyle w:val="Heading2"/>
      </w:pPr>
      <w:bookmarkStart w:id="214" w:name="_Toc228879547"/>
      <w:r>
        <w:t>14.9 Onboarding Checklist</w:t>
      </w:r>
      <w:bookmarkEnd w:id="214"/>
    </w:p>
    <w:p w14:paraId="2A35815F" w14:textId="77777777" w:rsidR="009E73F9" w:rsidRDefault="00000000">
      <w:pPr>
        <w:spacing w:after="120"/>
      </w:pPr>
      <w:r>
        <w:t>After approval, new business Accounts see an onboarding checklist that guides them through completing their profile and configuration.</w:t>
      </w:r>
    </w:p>
    <w:p w14:paraId="61B0E0FE" w14:textId="77777777" w:rsidR="009E73F9" w:rsidRDefault="009E73F9">
      <w:pPr>
        <w:spacing w:after="80"/>
      </w:pPr>
    </w:p>
    <w:p w14:paraId="59B4550D" w14:textId="77777777" w:rsidR="009E73F9" w:rsidRDefault="00000000">
      <w:pPr>
        <w:spacing w:after="120"/>
      </w:pPr>
      <w:r>
        <w:rPr>
          <w:b/>
          <w:bCs/>
        </w:rPr>
        <w:t>Checklist Items:</w:t>
      </w:r>
    </w:p>
    <w:p w14:paraId="762FB953" w14:textId="77777777" w:rsidR="009E73F9" w:rsidRDefault="00000000">
      <w:pPr>
        <w:pStyle w:val="ListParagraph"/>
        <w:numPr>
          <w:ilvl w:val="0"/>
          <w:numId w:val="2"/>
        </w:numPr>
        <w:spacing w:after="60"/>
      </w:pPr>
      <w:r>
        <w:t>Complete profile: name, bio, logo</w:t>
      </w:r>
    </w:p>
    <w:p w14:paraId="1FE58AAF" w14:textId="77777777" w:rsidR="009E73F9" w:rsidRDefault="00000000">
      <w:pPr>
        <w:pStyle w:val="ListParagraph"/>
        <w:numPr>
          <w:ilvl w:val="0"/>
          <w:numId w:val="2"/>
        </w:numPr>
        <w:spacing w:after="60"/>
      </w:pPr>
      <w:r>
        <w:t>Category selected (may already be done during application)</w:t>
      </w:r>
    </w:p>
    <w:p w14:paraId="440613D8" w14:textId="77777777" w:rsidR="009E73F9" w:rsidRDefault="00000000">
      <w:pPr>
        <w:pStyle w:val="ListParagraph"/>
        <w:numPr>
          <w:ilvl w:val="0"/>
          <w:numId w:val="2"/>
        </w:numPr>
        <w:spacing w:after="60"/>
      </w:pPr>
      <w:r>
        <w:t>Stripe Connect connected (Place accounts only)</w:t>
      </w:r>
    </w:p>
    <w:p w14:paraId="38342F1E" w14:textId="77777777" w:rsidR="009E73F9" w:rsidRDefault="00000000">
      <w:pPr>
        <w:pStyle w:val="ListParagraph"/>
        <w:numPr>
          <w:ilvl w:val="0"/>
          <w:numId w:val="2"/>
        </w:numPr>
        <w:spacing w:after="60"/>
      </w:pPr>
      <w:r>
        <w:t>Add at least one team member</w:t>
      </w:r>
    </w:p>
    <w:p w14:paraId="45007015" w14:textId="77777777" w:rsidR="009E73F9" w:rsidRDefault="00000000">
      <w:pPr>
        <w:pStyle w:val="ListParagraph"/>
        <w:numPr>
          <w:ilvl w:val="0"/>
          <w:numId w:val="2"/>
        </w:numPr>
        <w:spacing w:after="60"/>
      </w:pPr>
      <w:r>
        <w:lastRenderedPageBreak/>
        <w:t>Download storefront QR sticker</w:t>
      </w:r>
    </w:p>
    <w:p w14:paraId="3CD8BBD5" w14:textId="77777777" w:rsidR="009E73F9" w:rsidRDefault="009E73F9">
      <w:pPr>
        <w:spacing w:after="80"/>
      </w:pPr>
    </w:p>
    <w:p w14:paraId="61AAAAED" w14:textId="77777777" w:rsidR="009E73F9" w:rsidRDefault="00000000">
      <w:pPr>
        <w:spacing w:after="120"/>
      </w:pPr>
      <w:r>
        <w:rPr>
          <w:b/>
          <w:bCs/>
        </w:rPr>
        <w:t>Publishing Gate:</w:t>
      </w:r>
    </w:p>
    <w:p w14:paraId="6B6C2A0D" w14:textId="77777777" w:rsidR="009E73F9" w:rsidRDefault="00000000">
      <w:pPr>
        <w:spacing w:after="120"/>
      </w:pPr>
      <w:r>
        <w:t>The Publish button is disabled until all required checklist items are completed. This prevents incomplete Accounts from creating public-facing Drops.</w:t>
      </w:r>
    </w:p>
    <w:p w14:paraId="2F961A67" w14:textId="77777777" w:rsidR="009E73F9" w:rsidRDefault="009E73F9">
      <w:pPr>
        <w:spacing w:after="80"/>
      </w:pPr>
    </w:p>
    <w:p w14:paraId="2C7FA7A1" w14:textId="77777777" w:rsidR="009E73F9" w:rsidRDefault="00000000">
      <w:pPr>
        <w:spacing w:after="120"/>
      </w:pPr>
      <w:r>
        <w:rPr>
          <w:b/>
          <w:bCs/>
        </w:rPr>
        <w:t>Acceptance Criteria:</w:t>
      </w:r>
    </w:p>
    <w:p w14:paraId="384E8688" w14:textId="77777777" w:rsidR="009E73F9" w:rsidRDefault="00000000">
      <w:pPr>
        <w:pStyle w:val="ListParagraph"/>
        <w:numPr>
          <w:ilvl w:val="0"/>
          <w:numId w:val="2"/>
        </w:numPr>
        <w:spacing w:after="60"/>
      </w:pPr>
      <w:r>
        <w:t>AC-14.9.1: Onboarding checklist is visible in the dashboard after approval.</w:t>
      </w:r>
    </w:p>
    <w:p w14:paraId="378BEE57" w14:textId="77777777" w:rsidR="009E73F9" w:rsidRDefault="00000000">
      <w:pPr>
        <w:pStyle w:val="ListParagraph"/>
        <w:numPr>
          <w:ilvl w:val="0"/>
          <w:numId w:val="2"/>
        </w:numPr>
        <w:spacing w:after="60"/>
      </w:pPr>
      <w:r>
        <w:t>AC-14.9.2: Publish is disabled until all required checklist items are complete.</w:t>
      </w:r>
    </w:p>
    <w:p w14:paraId="0E435EC5" w14:textId="77777777" w:rsidR="009E73F9" w:rsidRDefault="00000000">
      <w:pPr>
        <w:pStyle w:val="ListParagraph"/>
        <w:numPr>
          <w:ilvl w:val="0"/>
          <w:numId w:val="2"/>
        </w:numPr>
        <w:spacing w:after="60"/>
      </w:pPr>
      <w:r>
        <w:t>AC-14.9.3: Checklist completion status is stored per Account.</w:t>
      </w:r>
    </w:p>
    <w:p w14:paraId="499752E7" w14:textId="77777777" w:rsidR="009E73F9" w:rsidRDefault="009E73F9">
      <w:pPr>
        <w:spacing w:after="80"/>
      </w:pPr>
    </w:p>
    <w:p w14:paraId="4D544F9E" w14:textId="77777777" w:rsidR="009E73F9" w:rsidRDefault="00000000">
      <w:pPr>
        <w:pStyle w:val="Heading2"/>
      </w:pPr>
      <w:bookmarkStart w:id="215" w:name="_Toc228879548"/>
      <w:r>
        <w:t>14.10 CSV Guest List Import</w:t>
      </w:r>
      <w:bookmarkEnd w:id="215"/>
    </w:p>
    <w:p w14:paraId="367F4939" w14:textId="77777777" w:rsidR="009E73F9" w:rsidRDefault="00000000">
      <w:pPr>
        <w:spacing w:after="120"/>
      </w:pPr>
      <w:r>
        <w:t>Hosts can import existing guest/customer lists via CSV to bootstrap their guest relationships on Nigh. This is particularly useful for businesses transitioning from other platforms or managing existing customer databases.</w:t>
      </w:r>
    </w:p>
    <w:p w14:paraId="4C28EDF7" w14:textId="77777777" w:rsidR="009E73F9" w:rsidRDefault="009E73F9">
      <w:pPr>
        <w:spacing w:after="80"/>
      </w:pPr>
    </w:p>
    <w:p w14:paraId="593E09E6" w14:textId="77777777" w:rsidR="009E73F9" w:rsidRDefault="00000000">
      <w:pPr>
        <w:spacing w:after="120"/>
      </w:pPr>
      <w:r>
        <w:rPr>
          <w:b/>
          <w:bCs/>
        </w:rPr>
        <w:t>Import Details:</w:t>
      </w:r>
    </w:p>
    <w:p w14:paraId="3C0EAF58" w14:textId="77777777" w:rsidR="009E73F9" w:rsidRDefault="00000000">
      <w:pPr>
        <w:pStyle w:val="ListParagraph"/>
        <w:numPr>
          <w:ilvl w:val="0"/>
          <w:numId w:val="2"/>
        </w:numPr>
        <w:spacing w:after="60"/>
      </w:pPr>
      <w:r>
        <w:t>CSV file upload from device or computer</w:t>
      </w:r>
    </w:p>
    <w:p w14:paraId="1A69A74D" w14:textId="77777777" w:rsidR="009E73F9" w:rsidRDefault="00000000">
      <w:pPr>
        <w:pStyle w:val="ListParagraph"/>
        <w:numPr>
          <w:ilvl w:val="0"/>
          <w:numId w:val="2"/>
        </w:numPr>
        <w:spacing w:after="60"/>
      </w:pPr>
      <w:r>
        <w:t>Expected columns: name, email, phone (at minimum email or phone required for matching)</w:t>
      </w:r>
    </w:p>
    <w:p w14:paraId="6243F0C3" w14:textId="77777777" w:rsidR="009E73F9" w:rsidRDefault="00000000">
      <w:pPr>
        <w:pStyle w:val="ListParagraph"/>
        <w:numPr>
          <w:ilvl w:val="0"/>
          <w:numId w:val="2"/>
        </w:numPr>
        <w:spacing w:after="60"/>
      </w:pPr>
      <w:r>
        <w:t>System matches imported entries against existing Nigh consumer accounts by email or phone</w:t>
      </w:r>
    </w:p>
    <w:p w14:paraId="63786718" w14:textId="77777777" w:rsidR="009E73F9" w:rsidRDefault="00000000">
      <w:pPr>
        <w:pStyle w:val="ListParagraph"/>
        <w:numPr>
          <w:ilvl w:val="0"/>
          <w:numId w:val="2"/>
        </w:numPr>
        <w:spacing w:after="60"/>
      </w:pPr>
      <w:r>
        <w:t>Matched entries are added to the host's guest list immediately</w:t>
      </w:r>
    </w:p>
    <w:p w14:paraId="1D17E008" w14:textId="77777777" w:rsidR="009E73F9" w:rsidRDefault="00000000">
      <w:pPr>
        <w:pStyle w:val="ListParagraph"/>
        <w:numPr>
          <w:ilvl w:val="0"/>
          <w:numId w:val="2"/>
        </w:numPr>
        <w:spacing w:after="60"/>
      </w:pPr>
      <w:r>
        <w:t>Unmatched entries are stored and associated when the consumer later creates a Nigh account</w:t>
      </w:r>
    </w:p>
    <w:p w14:paraId="37FA645B" w14:textId="77777777" w:rsidR="009E73F9" w:rsidRDefault="00000000">
      <w:pPr>
        <w:pStyle w:val="ListParagraph"/>
        <w:numPr>
          <w:ilvl w:val="0"/>
          <w:numId w:val="2"/>
        </w:numPr>
        <w:spacing w:after="60"/>
      </w:pPr>
      <w:r>
        <w:t>Used for populating existing relationships and for 'Guest List Only' audience targeting</w:t>
      </w:r>
    </w:p>
    <w:p w14:paraId="1BE8BB8C" w14:textId="77777777" w:rsidR="009E73F9" w:rsidRDefault="009E73F9">
      <w:pPr>
        <w:spacing w:after="80"/>
      </w:pPr>
    </w:p>
    <w:p w14:paraId="4A6F9E16" w14:textId="77777777" w:rsidR="009E73F9" w:rsidRDefault="00000000">
      <w:pPr>
        <w:spacing w:after="120"/>
      </w:pPr>
      <w:r>
        <w:rPr>
          <w:b/>
          <w:bCs/>
        </w:rPr>
        <w:t>Acceptance Criteria:</w:t>
      </w:r>
    </w:p>
    <w:p w14:paraId="37107C9F" w14:textId="77777777" w:rsidR="009E73F9" w:rsidRDefault="00000000">
      <w:pPr>
        <w:pStyle w:val="ListParagraph"/>
        <w:numPr>
          <w:ilvl w:val="0"/>
          <w:numId w:val="2"/>
        </w:numPr>
        <w:spacing w:after="60"/>
      </w:pPr>
      <w:r>
        <w:t>AC-14.10.1: CSV upload is supported in both Host app and Enterprise web app.</w:t>
      </w:r>
    </w:p>
    <w:p w14:paraId="0E89B64F" w14:textId="77777777" w:rsidR="009E73F9" w:rsidRDefault="00000000">
      <w:pPr>
        <w:pStyle w:val="ListParagraph"/>
        <w:numPr>
          <w:ilvl w:val="0"/>
          <w:numId w:val="2"/>
        </w:numPr>
        <w:spacing w:after="60"/>
      </w:pPr>
      <w:r>
        <w:t>AC-14.10.2: Matching occurs by email or phone number.</w:t>
      </w:r>
    </w:p>
    <w:p w14:paraId="5423A04E" w14:textId="77777777" w:rsidR="009E73F9" w:rsidRDefault="00000000">
      <w:pPr>
        <w:pStyle w:val="ListParagraph"/>
        <w:numPr>
          <w:ilvl w:val="0"/>
          <w:numId w:val="2"/>
        </w:numPr>
        <w:spacing w:after="60"/>
      </w:pPr>
      <w:r>
        <w:t>AC-14.10.3: Matched entries appear in the host's guest list immediately.</w:t>
      </w:r>
    </w:p>
    <w:p w14:paraId="75C9C599" w14:textId="77777777" w:rsidR="009E73F9" w:rsidRDefault="00000000">
      <w:pPr>
        <w:pStyle w:val="ListParagraph"/>
        <w:numPr>
          <w:ilvl w:val="0"/>
          <w:numId w:val="2"/>
        </w:numPr>
        <w:spacing w:after="60"/>
      </w:pPr>
      <w:r>
        <w:t>AC-14.10.4: Unmatched entries are stored for future association.</w:t>
      </w:r>
    </w:p>
    <w:p w14:paraId="58AE62AF" w14:textId="77777777" w:rsidR="009E73F9" w:rsidRDefault="009E73F9">
      <w:pPr>
        <w:spacing w:after="80"/>
      </w:pPr>
    </w:p>
    <w:p w14:paraId="350CC731" w14:textId="77777777" w:rsidR="009E73F9" w:rsidRDefault="00000000">
      <w:pPr>
        <w:pStyle w:val="Heading2"/>
      </w:pPr>
      <w:bookmarkStart w:id="216" w:name="_Toc228879549"/>
      <w:r>
        <w:t>14.11 Rejection &amp; Suspension</w:t>
      </w:r>
      <w:bookmarkEnd w:id="216"/>
    </w:p>
    <w:p w14:paraId="464260B1" w14:textId="77777777" w:rsidR="009E73F9" w:rsidRDefault="00000000">
      <w:pPr>
        <w:spacing w:after="120"/>
      </w:pPr>
      <w:r>
        <w:t>The platform maintains clear policies for rejection, suspension, and permanent ban scenarios.</w:t>
      </w:r>
    </w:p>
    <w:p w14:paraId="7B84417C" w14:textId="77777777" w:rsidR="009E73F9" w:rsidRDefault="009E73F9">
      <w:pPr>
        <w:spacing w:after="80"/>
      </w:pPr>
    </w:p>
    <w:p w14:paraId="1BD1346D" w14:textId="77777777" w:rsidR="009E73F9" w:rsidRDefault="00000000">
      <w:pPr>
        <w:spacing w:after="120"/>
      </w:pPr>
      <w:r>
        <w:rPr>
          <w:b/>
          <w:bCs/>
        </w:rPr>
        <w:t>Rejection:</w:t>
      </w:r>
    </w:p>
    <w:p w14:paraId="43D4EF2C" w14:textId="77777777" w:rsidR="009E73F9" w:rsidRDefault="00000000">
      <w:pPr>
        <w:pStyle w:val="ListParagraph"/>
        <w:numPr>
          <w:ilvl w:val="0"/>
          <w:numId w:val="2"/>
        </w:numPr>
        <w:spacing w:after="60"/>
      </w:pPr>
      <w:r>
        <w:t>Rejected applicants cannot reapply for 30 days (cooling-off period)</w:t>
      </w:r>
    </w:p>
    <w:p w14:paraId="5AE83FF4" w14:textId="77777777" w:rsidR="009E73F9" w:rsidRDefault="00000000">
      <w:pPr>
        <w:pStyle w:val="ListParagraph"/>
        <w:numPr>
          <w:ilvl w:val="0"/>
          <w:numId w:val="2"/>
        </w:numPr>
        <w:spacing w:after="60"/>
      </w:pPr>
      <w:r>
        <w:lastRenderedPageBreak/>
        <w:t>Rejection reason is stored in the audit log and communicated to the applicant</w:t>
      </w:r>
    </w:p>
    <w:p w14:paraId="1AEA4CBC" w14:textId="77777777" w:rsidR="009E73F9" w:rsidRDefault="00000000">
      <w:pPr>
        <w:pStyle w:val="ListParagraph"/>
        <w:numPr>
          <w:ilvl w:val="0"/>
          <w:numId w:val="2"/>
        </w:numPr>
        <w:spacing w:after="60"/>
      </w:pPr>
      <w:r>
        <w:t>After 30 days, the applicant may submit a new application</w:t>
      </w:r>
    </w:p>
    <w:p w14:paraId="298E7AA6" w14:textId="77777777" w:rsidR="009E73F9" w:rsidRDefault="009E73F9">
      <w:pPr>
        <w:spacing w:after="80"/>
      </w:pPr>
    </w:p>
    <w:p w14:paraId="5A040E8A" w14:textId="77777777" w:rsidR="009E73F9" w:rsidRDefault="00000000">
      <w:pPr>
        <w:spacing w:after="120"/>
      </w:pPr>
      <w:r>
        <w:rPr>
          <w:b/>
          <w:bCs/>
        </w:rPr>
        <w:t>Suspension:</w:t>
      </w:r>
    </w:p>
    <w:p w14:paraId="68AEB4F9" w14:textId="77777777" w:rsidR="009E73F9" w:rsidRDefault="00000000">
      <w:pPr>
        <w:pStyle w:val="ListParagraph"/>
        <w:numPr>
          <w:ilvl w:val="0"/>
          <w:numId w:val="2"/>
        </w:numPr>
        <w:spacing w:after="60"/>
      </w:pPr>
      <w:r>
        <w:t>All Live Drops are automatically paused when an Account is suspended</w:t>
      </w:r>
    </w:p>
    <w:p w14:paraId="1161A36E" w14:textId="77777777" w:rsidR="009E73F9" w:rsidRDefault="00000000">
      <w:pPr>
        <w:pStyle w:val="ListParagraph"/>
        <w:numPr>
          <w:ilvl w:val="0"/>
          <w:numId w:val="2"/>
        </w:numPr>
        <w:spacing w:after="60"/>
      </w:pPr>
      <w:r>
        <w:t>Stripe payouts are halted (payout hold)</w:t>
      </w:r>
    </w:p>
    <w:p w14:paraId="69C766CF" w14:textId="77777777" w:rsidR="009E73F9" w:rsidRDefault="00000000">
      <w:pPr>
        <w:pStyle w:val="ListParagraph"/>
        <w:numPr>
          <w:ilvl w:val="0"/>
          <w:numId w:val="2"/>
        </w:numPr>
        <w:spacing w:after="60"/>
      </w:pPr>
      <w:r>
        <w:t>Account is marked inactive in the system</w:t>
      </w:r>
    </w:p>
    <w:p w14:paraId="21C007B7" w14:textId="77777777" w:rsidR="009E73F9" w:rsidRDefault="00000000">
      <w:pPr>
        <w:pStyle w:val="ListParagraph"/>
        <w:numPr>
          <w:ilvl w:val="0"/>
          <w:numId w:val="2"/>
        </w:numPr>
        <w:spacing w:after="60"/>
      </w:pPr>
      <w:r>
        <w:t>New Drop creation is disabled</w:t>
      </w:r>
    </w:p>
    <w:p w14:paraId="5EF4BC43" w14:textId="77777777" w:rsidR="009E73F9" w:rsidRDefault="00000000">
      <w:pPr>
        <w:pStyle w:val="ListParagraph"/>
        <w:numPr>
          <w:ilvl w:val="0"/>
          <w:numId w:val="2"/>
        </w:numPr>
        <w:spacing w:after="60"/>
      </w:pPr>
      <w:r>
        <w:t>Existing reservations remain valid (consumers are not impacted immediately)</w:t>
      </w:r>
    </w:p>
    <w:p w14:paraId="6DE74CCD" w14:textId="77777777" w:rsidR="009E73F9" w:rsidRDefault="009E73F9">
      <w:pPr>
        <w:spacing w:after="80"/>
      </w:pPr>
    </w:p>
    <w:p w14:paraId="5D7A34FB" w14:textId="77777777" w:rsidR="009E73F9" w:rsidRDefault="00000000">
      <w:pPr>
        <w:spacing w:after="120"/>
      </w:pPr>
      <w:r>
        <w:rPr>
          <w:b/>
          <w:bCs/>
        </w:rPr>
        <w:t>Permanent Ban:</w:t>
      </w:r>
    </w:p>
    <w:p w14:paraId="344F593A" w14:textId="77777777" w:rsidR="009E73F9" w:rsidRDefault="00000000">
      <w:pPr>
        <w:pStyle w:val="ListParagraph"/>
        <w:numPr>
          <w:ilvl w:val="0"/>
          <w:numId w:val="2"/>
        </w:numPr>
        <w:spacing w:after="60"/>
      </w:pPr>
      <w:r>
        <w:t>All Drops are canceled immediately</w:t>
      </w:r>
    </w:p>
    <w:p w14:paraId="631EC9F4" w14:textId="77777777" w:rsidR="009E73F9" w:rsidRDefault="00000000">
      <w:pPr>
        <w:pStyle w:val="ListParagraph"/>
        <w:numPr>
          <w:ilvl w:val="0"/>
          <w:numId w:val="2"/>
        </w:numPr>
        <w:spacing w:after="60"/>
      </w:pPr>
      <w:r>
        <w:t>Pre-authorization holds are released</w:t>
      </w:r>
    </w:p>
    <w:p w14:paraId="2F368536" w14:textId="77777777" w:rsidR="009E73F9" w:rsidRDefault="00000000">
      <w:pPr>
        <w:pStyle w:val="ListParagraph"/>
        <w:numPr>
          <w:ilvl w:val="0"/>
          <w:numId w:val="2"/>
        </w:numPr>
        <w:spacing w:after="60"/>
      </w:pPr>
      <w:r>
        <w:t>Captured payments are refunded to consumers</w:t>
      </w:r>
    </w:p>
    <w:p w14:paraId="59A12DDA" w14:textId="77777777" w:rsidR="009E73F9" w:rsidRDefault="00000000">
      <w:pPr>
        <w:pStyle w:val="ListParagraph"/>
        <w:numPr>
          <w:ilvl w:val="0"/>
          <w:numId w:val="2"/>
        </w:numPr>
        <w:spacing w:after="60"/>
      </w:pPr>
      <w:r>
        <w:t>Account access is permanently revoked</w:t>
      </w:r>
    </w:p>
    <w:p w14:paraId="1768D7BE" w14:textId="77777777" w:rsidR="009E73F9" w:rsidRDefault="00000000">
      <w:pPr>
        <w:pStyle w:val="ListParagraph"/>
        <w:numPr>
          <w:ilvl w:val="0"/>
          <w:numId w:val="2"/>
        </w:numPr>
        <w:spacing w:after="60"/>
      </w:pPr>
      <w:r>
        <w:t>All associated data is preserved for audit purposes</w:t>
      </w:r>
    </w:p>
    <w:p w14:paraId="2C295BCE" w14:textId="77777777" w:rsidR="009E73F9" w:rsidRDefault="009E73F9">
      <w:pPr>
        <w:spacing w:after="80"/>
      </w:pPr>
    </w:p>
    <w:p w14:paraId="49B3C820" w14:textId="77777777" w:rsidR="009E73F9" w:rsidRDefault="00000000">
      <w:pPr>
        <w:spacing w:after="120"/>
      </w:pPr>
      <w:r>
        <w:rPr>
          <w:b/>
          <w:bCs/>
        </w:rPr>
        <w:t>Acceptance Criteria:</w:t>
      </w:r>
    </w:p>
    <w:p w14:paraId="111148BF" w14:textId="77777777" w:rsidR="009E73F9" w:rsidRDefault="00000000">
      <w:pPr>
        <w:pStyle w:val="ListParagraph"/>
        <w:numPr>
          <w:ilvl w:val="0"/>
          <w:numId w:val="2"/>
        </w:numPr>
        <w:spacing w:after="60"/>
      </w:pPr>
      <w:r>
        <w:t>AC-14.11.1: Rejection 30-day cooldown is enforced. Reapplication within 30 days is rejected.</w:t>
      </w:r>
    </w:p>
    <w:p w14:paraId="5F20880C" w14:textId="77777777" w:rsidR="009E73F9" w:rsidRDefault="00000000">
      <w:pPr>
        <w:pStyle w:val="ListParagraph"/>
        <w:numPr>
          <w:ilvl w:val="0"/>
          <w:numId w:val="2"/>
        </w:numPr>
        <w:spacing w:after="60"/>
      </w:pPr>
      <w:r>
        <w:t>AC-14.11.2: Suspension auto-pauses all Live Drops and halts Stripe payouts.</w:t>
      </w:r>
    </w:p>
    <w:p w14:paraId="7E102B31" w14:textId="77777777" w:rsidR="009E73F9" w:rsidRDefault="00000000">
      <w:pPr>
        <w:pStyle w:val="ListParagraph"/>
        <w:numPr>
          <w:ilvl w:val="0"/>
          <w:numId w:val="2"/>
        </w:numPr>
        <w:spacing w:after="60"/>
      </w:pPr>
      <w:r>
        <w:t>AC-14.11.3: Permanent ban auto-cancels all Drops, releases pre-auths, and refunds captured payments.</w:t>
      </w:r>
    </w:p>
    <w:p w14:paraId="4D55FA26" w14:textId="77777777" w:rsidR="009E73F9" w:rsidRDefault="00000000">
      <w:pPr>
        <w:pStyle w:val="ListParagraph"/>
        <w:numPr>
          <w:ilvl w:val="0"/>
          <w:numId w:val="2"/>
        </w:numPr>
        <w:spacing w:after="60"/>
      </w:pPr>
      <w:r>
        <w:t>AC-14.11.4: All rejection, suspension, and ban actions are logged in the immutable audit log.</w:t>
      </w:r>
    </w:p>
    <w:p w14:paraId="766A6DAD" w14:textId="77777777" w:rsidR="009E73F9" w:rsidRDefault="00000000">
      <w:r>
        <w:br w:type="page"/>
      </w:r>
    </w:p>
    <w:p w14:paraId="6BFE78EF" w14:textId="77777777" w:rsidR="009E73F9" w:rsidRDefault="00000000">
      <w:pPr>
        <w:pStyle w:val="Heading1"/>
      </w:pPr>
      <w:bookmarkStart w:id="217" w:name="_Toc228879550"/>
      <w:r>
        <w:lastRenderedPageBreak/>
        <w:t>15. Support Tools</w:t>
      </w:r>
      <w:bookmarkEnd w:id="217"/>
    </w:p>
    <w:p w14:paraId="1C726907" w14:textId="77777777" w:rsidR="009E73F9" w:rsidRDefault="00000000">
      <w:pPr>
        <w:spacing w:after="120"/>
      </w:pPr>
      <w:r>
        <w:t>Support Tools are internal-only applications used by Nigh's support and operations team. They are NOT accessible to consumers, Org staff, or Enterprise users. All support actions are logged, attributed to the performing agent, timestamped, and stored immutably.</w:t>
      </w:r>
    </w:p>
    <w:p w14:paraId="6C34034A" w14:textId="77777777" w:rsidR="009E73F9" w:rsidRDefault="009E73F9">
      <w:pPr>
        <w:spacing w:after="80"/>
      </w:pPr>
    </w:p>
    <w:p w14:paraId="226F0E3E" w14:textId="77777777" w:rsidR="009E73F9" w:rsidRDefault="00000000">
      <w:pPr>
        <w:pStyle w:val="Heading2"/>
      </w:pPr>
      <w:bookmarkStart w:id="218" w:name="_Toc228879551"/>
      <w:r>
        <w:t>15.1 Overview</w:t>
      </w:r>
      <w:bookmarkEnd w:id="218"/>
    </w:p>
    <w:p w14:paraId="19822AA1" w14:textId="77777777" w:rsidR="009E73F9" w:rsidRDefault="00000000">
      <w:pPr>
        <w:spacing w:after="120"/>
      </w:pPr>
      <w:r>
        <w:t>The Support app provides comprehensive tools for managing the Nigh ecosystem. Access is role-based with least-privilege enforcement. Every action performed through the Support app is recorded in the immutable audit log with the agent's identity, timestamp, and action details.</w:t>
      </w:r>
    </w:p>
    <w:p w14:paraId="31AA2E9E" w14:textId="77777777" w:rsidR="009E73F9" w:rsidRDefault="009E73F9">
      <w:pPr>
        <w:spacing w:after="80"/>
      </w:pPr>
    </w:p>
    <w:p w14:paraId="68CB2BDA" w14:textId="77777777" w:rsidR="009E73F9" w:rsidRDefault="00000000">
      <w:pPr>
        <w:pStyle w:val="Heading2"/>
      </w:pPr>
      <w:bookmarkStart w:id="219" w:name="_Toc228879552"/>
      <w:r>
        <w:t>15.2 Universal Entity Search</w:t>
      </w:r>
      <w:bookmarkEnd w:id="219"/>
    </w:p>
    <w:p w14:paraId="555E3CD6" w14:textId="77777777" w:rsidR="009E73F9" w:rsidRDefault="00000000">
      <w:pPr>
        <w:spacing w:after="120"/>
      </w:pPr>
      <w:r>
        <w:t>The primary entry point for support operations. Allows agents to search across all platform entities.</w:t>
      </w:r>
    </w:p>
    <w:p w14:paraId="1B50B423" w14:textId="77777777" w:rsidR="009E73F9" w:rsidRDefault="009E73F9">
      <w:pPr>
        <w:spacing w:after="80"/>
      </w:pPr>
    </w:p>
    <w:p w14:paraId="021B66C1" w14:textId="77777777" w:rsidR="009E73F9" w:rsidRDefault="00000000">
      <w:pPr>
        <w:spacing w:after="120"/>
      </w:pPr>
      <w:r>
        <w:rPr>
          <w:b/>
          <w:bCs/>
        </w:rPr>
        <w:t>Searchable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6B508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041AAE4" w14:textId="77777777" w:rsidR="009E73F9" w:rsidRDefault="00000000">
            <w:r>
              <w:rPr>
                <w:b/>
                <w:bCs/>
                <w:sz w:val="20"/>
                <w:szCs w:val="20"/>
              </w:rPr>
              <w:t>Entity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5D030" w14:textId="77777777" w:rsidR="009E73F9" w:rsidRDefault="00000000">
            <w:r>
              <w:rPr>
                <w:b/>
                <w:bCs/>
                <w:sz w:val="20"/>
                <w:szCs w:val="20"/>
              </w:rPr>
              <w:t>Search Fields</w:t>
            </w:r>
          </w:p>
        </w:tc>
      </w:tr>
      <w:tr w:rsidR="009E73F9" w14:paraId="1C1D03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CE8AE" w14:textId="77777777" w:rsidR="009E73F9" w:rsidRDefault="00000000">
            <w:r>
              <w:rPr>
                <w:sz w:val="20"/>
                <w:szCs w:val="20"/>
              </w:rPr>
              <w:t>Drop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7113C" w14:textId="77777777" w:rsidR="009E73F9" w:rsidRDefault="00000000">
            <w:r>
              <w:rPr>
                <w:sz w:val="20"/>
                <w:szCs w:val="20"/>
              </w:rPr>
              <w:t>Drop ID, title, DropCode</w:t>
            </w:r>
          </w:p>
        </w:tc>
      </w:tr>
      <w:tr w:rsidR="009E73F9" w14:paraId="460CB6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11559" w14:textId="77777777" w:rsidR="009E73F9" w:rsidRDefault="00000000">
            <w:r>
              <w:rPr>
                <w:sz w:val="20"/>
                <w:szCs w:val="20"/>
              </w:rPr>
              <w:t>Org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CABEE" w14:textId="77777777" w:rsidR="009E73F9" w:rsidRDefault="00000000">
            <w:r>
              <w:rPr>
                <w:sz w:val="20"/>
                <w:szCs w:val="20"/>
              </w:rPr>
              <w:t>Org name, @handle, Org ID</w:t>
            </w:r>
          </w:p>
        </w:tc>
      </w:tr>
      <w:tr w:rsidR="009E73F9" w14:paraId="2891A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2B0C2" w14:textId="77777777" w:rsidR="009E73F9" w:rsidRDefault="00000000">
            <w:r>
              <w:rPr>
                <w:sz w:val="20"/>
                <w:szCs w:val="20"/>
              </w:rPr>
              <w:t>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3FCAF" w14:textId="77777777" w:rsidR="009E73F9" w:rsidRDefault="00000000">
            <w:r>
              <w:rPr>
                <w:sz w:val="20"/>
                <w:szCs w:val="20"/>
              </w:rPr>
              <w:t>Phone number, email, consumer ID</w:t>
            </w:r>
          </w:p>
        </w:tc>
      </w:tr>
      <w:tr w:rsidR="009E73F9" w14:paraId="754783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8E61B" w14:textId="77777777" w:rsidR="009E73F9" w:rsidRDefault="00000000">
            <w:r>
              <w:rPr>
                <w:sz w:val="20"/>
                <w:szCs w:val="20"/>
              </w:rPr>
              <w:t>Ticket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092AC" w14:textId="77777777" w:rsidR="009E73F9" w:rsidRDefault="00000000">
            <w:r>
              <w:rPr>
                <w:sz w:val="20"/>
                <w:szCs w:val="20"/>
              </w:rPr>
              <w:t>Ticket ID</w:t>
            </w:r>
          </w:p>
        </w:tc>
      </w:tr>
      <w:tr w:rsidR="009E73F9" w14:paraId="37A31E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D06D0" w14:textId="77777777" w:rsidR="009E73F9" w:rsidRDefault="00000000">
            <w:r>
              <w:rPr>
                <w:sz w:val="20"/>
                <w:szCs w:val="20"/>
              </w:rPr>
              <w:t>Reservation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B4BAD" w14:textId="77777777" w:rsidR="009E73F9" w:rsidRDefault="00000000">
            <w:r>
              <w:rPr>
                <w:sz w:val="20"/>
                <w:szCs w:val="20"/>
              </w:rPr>
              <w:t>Reservation ID</w:t>
            </w:r>
          </w:p>
        </w:tc>
      </w:tr>
      <w:tr w:rsidR="009E73F9" w14:paraId="6F584A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9F853" w14:textId="77777777" w:rsidR="009E73F9" w:rsidRDefault="00000000">
            <w:r>
              <w:rPr>
                <w:sz w:val="20"/>
                <w:szCs w:val="20"/>
              </w:rPr>
              <w:t>Payment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8364E" w14:textId="77777777" w:rsidR="009E73F9" w:rsidRDefault="00000000">
            <w:r>
              <w:rPr>
                <w:sz w:val="20"/>
                <w:szCs w:val="20"/>
              </w:rPr>
              <w:t>Payment record ID, Stripe transaction ID</w:t>
            </w:r>
          </w:p>
        </w:tc>
      </w:tr>
      <w:tr w:rsidR="009E73F9" w14:paraId="7B4F08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8DD0C" w14:textId="77777777" w:rsidR="009E73F9" w:rsidRDefault="00000000">
            <w:r>
              <w:rPr>
                <w:sz w:val="20"/>
                <w:szCs w:val="20"/>
              </w:rPr>
              <w:t>Enterprise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4EF5A" w14:textId="77777777" w:rsidR="009E73F9" w:rsidRDefault="00000000">
            <w:r>
              <w:rPr>
                <w:sz w:val="20"/>
                <w:szCs w:val="20"/>
              </w:rPr>
              <w:t>Enterprise name, Enterprise ID</w:t>
            </w:r>
          </w:p>
        </w:tc>
      </w:tr>
    </w:tbl>
    <w:p w14:paraId="2216D6B3" w14:textId="77777777" w:rsidR="009E73F9" w:rsidRDefault="009E73F9">
      <w:pPr>
        <w:spacing w:after="80"/>
      </w:pPr>
    </w:p>
    <w:p w14:paraId="61376013" w14:textId="77777777" w:rsidR="009E73F9" w:rsidRDefault="00000000">
      <w:pPr>
        <w:spacing w:after="120"/>
      </w:pPr>
      <w:r>
        <w:rPr>
          <w:b/>
          <w:bCs/>
        </w:rPr>
        <w:t>Search Features:</w:t>
      </w:r>
    </w:p>
    <w:p w14:paraId="246DAAF2" w14:textId="77777777" w:rsidR="009E73F9" w:rsidRDefault="00000000">
      <w:pPr>
        <w:pStyle w:val="ListParagraph"/>
        <w:numPr>
          <w:ilvl w:val="0"/>
          <w:numId w:val="2"/>
        </w:numPr>
        <w:spacing w:after="60"/>
      </w:pPr>
      <w:r>
        <w:t>Exact match and partial match (substring) supported</w:t>
      </w:r>
    </w:p>
    <w:p w14:paraId="1E43CAED" w14:textId="77777777" w:rsidR="009E73F9" w:rsidRDefault="00000000">
      <w:pPr>
        <w:pStyle w:val="ListParagraph"/>
        <w:numPr>
          <w:ilvl w:val="0"/>
          <w:numId w:val="2"/>
        </w:numPr>
        <w:spacing w:after="60"/>
      </w:pPr>
      <w:r>
        <w:t>Results display entity type, key identifiers, and status</w:t>
      </w:r>
    </w:p>
    <w:p w14:paraId="29CCA4BD" w14:textId="77777777" w:rsidR="009E73F9" w:rsidRDefault="00000000">
      <w:pPr>
        <w:pStyle w:val="ListParagraph"/>
        <w:numPr>
          <w:ilvl w:val="0"/>
          <w:numId w:val="2"/>
        </w:numPr>
        <w:spacing w:after="60"/>
      </w:pPr>
      <w:r>
        <w:t>Clicking a result navigates to the entity's detail view</w:t>
      </w:r>
    </w:p>
    <w:p w14:paraId="2AD8BACE" w14:textId="77777777" w:rsidR="009E73F9" w:rsidRDefault="009E73F9">
      <w:pPr>
        <w:spacing w:after="80"/>
      </w:pPr>
    </w:p>
    <w:p w14:paraId="57834A00" w14:textId="77777777" w:rsidR="009E73F9" w:rsidRDefault="00000000">
      <w:pPr>
        <w:spacing w:after="120"/>
      </w:pPr>
      <w:r>
        <w:rPr>
          <w:b/>
          <w:bCs/>
        </w:rPr>
        <w:t>Acceptance Criteria:</w:t>
      </w:r>
    </w:p>
    <w:p w14:paraId="62BAC1AE" w14:textId="77777777" w:rsidR="009E73F9" w:rsidRDefault="00000000">
      <w:pPr>
        <w:pStyle w:val="ListParagraph"/>
        <w:numPr>
          <w:ilvl w:val="0"/>
          <w:numId w:val="2"/>
        </w:numPr>
        <w:spacing w:after="60"/>
      </w:pPr>
      <w:r>
        <w:t>AC-15.2.1: Search is available to authorized Support roles only.</w:t>
      </w:r>
    </w:p>
    <w:p w14:paraId="31A52EB1" w14:textId="77777777" w:rsidR="009E73F9" w:rsidRDefault="00000000">
      <w:pPr>
        <w:pStyle w:val="ListParagraph"/>
        <w:numPr>
          <w:ilvl w:val="0"/>
          <w:numId w:val="2"/>
        </w:numPr>
        <w:spacing w:after="60"/>
      </w:pPr>
      <w:r>
        <w:t>AC-15.2.2: All search access is logged (who searched what, when).</w:t>
      </w:r>
    </w:p>
    <w:p w14:paraId="28FD0728" w14:textId="77777777" w:rsidR="009E73F9" w:rsidRDefault="00000000">
      <w:pPr>
        <w:pStyle w:val="ListParagraph"/>
        <w:numPr>
          <w:ilvl w:val="0"/>
          <w:numId w:val="2"/>
        </w:numPr>
        <w:spacing w:after="60"/>
      </w:pPr>
      <w:r>
        <w:t>AC-15.2.3: Both exact and partial match return relevant results.</w:t>
      </w:r>
    </w:p>
    <w:p w14:paraId="0E084E9E" w14:textId="77777777" w:rsidR="009E73F9" w:rsidRDefault="009E73F9">
      <w:pPr>
        <w:spacing w:after="80"/>
      </w:pPr>
    </w:p>
    <w:p w14:paraId="6FBCC901" w14:textId="77777777" w:rsidR="009E73F9" w:rsidRDefault="00000000">
      <w:pPr>
        <w:pStyle w:val="Heading2"/>
      </w:pPr>
      <w:bookmarkStart w:id="220" w:name="_Toc228879553"/>
      <w:r>
        <w:t>15.3 Drop View &amp; Limited Edit</w:t>
      </w:r>
      <w:bookmarkEnd w:id="220"/>
    </w:p>
    <w:p w14:paraId="387821C0" w14:textId="77777777" w:rsidR="009E73F9" w:rsidRDefault="00000000">
      <w:pPr>
        <w:spacing w:after="120"/>
      </w:pPr>
      <w:r>
        <w:lastRenderedPageBreak/>
        <w:t>Support agents can view comprehensive Drop details and perform limited modifications.</w:t>
      </w:r>
    </w:p>
    <w:p w14:paraId="73B39C49" w14:textId="77777777" w:rsidR="009E73F9" w:rsidRDefault="009E73F9">
      <w:pPr>
        <w:spacing w:after="80"/>
      </w:pPr>
    </w:p>
    <w:p w14:paraId="4C7F9F0B" w14:textId="77777777" w:rsidR="009E73F9" w:rsidRDefault="00000000">
      <w:pPr>
        <w:spacing w:after="120"/>
      </w:pPr>
      <w:r>
        <w:rPr>
          <w:b/>
          <w:bCs/>
        </w:rPr>
        <w:t>View Capabilities:</w:t>
      </w:r>
    </w:p>
    <w:p w14:paraId="570552DE" w14:textId="77777777" w:rsidR="009E73F9" w:rsidRDefault="00000000">
      <w:pPr>
        <w:pStyle w:val="ListParagraph"/>
        <w:numPr>
          <w:ilvl w:val="0"/>
          <w:numId w:val="2"/>
        </w:numPr>
        <w:spacing w:after="60"/>
      </w:pPr>
      <w:r>
        <w:t>Full Drop configuration (title, description, media, pricing, capacity, timing)</w:t>
      </w:r>
    </w:p>
    <w:p w14:paraId="024901BE" w14:textId="77777777" w:rsidR="009E73F9" w:rsidRDefault="00000000">
      <w:pPr>
        <w:pStyle w:val="ListParagraph"/>
        <w:numPr>
          <w:ilvl w:val="0"/>
          <w:numId w:val="2"/>
        </w:numPr>
        <w:spacing w:after="60"/>
      </w:pPr>
      <w:r>
        <w:t>All reservations and their statuses</w:t>
      </w:r>
    </w:p>
    <w:p w14:paraId="45D48980" w14:textId="77777777" w:rsidR="009E73F9" w:rsidRDefault="00000000">
      <w:pPr>
        <w:pStyle w:val="ListParagraph"/>
        <w:numPr>
          <w:ilvl w:val="0"/>
          <w:numId w:val="2"/>
        </w:numPr>
        <w:spacing w:after="60"/>
      </w:pPr>
      <w:r>
        <w:t>Check-in history (who checked in, when, method)</w:t>
      </w:r>
    </w:p>
    <w:p w14:paraId="05ABC52E" w14:textId="77777777" w:rsidR="009E73F9" w:rsidRDefault="00000000">
      <w:pPr>
        <w:pStyle w:val="ListParagraph"/>
        <w:numPr>
          <w:ilvl w:val="0"/>
          <w:numId w:val="2"/>
        </w:numPr>
        <w:spacing w:after="60"/>
      </w:pPr>
      <w:r>
        <w:t>Payment records (pre-auth, capture, refund statuses)</w:t>
      </w:r>
    </w:p>
    <w:p w14:paraId="29B81961" w14:textId="77777777" w:rsidR="009E73F9" w:rsidRDefault="00000000">
      <w:pPr>
        <w:pStyle w:val="ListParagraph"/>
        <w:numPr>
          <w:ilvl w:val="0"/>
          <w:numId w:val="2"/>
        </w:numPr>
        <w:spacing w:after="60"/>
      </w:pPr>
      <w:r>
        <w:t>Partner attribution data</w:t>
      </w:r>
    </w:p>
    <w:p w14:paraId="16B26366" w14:textId="77777777" w:rsidR="009E73F9" w:rsidRDefault="009E73F9">
      <w:pPr>
        <w:spacing w:after="80"/>
      </w:pPr>
    </w:p>
    <w:p w14:paraId="549C0CA1" w14:textId="77777777" w:rsidR="009E73F9" w:rsidRDefault="00000000">
      <w:pPr>
        <w:spacing w:after="120"/>
      </w:pPr>
      <w:r>
        <w:rPr>
          <w:b/>
          <w:bCs/>
        </w:rPr>
        <w:t>Edit Capabilities:</w:t>
      </w:r>
    </w:p>
    <w:p w14:paraId="019D6EC2" w14:textId="77777777" w:rsidR="009E73F9" w:rsidRDefault="00000000">
      <w:pPr>
        <w:pStyle w:val="ListParagraph"/>
        <w:numPr>
          <w:ilvl w:val="0"/>
          <w:numId w:val="2"/>
        </w:numPr>
        <w:spacing w:after="60"/>
      </w:pPr>
      <w:r>
        <w:t>Cancel Drop (requires mandatory reason field)</w:t>
      </w:r>
    </w:p>
    <w:p w14:paraId="0FAEBC08" w14:textId="77777777" w:rsidR="009E73F9" w:rsidRDefault="00000000">
      <w:pPr>
        <w:pStyle w:val="ListParagraph"/>
        <w:numPr>
          <w:ilvl w:val="0"/>
          <w:numId w:val="2"/>
        </w:numPr>
        <w:spacing w:after="60"/>
      </w:pPr>
      <w:r>
        <w:t>Edit broadcast end time</w:t>
      </w:r>
    </w:p>
    <w:p w14:paraId="3D70312F" w14:textId="77777777" w:rsidR="009E73F9" w:rsidRDefault="00000000">
      <w:pPr>
        <w:pStyle w:val="ListParagraph"/>
        <w:numPr>
          <w:ilvl w:val="0"/>
          <w:numId w:val="2"/>
        </w:numPr>
        <w:spacing w:after="60"/>
      </w:pPr>
      <w:r>
        <w:t>Increase capacity (never decrease below current reservations)</w:t>
      </w:r>
    </w:p>
    <w:p w14:paraId="141BB8D9" w14:textId="77777777" w:rsidR="009E73F9" w:rsidRDefault="00000000">
      <w:pPr>
        <w:pStyle w:val="ListParagraph"/>
        <w:numPr>
          <w:ilvl w:val="0"/>
          <w:numId w:val="2"/>
        </w:numPr>
        <w:spacing w:after="60"/>
      </w:pPr>
      <w:r>
        <w:t>Pause Drop</w:t>
      </w:r>
    </w:p>
    <w:p w14:paraId="068F13C2" w14:textId="77777777" w:rsidR="009E73F9" w:rsidRDefault="009E73F9">
      <w:pPr>
        <w:spacing w:after="80"/>
      </w:pPr>
    </w:p>
    <w:p w14:paraId="39F5B26C" w14:textId="77777777" w:rsidR="009E73F9" w:rsidRDefault="00000000">
      <w:pPr>
        <w:spacing w:after="120"/>
      </w:pPr>
      <w:r>
        <w:rPr>
          <w:b/>
          <w:bCs/>
        </w:rPr>
        <w:t>Cannot:</w:t>
      </w:r>
    </w:p>
    <w:p w14:paraId="21CAB4E0" w14:textId="77777777" w:rsidR="009E73F9" w:rsidRDefault="00000000">
      <w:pPr>
        <w:pStyle w:val="ListParagraph"/>
        <w:numPr>
          <w:ilvl w:val="0"/>
          <w:numId w:val="2"/>
        </w:numPr>
        <w:spacing w:after="60"/>
      </w:pPr>
      <w:r>
        <w:t>Alter past records or historical data</w:t>
      </w:r>
    </w:p>
    <w:p w14:paraId="7889AE78" w14:textId="77777777" w:rsidR="009E73F9" w:rsidRDefault="00000000">
      <w:pPr>
        <w:pStyle w:val="ListParagraph"/>
        <w:numPr>
          <w:ilvl w:val="0"/>
          <w:numId w:val="2"/>
        </w:numPr>
        <w:spacing w:after="60"/>
      </w:pPr>
      <w:r>
        <w:t>Modify the audit history</w:t>
      </w:r>
    </w:p>
    <w:p w14:paraId="54F71B2B" w14:textId="77777777" w:rsidR="009E73F9" w:rsidRDefault="00000000">
      <w:pPr>
        <w:pStyle w:val="ListParagraph"/>
        <w:numPr>
          <w:ilvl w:val="0"/>
          <w:numId w:val="2"/>
        </w:numPr>
        <w:spacing w:after="60"/>
      </w:pPr>
      <w:r>
        <w:t>Change historical attribution records</w:t>
      </w:r>
    </w:p>
    <w:p w14:paraId="26DA17EA" w14:textId="77777777" w:rsidR="009E73F9" w:rsidRDefault="009E73F9">
      <w:pPr>
        <w:spacing w:after="80"/>
      </w:pPr>
    </w:p>
    <w:p w14:paraId="17D436F0" w14:textId="77777777" w:rsidR="009E73F9" w:rsidRDefault="00000000">
      <w:pPr>
        <w:spacing w:after="120"/>
      </w:pPr>
      <w:r>
        <w:rPr>
          <w:b/>
          <w:bCs/>
        </w:rPr>
        <w:t>Requirements:</w:t>
      </w:r>
    </w:p>
    <w:p w14:paraId="434C613D" w14:textId="77777777" w:rsidR="009E73F9" w:rsidRDefault="00000000">
      <w:pPr>
        <w:pStyle w:val="ListParagraph"/>
        <w:numPr>
          <w:ilvl w:val="0"/>
          <w:numId w:val="2"/>
        </w:numPr>
        <w:spacing w:after="60"/>
      </w:pPr>
      <w:r>
        <w:t>Every edit requires a mandatory reason field</w:t>
      </w:r>
    </w:p>
    <w:p w14:paraId="643B4902" w14:textId="77777777" w:rsidR="009E73F9" w:rsidRDefault="00000000">
      <w:pPr>
        <w:pStyle w:val="ListParagraph"/>
        <w:numPr>
          <w:ilvl w:val="0"/>
          <w:numId w:val="2"/>
        </w:numPr>
        <w:spacing w:after="60"/>
      </w:pPr>
      <w:r>
        <w:t>Support user ID is logged with every action</w:t>
      </w:r>
    </w:p>
    <w:p w14:paraId="516CC87D" w14:textId="77777777" w:rsidR="009E73F9" w:rsidRDefault="009E73F9">
      <w:pPr>
        <w:spacing w:after="80"/>
      </w:pPr>
    </w:p>
    <w:p w14:paraId="5554396D" w14:textId="77777777" w:rsidR="009E73F9" w:rsidRDefault="00000000">
      <w:pPr>
        <w:spacing w:after="120"/>
      </w:pPr>
      <w:r>
        <w:rPr>
          <w:b/>
          <w:bCs/>
        </w:rPr>
        <w:t>Acceptance Criteria:</w:t>
      </w:r>
    </w:p>
    <w:p w14:paraId="1B2BF885" w14:textId="77777777" w:rsidR="009E73F9" w:rsidRDefault="00000000">
      <w:pPr>
        <w:pStyle w:val="ListParagraph"/>
        <w:numPr>
          <w:ilvl w:val="0"/>
          <w:numId w:val="2"/>
        </w:numPr>
        <w:spacing w:after="60"/>
      </w:pPr>
      <w:r>
        <w:t>AC-15.3.1: All edits appear in the audit trail with reason, agent ID, and timestamp.</w:t>
      </w:r>
    </w:p>
    <w:p w14:paraId="00E9CBB4" w14:textId="77777777" w:rsidR="009E73F9" w:rsidRDefault="00000000">
      <w:pPr>
        <w:pStyle w:val="ListParagraph"/>
        <w:numPr>
          <w:ilvl w:val="0"/>
          <w:numId w:val="2"/>
        </w:numPr>
        <w:spacing w:after="60"/>
      </w:pPr>
      <w:r>
        <w:t>AC-15.3.2: No destructive modification of historical data is possible.</w:t>
      </w:r>
    </w:p>
    <w:p w14:paraId="24387383" w14:textId="77777777" w:rsidR="009E73F9" w:rsidRDefault="00000000">
      <w:pPr>
        <w:pStyle w:val="ListParagraph"/>
        <w:numPr>
          <w:ilvl w:val="0"/>
          <w:numId w:val="2"/>
        </w:numPr>
        <w:spacing w:after="60"/>
      </w:pPr>
      <w:r>
        <w:t>AC-15.3.3: Reason field is mandatory for every edit action.</w:t>
      </w:r>
    </w:p>
    <w:p w14:paraId="24B42822" w14:textId="77777777" w:rsidR="009E73F9" w:rsidRDefault="009E73F9">
      <w:pPr>
        <w:spacing w:after="80"/>
      </w:pPr>
    </w:p>
    <w:p w14:paraId="2E746087" w14:textId="77777777" w:rsidR="009E73F9" w:rsidRDefault="00000000">
      <w:pPr>
        <w:pStyle w:val="Heading2"/>
      </w:pPr>
      <w:bookmarkStart w:id="221" w:name="_Toc228879554"/>
      <w:r>
        <w:t>15.4 Credit Issuance</w:t>
      </w:r>
      <w:bookmarkEnd w:id="221"/>
    </w:p>
    <w:p w14:paraId="41A7F7C4" w14:textId="77777777" w:rsidR="009E73F9" w:rsidRDefault="00000000">
      <w:pPr>
        <w:spacing w:after="120"/>
      </w:pPr>
      <w:r>
        <w:t>Support agents can issue credits to consumer accounts (N Credits) and business accounts (Org Credits).</w:t>
      </w:r>
    </w:p>
    <w:p w14:paraId="63D8FECB" w14:textId="77777777" w:rsidR="009E73F9" w:rsidRDefault="009E73F9">
      <w:pPr>
        <w:spacing w:after="80"/>
      </w:pPr>
    </w:p>
    <w:p w14:paraId="16B39926" w14:textId="77777777" w:rsidR="009E73F9" w:rsidRDefault="00000000">
      <w:pPr>
        <w:spacing w:after="120"/>
      </w:pPr>
      <w:r>
        <w:rPr>
          <w:b/>
          <w:bCs/>
        </w:rPr>
        <w:t>Credit Issuance Requirements:</w:t>
      </w:r>
    </w:p>
    <w:p w14:paraId="030713C3" w14:textId="77777777" w:rsidR="009E73F9" w:rsidRDefault="00000000">
      <w:pPr>
        <w:pStyle w:val="ListParagraph"/>
        <w:numPr>
          <w:ilvl w:val="0"/>
          <w:numId w:val="2"/>
        </w:numPr>
        <w:spacing w:after="60"/>
      </w:pPr>
      <w:r>
        <w:t>Amount (required)</w:t>
      </w:r>
    </w:p>
    <w:p w14:paraId="418DC1DC" w14:textId="77777777" w:rsidR="009E73F9" w:rsidRDefault="00000000">
      <w:pPr>
        <w:pStyle w:val="ListParagraph"/>
        <w:numPr>
          <w:ilvl w:val="0"/>
          <w:numId w:val="2"/>
        </w:numPr>
        <w:spacing w:after="60"/>
      </w:pPr>
      <w:r>
        <w:t>Reason (required, stored in audit log)</w:t>
      </w:r>
    </w:p>
    <w:p w14:paraId="7652DA3B" w14:textId="77777777" w:rsidR="009E73F9" w:rsidRDefault="00000000">
      <w:pPr>
        <w:pStyle w:val="ListParagraph"/>
        <w:numPr>
          <w:ilvl w:val="0"/>
          <w:numId w:val="2"/>
        </w:numPr>
        <w:spacing w:after="60"/>
      </w:pPr>
      <w:r>
        <w:t>Optional expiration date</w:t>
      </w:r>
    </w:p>
    <w:p w14:paraId="638AFAF3" w14:textId="77777777" w:rsidR="009E73F9" w:rsidRDefault="00000000">
      <w:pPr>
        <w:pStyle w:val="ListParagraph"/>
        <w:numPr>
          <w:ilvl w:val="0"/>
          <w:numId w:val="2"/>
        </w:numPr>
        <w:spacing w:after="60"/>
      </w:pPr>
      <w:r>
        <w:t>Creates a ledger entry (append-only)</w:t>
      </w:r>
    </w:p>
    <w:p w14:paraId="65CA1D4F" w14:textId="77777777" w:rsidR="009E73F9" w:rsidRDefault="009E73F9">
      <w:pPr>
        <w:spacing w:after="80"/>
      </w:pPr>
    </w:p>
    <w:p w14:paraId="15D34228" w14:textId="77777777" w:rsidR="009E73F9" w:rsidRDefault="00000000">
      <w:pPr>
        <w:spacing w:after="120"/>
      </w:pPr>
      <w:r>
        <w:rPr>
          <w:b/>
          <w:bCs/>
        </w:rPr>
        <w:t>Cannot:</w:t>
      </w:r>
    </w:p>
    <w:p w14:paraId="649DC5EE" w14:textId="77777777" w:rsidR="009E73F9" w:rsidRDefault="00000000">
      <w:pPr>
        <w:pStyle w:val="ListParagraph"/>
        <w:numPr>
          <w:ilvl w:val="0"/>
          <w:numId w:val="2"/>
        </w:numPr>
        <w:spacing w:after="60"/>
      </w:pPr>
      <w:r>
        <w:t>Modify existing ledger history</w:t>
      </w:r>
    </w:p>
    <w:p w14:paraId="13BF2DA8" w14:textId="77777777" w:rsidR="009E73F9" w:rsidRDefault="00000000">
      <w:pPr>
        <w:pStyle w:val="ListParagraph"/>
        <w:numPr>
          <w:ilvl w:val="0"/>
          <w:numId w:val="2"/>
        </w:numPr>
        <w:spacing w:after="60"/>
      </w:pPr>
      <w:r>
        <w:t>Directly edit account balance (balance is always the sum of ledger entries)</w:t>
      </w:r>
    </w:p>
    <w:p w14:paraId="2847329E" w14:textId="77777777" w:rsidR="009E73F9" w:rsidRDefault="009E73F9">
      <w:pPr>
        <w:spacing w:after="80"/>
      </w:pPr>
    </w:p>
    <w:p w14:paraId="4E6D8DCC" w14:textId="77777777" w:rsidR="009E73F9" w:rsidRDefault="00000000">
      <w:pPr>
        <w:spacing w:after="120"/>
      </w:pPr>
      <w:r>
        <w:rPr>
          <w:b/>
          <w:bCs/>
        </w:rPr>
        <w:t>Acceptance Criteria:</w:t>
      </w:r>
    </w:p>
    <w:p w14:paraId="5BE5A000" w14:textId="77777777" w:rsidR="009E73F9" w:rsidRDefault="00000000">
      <w:pPr>
        <w:pStyle w:val="ListParagraph"/>
        <w:numPr>
          <w:ilvl w:val="0"/>
          <w:numId w:val="2"/>
        </w:numPr>
        <w:spacing w:after="60"/>
      </w:pPr>
      <w:r>
        <w:t>AC-15.4.1: Reason is required for every credit issuance.</w:t>
      </w:r>
    </w:p>
    <w:p w14:paraId="1338187D" w14:textId="77777777" w:rsidR="009E73F9" w:rsidRDefault="00000000">
      <w:pPr>
        <w:pStyle w:val="ListParagraph"/>
        <w:numPr>
          <w:ilvl w:val="0"/>
          <w:numId w:val="2"/>
        </w:numPr>
        <w:spacing w:after="60"/>
      </w:pPr>
      <w:r>
        <w:t>AC-15.4.2: A ledger entry is created for every credit issuance.</w:t>
      </w:r>
    </w:p>
    <w:p w14:paraId="6A1029E1" w14:textId="77777777" w:rsidR="009E73F9" w:rsidRDefault="00000000">
      <w:pPr>
        <w:pStyle w:val="ListParagraph"/>
        <w:numPr>
          <w:ilvl w:val="0"/>
          <w:numId w:val="2"/>
        </w:numPr>
        <w:spacing w:after="60"/>
      </w:pPr>
      <w:r>
        <w:t>AC-15.4.3: Ledger entries are visible in the audit log.</w:t>
      </w:r>
    </w:p>
    <w:p w14:paraId="09239EF8" w14:textId="77777777" w:rsidR="009E73F9" w:rsidRDefault="00000000">
      <w:pPr>
        <w:pStyle w:val="ListParagraph"/>
        <w:numPr>
          <w:ilvl w:val="0"/>
          <w:numId w:val="2"/>
        </w:numPr>
        <w:spacing w:after="60"/>
      </w:pPr>
      <w:r>
        <w:t>AC-15.4.4: Balance is derived from ledger entries, not directly editable.</w:t>
      </w:r>
    </w:p>
    <w:p w14:paraId="369637BB" w14:textId="77777777" w:rsidR="009E73F9" w:rsidRDefault="009E73F9">
      <w:pPr>
        <w:spacing w:after="80"/>
      </w:pPr>
    </w:p>
    <w:p w14:paraId="3BE4DE25" w14:textId="77777777" w:rsidR="009E73F9" w:rsidRDefault="00000000">
      <w:pPr>
        <w:pStyle w:val="Heading2"/>
      </w:pPr>
      <w:bookmarkStart w:id="222" w:name="_Toc228879555"/>
      <w:r>
        <w:t>15.5 Refund Override</w:t>
      </w:r>
      <w:bookmarkEnd w:id="222"/>
    </w:p>
    <w:p w14:paraId="562B09C8" w14:textId="77777777" w:rsidR="009E73F9" w:rsidRDefault="00000000">
      <w:pPr>
        <w:spacing w:after="120"/>
      </w:pPr>
      <w:r>
        <w:t>Support agents can override standard refund rules to process refunds in exceptional circumstances.</w:t>
      </w:r>
    </w:p>
    <w:p w14:paraId="4C231D6A" w14:textId="77777777" w:rsidR="009E73F9" w:rsidRDefault="009E73F9">
      <w:pPr>
        <w:spacing w:after="80"/>
      </w:pPr>
    </w:p>
    <w:p w14:paraId="7A2C4A97" w14:textId="77777777" w:rsidR="009E73F9" w:rsidRDefault="00000000">
      <w:pPr>
        <w:spacing w:after="120"/>
      </w:pPr>
      <w:r>
        <w:rPr>
          <w:b/>
          <w:bCs/>
        </w:rPr>
        <w:t>Refund Types:</w:t>
      </w:r>
    </w:p>
    <w:p w14:paraId="10366FF4" w14:textId="77777777" w:rsidR="009E73F9" w:rsidRDefault="00000000">
      <w:pPr>
        <w:pStyle w:val="ListParagraph"/>
        <w:numPr>
          <w:ilvl w:val="0"/>
          <w:numId w:val="2"/>
        </w:numPr>
        <w:spacing w:after="60"/>
      </w:pPr>
      <w:r>
        <w:t>Full refund: entire ticket price returned</w:t>
      </w:r>
    </w:p>
    <w:p w14:paraId="1371A91A" w14:textId="77777777" w:rsidR="009E73F9" w:rsidRDefault="00000000">
      <w:pPr>
        <w:pStyle w:val="ListParagraph"/>
        <w:numPr>
          <w:ilvl w:val="0"/>
          <w:numId w:val="2"/>
        </w:numPr>
        <w:spacing w:after="60"/>
      </w:pPr>
      <w:r>
        <w:t>Partial refund: specified amount returned</w:t>
      </w:r>
    </w:p>
    <w:p w14:paraId="0A710C89" w14:textId="77777777" w:rsidR="009E73F9" w:rsidRDefault="00000000">
      <w:pPr>
        <w:pStyle w:val="ListParagraph"/>
        <w:numPr>
          <w:ilvl w:val="0"/>
          <w:numId w:val="2"/>
        </w:numPr>
        <w:spacing w:after="60"/>
      </w:pPr>
      <w:r>
        <w:t>No-show refund reversal: reverse a previously issued no-show refund</w:t>
      </w:r>
    </w:p>
    <w:p w14:paraId="2DFA9F30" w14:textId="77777777" w:rsidR="009E73F9" w:rsidRDefault="009E73F9">
      <w:pPr>
        <w:spacing w:after="80"/>
      </w:pPr>
    </w:p>
    <w:p w14:paraId="02B9CFDB" w14:textId="77777777" w:rsidR="009E73F9" w:rsidRDefault="00000000">
      <w:pPr>
        <w:spacing w:after="120"/>
      </w:pPr>
      <w:r>
        <w:rPr>
          <w:b/>
          <w:bCs/>
        </w:rPr>
        <w:t>Required Fields:</w:t>
      </w:r>
    </w:p>
    <w:p w14:paraId="2D67A8C0" w14:textId="77777777" w:rsidR="009E73F9" w:rsidRDefault="00000000">
      <w:pPr>
        <w:pStyle w:val="ListParagraph"/>
        <w:numPr>
          <w:ilvl w:val="0"/>
          <w:numId w:val="2"/>
        </w:numPr>
        <w:spacing w:after="60"/>
      </w:pPr>
      <w:r>
        <w:t>Ticket ID</w:t>
      </w:r>
    </w:p>
    <w:p w14:paraId="7CC19D53" w14:textId="77777777" w:rsidR="009E73F9" w:rsidRDefault="00000000">
      <w:pPr>
        <w:pStyle w:val="ListParagraph"/>
        <w:numPr>
          <w:ilvl w:val="0"/>
          <w:numId w:val="2"/>
        </w:numPr>
        <w:spacing w:after="60"/>
      </w:pPr>
      <w:r>
        <w:t>Refund amount</w:t>
      </w:r>
    </w:p>
    <w:p w14:paraId="2ABD6640" w14:textId="77777777" w:rsidR="009E73F9" w:rsidRDefault="00000000">
      <w:pPr>
        <w:pStyle w:val="ListParagraph"/>
        <w:numPr>
          <w:ilvl w:val="0"/>
          <w:numId w:val="2"/>
        </w:numPr>
        <w:spacing w:after="60"/>
      </w:pPr>
      <w:r>
        <w:t>Reason (mandatory)</w:t>
      </w:r>
    </w:p>
    <w:p w14:paraId="3F086AB5" w14:textId="77777777" w:rsidR="009E73F9" w:rsidRDefault="00000000">
      <w:pPr>
        <w:pStyle w:val="ListParagraph"/>
        <w:numPr>
          <w:ilvl w:val="0"/>
          <w:numId w:val="2"/>
        </w:numPr>
        <w:spacing w:after="60"/>
      </w:pPr>
      <w:r>
        <w:t>Internal note (for agent context)</w:t>
      </w:r>
    </w:p>
    <w:p w14:paraId="40F28A34" w14:textId="77777777" w:rsidR="009E73F9" w:rsidRDefault="009E73F9">
      <w:pPr>
        <w:spacing w:after="80"/>
      </w:pPr>
    </w:p>
    <w:p w14:paraId="33ACCEAC" w14:textId="77777777" w:rsidR="009E73F9" w:rsidRDefault="00000000">
      <w:pPr>
        <w:spacing w:after="120"/>
      </w:pPr>
      <w:r>
        <w:rPr>
          <w:b/>
          <w:bCs/>
        </w:rPr>
        <w:t>Payment State Handling:</w:t>
      </w:r>
    </w:p>
    <w:p w14:paraId="078177E7" w14:textId="77777777" w:rsidR="009E73F9" w:rsidRDefault="00000000">
      <w:pPr>
        <w:pStyle w:val="ListParagraph"/>
        <w:numPr>
          <w:ilvl w:val="0"/>
          <w:numId w:val="2"/>
        </w:numPr>
        <w:spacing w:after="60"/>
      </w:pPr>
      <w:r>
        <w:t>Before capture (pre-auth hold active): release the hold. Consumer sees authorization reversal.</w:t>
      </w:r>
    </w:p>
    <w:p w14:paraId="0CE17D1D" w14:textId="77777777" w:rsidR="009E73F9" w:rsidRDefault="00000000">
      <w:pPr>
        <w:pStyle w:val="ListParagraph"/>
        <w:numPr>
          <w:ilvl w:val="0"/>
          <w:numId w:val="2"/>
        </w:numPr>
        <w:spacing w:after="60"/>
      </w:pPr>
      <w:r>
        <w:t>After capture (payment settled): initiate Stripe refund. Consumer sees refund on their statement.</w:t>
      </w:r>
    </w:p>
    <w:p w14:paraId="41896ABF" w14:textId="77777777" w:rsidR="009E73F9" w:rsidRDefault="009E73F9">
      <w:pPr>
        <w:spacing w:after="80"/>
      </w:pPr>
    </w:p>
    <w:p w14:paraId="4FD0F77B" w14:textId="77777777" w:rsidR="009E73F9" w:rsidRDefault="00000000">
      <w:pPr>
        <w:spacing w:after="120"/>
      </w:pPr>
      <w:r>
        <w:rPr>
          <w:b/>
          <w:bCs/>
        </w:rPr>
        <w:t>Acceptance Criteria:</w:t>
      </w:r>
    </w:p>
    <w:p w14:paraId="1EB2F836" w14:textId="77777777" w:rsidR="009E73F9" w:rsidRDefault="00000000">
      <w:pPr>
        <w:pStyle w:val="ListParagraph"/>
        <w:numPr>
          <w:ilvl w:val="0"/>
          <w:numId w:val="2"/>
        </w:numPr>
        <w:spacing w:after="60"/>
      </w:pPr>
      <w:r>
        <w:t>AC-15.5.1: Reason is mandatory for every refund override.</w:t>
      </w:r>
    </w:p>
    <w:p w14:paraId="52E8F0E1" w14:textId="77777777" w:rsidR="009E73F9" w:rsidRDefault="00000000">
      <w:pPr>
        <w:pStyle w:val="ListParagraph"/>
        <w:numPr>
          <w:ilvl w:val="0"/>
          <w:numId w:val="2"/>
        </w:numPr>
        <w:spacing w:after="60"/>
      </w:pPr>
      <w:r>
        <w:t>AC-15.5.2: Refund is logged in the immutable audit log.</w:t>
      </w:r>
    </w:p>
    <w:p w14:paraId="4D6DC998" w14:textId="77777777" w:rsidR="009E73F9" w:rsidRDefault="00000000">
      <w:pPr>
        <w:pStyle w:val="ListParagraph"/>
        <w:numPr>
          <w:ilvl w:val="0"/>
          <w:numId w:val="2"/>
        </w:numPr>
        <w:spacing w:after="60"/>
      </w:pPr>
      <w:r>
        <w:t>AC-15.5.3: Pre-auth releases and post-capture refunds are handled correctly based on payment state.</w:t>
      </w:r>
    </w:p>
    <w:p w14:paraId="07DBAE9A" w14:textId="77777777" w:rsidR="009E73F9" w:rsidRDefault="009E73F9">
      <w:pPr>
        <w:spacing w:after="80"/>
      </w:pPr>
    </w:p>
    <w:p w14:paraId="11C61062" w14:textId="77777777" w:rsidR="009E73F9" w:rsidRDefault="00000000">
      <w:pPr>
        <w:pStyle w:val="Heading2"/>
      </w:pPr>
      <w:bookmarkStart w:id="223" w:name="_Toc228879556"/>
      <w:r>
        <w:lastRenderedPageBreak/>
        <w:t>15.6 Audit Log (Immutable)</w:t>
      </w:r>
      <w:bookmarkEnd w:id="223"/>
    </w:p>
    <w:p w14:paraId="766F292F" w14:textId="77777777" w:rsidR="009E73F9" w:rsidRDefault="00000000">
      <w:pPr>
        <w:spacing w:after="120"/>
      </w:pPr>
      <w:r>
        <w:t>The audit log is the system of record for all state-changing events across the Nigh platform. It is append-only, non-editable, and non-deletable.</w:t>
      </w:r>
    </w:p>
    <w:p w14:paraId="218BE903" w14:textId="77777777" w:rsidR="009E73F9" w:rsidRDefault="009E73F9">
      <w:pPr>
        <w:spacing w:after="80"/>
      </w:pPr>
    </w:p>
    <w:p w14:paraId="0F76D203" w14:textId="77777777" w:rsidR="009E73F9" w:rsidRDefault="00000000">
      <w:pPr>
        <w:spacing w:after="120"/>
      </w:pPr>
      <w:r>
        <w:rPr>
          <w:b/>
          <w:bCs/>
        </w:rPr>
        <w:t>Logged Events:</w:t>
      </w:r>
    </w:p>
    <w:p w14:paraId="5C638039" w14:textId="77777777" w:rsidR="009E73F9" w:rsidRDefault="00000000">
      <w:pPr>
        <w:pStyle w:val="ListParagraph"/>
        <w:numPr>
          <w:ilvl w:val="0"/>
          <w:numId w:val="2"/>
        </w:numPr>
        <w:spacing w:after="60"/>
      </w:pPr>
      <w:r>
        <w:t>Reservation creation and cancellation</w:t>
      </w:r>
    </w:p>
    <w:p w14:paraId="703B0151" w14:textId="77777777" w:rsidR="009E73F9" w:rsidRDefault="00000000">
      <w:pPr>
        <w:pStyle w:val="ListParagraph"/>
        <w:numPr>
          <w:ilvl w:val="0"/>
          <w:numId w:val="2"/>
        </w:numPr>
        <w:spacing w:after="60"/>
      </w:pPr>
      <w:r>
        <w:t>Check-in events</w:t>
      </w:r>
    </w:p>
    <w:p w14:paraId="22AE6EDF" w14:textId="77777777" w:rsidR="009E73F9" w:rsidRDefault="00000000">
      <w:pPr>
        <w:pStyle w:val="ListParagraph"/>
        <w:numPr>
          <w:ilvl w:val="0"/>
          <w:numId w:val="2"/>
        </w:numPr>
        <w:spacing w:after="60"/>
      </w:pPr>
      <w:r>
        <w:t>No-show marking</w:t>
      </w:r>
    </w:p>
    <w:p w14:paraId="18E030D0" w14:textId="77777777" w:rsidR="009E73F9" w:rsidRDefault="00000000">
      <w:pPr>
        <w:pStyle w:val="ListParagraph"/>
        <w:numPr>
          <w:ilvl w:val="0"/>
          <w:numId w:val="2"/>
        </w:numPr>
        <w:spacing w:after="60"/>
      </w:pPr>
      <w:r>
        <w:t>Refund processing</w:t>
      </w:r>
    </w:p>
    <w:p w14:paraId="6BBD6032" w14:textId="77777777" w:rsidR="009E73F9" w:rsidRDefault="00000000">
      <w:pPr>
        <w:pStyle w:val="ListParagraph"/>
        <w:numPr>
          <w:ilvl w:val="0"/>
          <w:numId w:val="2"/>
        </w:numPr>
        <w:spacing w:after="60"/>
      </w:pPr>
      <w:r>
        <w:t>Drop state changes (all transitions)</w:t>
      </w:r>
    </w:p>
    <w:p w14:paraId="5B2046B0" w14:textId="77777777" w:rsidR="009E73F9" w:rsidRDefault="00000000">
      <w:pPr>
        <w:pStyle w:val="ListParagraph"/>
        <w:numPr>
          <w:ilvl w:val="0"/>
          <w:numId w:val="2"/>
        </w:numPr>
        <w:spacing w:after="60"/>
      </w:pPr>
      <w:r>
        <w:t>Capacity edits</w:t>
      </w:r>
    </w:p>
    <w:p w14:paraId="0044B6C4" w14:textId="77777777" w:rsidR="009E73F9" w:rsidRDefault="00000000">
      <w:pPr>
        <w:pStyle w:val="ListParagraph"/>
        <w:numPr>
          <w:ilvl w:val="0"/>
          <w:numId w:val="2"/>
        </w:numPr>
        <w:spacing w:after="60"/>
      </w:pPr>
      <w:r>
        <w:t>Credit issuance</w:t>
      </w:r>
    </w:p>
    <w:p w14:paraId="67243519" w14:textId="77777777" w:rsidR="009E73F9" w:rsidRDefault="00000000">
      <w:pPr>
        <w:pStyle w:val="ListParagraph"/>
        <w:numPr>
          <w:ilvl w:val="0"/>
          <w:numId w:val="2"/>
        </w:numPr>
        <w:spacing w:after="60"/>
      </w:pPr>
      <w:r>
        <w:t>Org suspension and ban</w:t>
      </w:r>
    </w:p>
    <w:p w14:paraId="7315ED40" w14:textId="77777777" w:rsidR="009E73F9" w:rsidRDefault="00000000">
      <w:pPr>
        <w:pStyle w:val="ListParagraph"/>
        <w:numPr>
          <w:ilvl w:val="0"/>
          <w:numId w:val="2"/>
        </w:numPr>
        <w:spacing w:after="60"/>
      </w:pPr>
      <w:r>
        <w:t>Partner additions and removals</w:t>
      </w:r>
    </w:p>
    <w:p w14:paraId="2B3BB16E" w14:textId="77777777" w:rsidR="009E73F9" w:rsidRDefault="00000000">
      <w:pPr>
        <w:pStyle w:val="ListParagraph"/>
        <w:numPr>
          <w:ilvl w:val="0"/>
          <w:numId w:val="2"/>
        </w:numPr>
        <w:spacing w:after="60"/>
      </w:pPr>
      <w:r>
        <w:t>Feature flag changes</w:t>
      </w:r>
    </w:p>
    <w:p w14:paraId="2C128222" w14:textId="77777777" w:rsidR="009E73F9" w:rsidRDefault="009E73F9">
      <w:pPr>
        <w:spacing w:after="80"/>
      </w:pPr>
    </w:p>
    <w:p w14:paraId="5D171C87" w14:textId="77777777" w:rsidR="009E73F9" w:rsidRDefault="00000000">
      <w:pPr>
        <w:spacing w:after="120"/>
      </w:pPr>
      <w:r>
        <w:rPr>
          <w:b/>
          <w:bCs/>
        </w:rPr>
        <w:t>Log Entry Schema: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493CE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AE6080" w14:textId="77777777" w:rsidR="009E73F9" w:rsidRDefault="00000000">
            <w:r>
              <w:rPr>
                <w:b/>
                <w:bCs/>
                <w:sz w:val="20"/>
                <w:szCs w:val="20"/>
              </w:rPr>
              <w:t>Field</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EB8F932" w14:textId="77777777" w:rsidR="009E73F9" w:rsidRDefault="00000000">
            <w:r>
              <w:rPr>
                <w:b/>
                <w:bCs/>
                <w:sz w:val="20"/>
                <w:szCs w:val="20"/>
              </w:rPr>
              <w:t>Description</w:t>
            </w:r>
          </w:p>
        </w:tc>
      </w:tr>
      <w:tr w:rsidR="009E73F9" w14:paraId="0AC8B2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745A8" w14:textId="77777777" w:rsidR="009E73F9" w:rsidRDefault="00000000">
            <w:r>
              <w:rPr>
                <w:sz w:val="20"/>
                <w:szCs w:val="20"/>
              </w:rPr>
              <w:t>timestamp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81ACA" w14:textId="77777777" w:rsidR="009E73F9" w:rsidRDefault="00000000">
            <w:r>
              <w:rPr>
                <w:sz w:val="20"/>
                <w:szCs w:val="20"/>
              </w:rPr>
              <w:t>ISO 8601 timestamp of the event</w:t>
            </w:r>
          </w:p>
        </w:tc>
      </w:tr>
      <w:tr w:rsidR="009E73F9" w14:paraId="48C1B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A0FC6" w14:textId="77777777" w:rsidR="009E73F9" w:rsidRDefault="00000000">
            <w:r>
              <w:rPr>
                <w:sz w:val="20"/>
                <w:szCs w:val="20"/>
              </w:rPr>
              <w:t>actor_type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C02BB" w14:textId="77777777" w:rsidR="009E73F9" w:rsidRDefault="00000000">
            <w:r>
              <w:rPr>
                <w:sz w:val="20"/>
                <w:szCs w:val="20"/>
              </w:rPr>
              <w:t>Consumer, Host, Support, System</w:t>
            </w:r>
          </w:p>
        </w:tc>
      </w:tr>
      <w:tr w:rsidR="009E73F9" w14:paraId="32D7F8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45415" w14:textId="77777777" w:rsidR="009E73F9" w:rsidRDefault="00000000">
            <w:r>
              <w:rPr>
                <w:sz w:val="20"/>
                <w:szCs w:val="20"/>
              </w:rPr>
              <w:t>actor_id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A8A48" w14:textId="77777777" w:rsidR="009E73F9" w:rsidRDefault="00000000">
            <w:r>
              <w:rPr>
                <w:sz w:val="20"/>
                <w:szCs w:val="20"/>
              </w:rPr>
              <w:t>Unique identifier of the actor</w:t>
            </w:r>
          </w:p>
        </w:tc>
      </w:tr>
      <w:tr w:rsidR="009E73F9" w14:paraId="2971E4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50238" w14:textId="77777777" w:rsidR="009E73F9" w:rsidRDefault="00000000">
            <w:r>
              <w:rPr>
                <w:sz w:val="20"/>
                <w:szCs w:val="20"/>
              </w:rPr>
              <w:t>action_type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2EF45" w14:textId="77777777" w:rsidR="009E73F9" w:rsidRDefault="00000000">
            <w:r>
              <w:rPr>
                <w:sz w:val="20"/>
                <w:szCs w:val="20"/>
              </w:rPr>
              <w:t>Enumerated action (e.g., RESERVATION_CREATED, DROP_CANCELED)</w:t>
            </w:r>
          </w:p>
        </w:tc>
      </w:tr>
      <w:tr w:rsidR="009E73F9" w14:paraId="5A47B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9E3CA" w14:textId="77777777" w:rsidR="009E73F9" w:rsidRDefault="00000000">
            <w:r>
              <w:rPr>
                <w:sz w:val="20"/>
                <w:szCs w:val="20"/>
              </w:rPr>
              <w:t>object_id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48463" w14:textId="77777777" w:rsidR="009E73F9" w:rsidRDefault="00000000">
            <w:r>
              <w:rPr>
                <w:sz w:val="20"/>
                <w:szCs w:val="20"/>
              </w:rPr>
              <w:t>ID of the affected entity</w:t>
            </w:r>
          </w:p>
        </w:tc>
      </w:tr>
      <w:tr w:rsidR="009E73F9" w14:paraId="684BA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722A7" w14:textId="77777777" w:rsidR="009E73F9" w:rsidRDefault="00000000">
            <w:r>
              <w:rPr>
                <w:sz w:val="20"/>
                <w:szCs w:val="20"/>
              </w:rPr>
              <w:t>before_snapshot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92275" w14:textId="77777777" w:rsidR="009E73F9" w:rsidRDefault="00000000">
            <w:r>
              <w:rPr>
                <w:sz w:val="20"/>
                <w:szCs w:val="20"/>
              </w:rPr>
              <w:t>JSON snapshot of entity state before the action</w:t>
            </w:r>
          </w:p>
        </w:tc>
      </w:tr>
      <w:tr w:rsidR="009E73F9" w14:paraId="7A0953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8B00B" w14:textId="77777777" w:rsidR="009E73F9" w:rsidRDefault="00000000">
            <w:r>
              <w:rPr>
                <w:sz w:val="20"/>
                <w:szCs w:val="20"/>
              </w:rPr>
              <w:t>after_snapshot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65F0D" w14:textId="77777777" w:rsidR="009E73F9" w:rsidRDefault="00000000">
            <w:r>
              <w:rPr>
                <w:sz w:val="20"/>
                <w:szCs w:val="20"/>
              </w:rPr>
              <w:t>JSON snapshot of entity state after the action</w:t>
            </w:r>
          </w:p>
        </w:tc>
      </w:tr>
    </w:tbl>
    <w:p w14:paraId="52D0B263" w14:textId="77777777" w:rsidR="009E73F9" w:rsidRDefault="009E73F9">
      <w:pPr>
        <w:spacing w:after="80"/>
      </w:pPr>
    </w:p>
    <w:p w14:paraId="2B586D70" w14:textId="77777777" w:rsidR="009E73F9" w:rsidRDefault="00000000">
      <w:pPr>
        <w:spacing w:after="120"/>
      </w:pPr>
      <w:r>
        <w:rPr>
          <w:b/>
          <w:bCs/>
        </w:rPr>
        <w:t>Immutability:</w:t>
      </w:r>
    </w:p>
    <w:p w14:paraId="7A6B239F" w14:textId="77777777" w:rsidR="009E73F9" w:rsidRDefault="00000000">
      <w:pPr>
        <w:pStyle w:val="ListParagraph"/>
        <w:numPr>
          <w:ilvl w:val="0"/>
          <w:numId w:val="2"/>
        </w:numPr>
        <w:spacing w:after="60"/>
      </w:pPr>
      <w:r>
        <w:t>Append-only: new entries can be added, but no entry can be modified or deleted</w:t>
      </w:r>
    </w:p>
    <w:p w14:paraId="7B4284F7" w14:textId="77777777" w:rsidR="009E73F9" w:rsidRDefault="00000000">
      <w:pPr>
        <w:pStyle w:val="ListParagraph"/>
        <w:numPr>
          <w:ilvl w:val="0"/>
          <w:numId w:val="2"/>
        </w:numPr>
        <w:spacing w:after="60"/>
      </w:pPr>
      <w:r>
        <w:t>Minimum 7-year retention period</w:t>
      </w:r>
    </w:p>
    <w:p w14:paraId="41F401D3" w14:textId="77777777" w:rsidR="009E73F9" w:rsidRDefault="00000000">
      <w:pPr>
        <w:pStyle w:val="ListParagraph"/>
        <w:numPr>
          <w:ilvl w:val="0"/>
          <w:numId w:val="2"/>
        </w:numPr>
        <w:spacing w:after="60"/>
      </w:pPr>
      <w:r>
        <w:t>Exportable by authorized internal personnel for compliance and audit purposes</w:t>
      </w:r>
    </w:p>
    <w:p w14:paraId="48F6CC80" w14:textId="77777777" w:rsidR="009E73F9" w:rsidRDefault="009E73F9">
      <w:pPr>
        <w:spacing w:after="80"/>
      </w:pPr>
    </w:p>
    <w:p w14:paraId="3F1023F7" w14:textId="77777777" w:rsidR="009E73F9" w:rsidRDefault="00000000">
      <w:pPr>
        <w:spacing w:after="120"/>
      </w:pPr>
      <w:r>
        <w:rPr>
          <w:b/>
          <w:bCs/>
        </w:rPr>
        <w:t>Acceptance Criteria:</w:t>
      </w:r>
    </w:p>
    <w:p w14:paraId="69408FEC" w14:textId="77777777" w:rsidR="009E73F9" w:rsidRDefault="00000000">
      <w:pPr>
        <w:pStyle w:val="ListParagraph"/>
        <w:numPr>
          <w:ilvl w:val="0"/>
          <w:numId w:val="2"/>
        </w:numPr>
        <w:spacing w:after="60"/>
      </w:pPr>
      <w:r>
        <w:t>AC-15.6.1: Audit log entries cannot be modified or deleted by any role (including admin).</w:t>
      </w:r>
    </w:p>
    <w:p w14:paraId="6CDE3EBA" w14:textId="77777777" w:rsidR="009E73F9" w:rsidRDefault="00000000">
      <w:pPr>
        <w:pStyle w:val="ListParagraph"/>
        <w:numPr>
          <w:ilvl w:val="0"/>
          <w:numId w:val="2"/>
        </w:numPr>
        <w:spacing w:after="60"/>
      </w:pPr>
      <w:r>
        <w:t>AC-15.6.2: All Support actions are logged in the audit log.</w:t>
      </w:r>
    </w:p>
    <w:p w14:paraId="2519584A" w14:textId="77777777" w:rsidR="009E73F9" w:rsidRDefault="00000000">
      <w:pPr>
        <w:pStyle w:val="ListParagraph"/>
        <w:numPr>
          <w:ilvl w:val="0"/>
          <w:numId w:val="2"/>
        </w:numPr>
        <w:spacing w:after="60"/>
      </w:pPr>
      <w:r>
        <w:t>AC-15.6.3: Audit log is exportable for internal compliance review.</w:t>
      </w:r>
    </w:p>
    <w:p w14:paraId="585CC5F4" w14:textId="77777777" w:rsidR="009E73F9" w:rsidRDefault="00000000">
      <w:pPr>
        <w:pStyle w:val="ListParagraph"/>
        <w:numPr>
          <w:ilvl w:val="0"/>
          <w:numId w:val="2"/>
        </w:numPr>
        <w:spacing w:after="60"/>
      </w:pPr>
      <w:r>
        <w:t>AC-15.6.4: Minimum 7-year retention is enforced.</w:t>
      </w:r>
    </w:p>
    <w:p w14:paraId="7A230EE2" w14:textId="77777777" w:rsidR="009E73F9" w:rsidRDefault="009E73F9">
      <w:pPr>
        <w:spacing w:after="80"/>
      </w:pPr>
    </w:p>
    <w:p w14:paraId="2DFEEDDD" w14:textId="77777777" w:rsidR="009E73F9" w:rsidRDefault="00000000">
      <w:pPr>
        <w:pStyle w:val="Heading2"/>
      </w:pPr>
      <w:bookmarkStart w:id="224" w:name="_Toc228879557"/>
      <w:r>
        <w:lastRenderedPageBreak/>
        <w:t>15.7 Onboarding Queue</w:t>
      </w:r>
      <w:bookmarkEnd w:id="224"/>
    </w:p>
    <w:p w14:paraId="27F7F135" w14:textId="77777777" w:rsidR="009E73F9" w:rsidRDefault="00000000">
      <w:pPr>
        <w:spacing w:after="120"/>
      </w:pPr>
      <w:r>
        <w:t>The onboarding queue displays pending applications for Support review.</w:t>
      </w:r>
    </w:p>
    <w:p w14:paraId="6DED4163" w14:textId="77777777" w:rsidR="009E73F9" w:rsidRDefault="009E73F9">
      <w:pPr>
        <w:spacing w:after="80"/>
      </w:pPr>
    </w:p>
    <w:p w14:paraId="41F26994" w14:textId="77777777" w:rsidR="009E73F9" w:rsidRDefault="00000000">
      <w:pPr>
        <w:spacing w:after="120"/>
      </w:pPr>
      <w:r>
        <w:rPr>
          <w:b/>
          <w:bCs/>
        </w:rPr>
        <w:t>Queue Display:</w:t>
      </w:r>
    </w:p>
    <w:p w14:paraId="0BC91AED" w14:textId="77777777" w:rsidR="009E73F9" w:rsidRDefault="00000000">
      <w:pPr>
        <w:pStyle w:val="ListParagraph"/>
        <w:numPr>
          <w:ilvl w:val="0"/>
          <w:numId w:val="2"/>
        </w:numPr>
        <w:spacing w:after="60"/>
      </w:pPr>
      <w:r>
        <w:t>Org name</w:t>
      </w:r>
    </w:p>
    <w:p w14:paraId="3D1AA680" w14:textId="77777777" w:rsidR="009E73F9" w:rsidRDefault="00000000">
      <w:pPr>
        <w:pStyle w:val="ListParagraph"/>
        <w:numPr>
          <w:ilvl w:val="0"/>
          <w:numId w:val="2"/>
        </w:numPr>
        <w:spacing w:after="60"/>
      </w:pPr>
      <w:r>
        <w:t>Account type (Place, Mobile, Brand)</w:t>
      </w:r>
    </w:p>
    <w:p w14:paraId="42726360" w14:textId="77777777" w:rsidR="009E73F9" w:rsidRDefault="00000000">
      <w:pPr>
        <w:pStyle w:val="ListParagraph"/>
        <w:numPr>
          <w:ilvl w:val="0"/>
          <w:numId w:val="2"/>
        </w:numPr>
        <w:spacing w:after="60"/>
      </w:pPr>
      <w:r>
        <w:t>Category and sub-category</w:t>
      </w:r>
    </w:p>
    <w:p w14:paraId="395B42C6" w14:textId="77777777" w:rsidR="009E73F9" w:rsidRDefault="00000000">
      <w:pPr>
        <w:pStyle w:val="ListParagraph"/>
        <w:numPr>
          <w:ilvl w:val="0"/>
          <w:numId w:val="2"/>
        </w:numPr>
        <w:spacing w:after="60"/>
      </w:pPr>
      <w:r>
        <w:t>AI risk score</w:t>
      </w:r>
    </w:p>
    <w:p w14:paraId="7D1D8B28" w14:textId="77777777" w:rsidR="009E73F9" w:rsidRDefault="00000000">
      <w:pPr>
        <w:pStyle w:val="ListParagraph"/>
        <w:numPr>
          <w:ilvl w:val="0"/>
          <w:numId w:val="2"/>
        </w:numPr>
        <w:spacing w:after="60"/>
      </w:pPr>
      <w:r>
        <w:t>AI flag reasons (if any)</w:t>
      </w:r>
    </w:p>
    <w:p w14:paraId="71706694" w14:textId="77777777" w:rsidR="009E73F9" w:rsidRDefault="00000000">
      <w:pPr>
        <w:pStyle w:val="ListParagraph"/>
        <w:numPr>
          <w:ilvl w:val="0"/>
          <w:numId w:val="2"/>
        </w:numPr>
        <w:spacing w:after="60"/>
      </w:pPr>
      <w:r>
        <w:t>Submission timestamp</w:t>
      </w:r>
    </w:p>
    <w:p w14:paraId="001C2EEF" w14:textId="77777777" w:rsidR="009E73F9" w:rsidRDefault="009E73F9">
      <w:pPr>
        <w:spacing w:after="80"/>
      </w:pPr>
    </w:p>
    <w:p w14:paraId="54414158" w14:textId="77777777" w:rsidR="009E73F9" w:rsidRDefault="00000000">
      <w:pPr>
        <w:spacing w:after="120"/>
      </w:pPr>
      <w:r>
        <w:rPr>
          <w:b/>
          <w:bCs/>
        </w:rPr>
        <w:t>Actions:</w:t>
      </w:r>
    </w:p>
    <w:p w14:paraId="6674A17D" w14:textId="77777777" w:rsidR="009E73F9" w:rsidRDefault="00000000">
      <w:pPr>
        <w:pStyle w:val="ListParagraph"/>
        <w:numPr>
          <w:ilvl w:val="0"/>
          <w:numId w:val="2"/>
        </w:numPr>
        <w:spacing w:after="60"/>
      </w:pPr>
      <w:r>
        <w:t>Approve</w:t>
      </w:r>
    </w:p>
    <w:p w14:paraId="23641C71" w14:textId="77777777" w:rsidR="009E73F9" w:rsidRDefault="00000000">
      <w:pPr>
        <w:pStyle w:val="ListParagraph"/>
        <w:numPr>
          <w:ilvl w:val="0"/>
          <w:numId w:val="2"/>
        </w:numPr>
        <w:spacing w:after="60"/>
      </w:pPr>
      <w:r>
        <w:t>Reject (with reason)</w:t>
      </w:r>
    </w:p>
    <w:p w14:paraId="52A3E155" w14:textId="77777777" w:rsidR="009E73F9" w:rsidRDefault="00000000">
      <w:pPr>
        <w:pStyle w:val="ListParagraph"/>
        <w:numPr>
          <w:ilvl w:val="0"/>
          <w:numId w:val="2"/>
        </w:numPr>
        <w:spacing w:after="60"/>
      </w:pPr>
      <w:r>
        <w:t>Request more information</w:t>
      </w:r>
    </w:p>
    <w:p w14:paraId="74086240" w14:textId="77777777" w:rsidR="009E73F9" w:rsidRDefault="00000000">
      <w:pPr>
        <w:pStyle w:val="ListParagraph"/>
        <w:numPr>
          <w:ilvl w:val="0"/>
          <w:numId w:val="2"/>
        </w:numPr>
        <w:spacing w:after="60"/>
      </w:pPr>
      <w:r>
        <w:t>Suspend (if post-approval concerns arise)</w:t>
      </w:r>
    </w:p>
    <w:p w14:paraId="00AE326E" w14:textId="77777777" w:rsidR="009E73F9" w:rsidRDefault="009E73F9">
      <w:pPr>
        <w:spacing w:after="80"/>
      </w:pPr>
    </w:p>
    <w:p w14:paraId="35D15F22" w14:textId="77777777" w:rsidR="009E73F9" w:rsidRDefault="00000000">
      <w:pPr>
        <w:spacing w:after="120"/>
      </w:pPr>
      <w:r>
        <w:rPr>
          <w:b/>
          <w:bCs/>
        </w:rPr>
        <w:t>Acceptance Criteria:</w:t>
      </w:r>
    </w:p>
    <w:p w14:paraId="3C3B6588" w14:textId="77777777" w:rsidR="009E73F9" w:rsidRDefault="00000000">
      <w:pPr>
        <w:pStyle w:val="ListParagraph"/>
        <w:numPr>
          <w:ilvl w:val="0"/>
          <w:numId w:val="2"/>
        </w:numPr>
        <w:spacing w:after="60"/>
      </w:pPr>
      <w:r>
        <w:t>AC-15.7.1: Decision is logged with reviewer ID, timestamp, and decision.</w:t>
      </w:r>
    </w:p>
    <w:p w14:paraId="4DB2F0F7" w14:textId="77777777" w:rsidR="009E73F9" w:rsidRDefault="00000000">
      <w:pPr>
        <w:pStyle w:val="ListParagraph"/>
        <w:numPr>
          <w:ilvl w:val="0"/>
          <w:numId w:val="2"/>
        </w:numPr>
        <w:spacing w:after="60"/>
      </w:pPr>
      <w:r>
        <w:t>AC-15.7.2: Applicant is notified of the decision.</w:t>
      </w:r>
    </w:p>
    <w:p w14:paraId="64D31669" w14:textId="77777777" w:rsidR="009E73F9" w:rsidRDefault="00000000">
      <w:pPr>
        <w:pStyle w:val="ListParagraph"/>
        <w:numPr>
          <w:ilvl w:val="0"/>
          <w:numId w:val="2"/>
        </w:numPr>
        <w:spacing w:after="60"/>
      </w:pPr>
      <w:r>
        <w:t>AC-15.7.3: AI risk score is visible for every application in the queue.</w:t>
      </w:r>
    </w:p>
    <w:p w14:paraId="110F9C74" w14:textId="77777777" w:rsidR="009E73F9" w:rsidRDefault="009E73F9">
      <w:pPr>
        <w:spacing w:after="80"/>
      </w:pPr>
    </w:p>
    <w:p w14:paraId="1EF1CD9B" w14:textId="77777777" w:rsidR="009E73F9" w:rsidRDefault="00000000">
      <w:pPr>
        <w:pStyle w:val="Heading2"/>
      </w:pPr>
      <w:bookmarkStart w:id="225" w:name="_Toc228879558"/>
      <w:r>
        <w:t>15.8 Org Suspension / Ban</w:t>
      </w:r>
      <w:bookmarkEnd w:id="225"/>
    </w:p>
    <w:p w14:paraId="3D698761" w14:textId="77777777" w:rsidR="009E73F9" w:rsidRDefault="00000000">
      <w:pPr>
        <w:spacing w:after="120"/>
      </w:pPr>
      <w:r>
        <w:t>Support agents can suspend or permanently ban organizations.</w:t>
      </w:r>
    </w:p>
    <w:p w14:paraId="147B6670" w14:textId="77777777" w:rsidR="009E73F9" w:rsidRDefault="009E73F9">
      <w:pPr>
        <w:spacing w:after="80"/>
      </w:pPr>
    </w:p>
    <w:p w14:paraId="5D159421" w14:textId="77777777" w:rsidR="009E73F9" w:rsidRDefault="00000000">
      <w:pPr>
        <w:spacing w:after="120"/>
      </w:pPr>
      <w:r>
        <w:rPr>
          <w:b/>
          <w:bCs/>
        </w:rPr>
        <w:t>Suspension:</w:t>
      </w:r>
    </w:p>
    <w:p w14:paraId="1FE08DBB" w14:textId="77777777" w:rsidR="009E73F9" w:rsidRDefault="00000000">
      <w:pPr>
        <w:pStyle w:val="ListParagraph"/>
        <w:numPr>
          <w:ilvl w:val="0"/>
          <w:numId w:val="2"/>
        </w:numPr>
        <w:spacing w:after="60"/>
      </w:pPr>
      <w:r>
        <w:t>All Live Drops are automatically paused</w:t>
      </w:r>
    </w:p>
    <w:p w14:paraId="04AA0D50" w14:textId="77777777" w:rsidR="009E73F9" w:rsidRDefault="00000000">
      <w:pPr>
        <w:pStyle w:val="ListParagraph"/>
        <w:numPr>
          <w:ilvl w:val="0"/>
          <w:numId w:val="2"/>
        </w:numPr>
        <w:spacing w:after="60"/>
      </w:pPr>
      <w:r>
        <w:t>New Drop creation is disabled</w:t>
      </w:r>
    </w:p>
    <w:p w14:paraId="0ACD6964" w14:textId="77777777" w:rsidR="009E73F9" w:rsidRDefault="00000000">
      <w:pPr>
        <w:pStyle w:val="ListParagraph"/>
        <w:numPr>
          <w:ilvl w:val="0"/>
          <w:numId w:val="2"/>
        </w:numPr>
        <w:spacing w:after="60"/>
      </w:pPr>
      <w:r>
        <w:t>Stripe payouts are paused</w:t>
      </w:r>
    </w:p>
    <w:p w14:paraId="0550E511" w14:textId="77777777" w:rsidR="009E73F9" w:rsidRDefault="00000000">
      <w:pPr>
        <w:pStyle w:val="ListParagraph"/>
        <w:numPr>
          <w:ilvl w:val="0"/>
          <w:numId w:val="2"/>
        </w:numPr>
        <w:spacing w:after="60"/>
      </w:pPr>
      <w:r>
        <w:t>Requires: reason + confirmation dialog</w:t>
      </w:r>
    </w:p>
    <w:p w14:paraId="0B707873" w14:textId="77777777" w:rsidR="009E73F9" w:rsidRDefault="009E73F9">
      <w:pPr>
        <w:spacing w:after="80"/>
      </w:pPr>
    </w:p>
    <w:p w14:paraId="74C97AE3" w14:textId="77777777" w:rsidR="009E73F9" w:rsidRDefault="00000000">
      <w:pPr>
        <w:spacing w:after="120"/>
      </w:pPr>
      <w:r>
        <w:rPr>
          <w:b/>
          <w:bCs/>
        </w:rPr>
        <w:t>Ban (Permanent):</w:t>
      </w:r>
    </w:p>
    <w:p w14:paraId="707C4F9F" w14:textId="77777777" w:rsidR="009E73F9" w:rsidRDefault="00000000">
      <w:pPr>
        <w:pStyle w:val="ListParagraph"/>
        <w:numPr>
          <w:ilvl w:val="0"/>
          <w:numId w:val="2"/>
        </w:numPr>
        <w:spacing w:after="60"/>
      </w:pPr>
      <w:r>
        <w:t>All Drops are canceled immediately</w:t>
      </w:r>
    </w:p>
    <w:p w14:paraId="6C077C06" w14:textId="77777777" w:rsidR="009E73F9" w:rsidRDefault="00000000">
      <w:pPr>
        <w:pStyle w:val="ListParagraph"/>
        <w:numPr>
          <w:ilvl w:val="0"/>
          <w:numId w:val="2"/>
        </w:numPr>
        <w:spacing w:after="60"/>
      </w:pPr>
      <w:r>
        <w:t>Pre-authorization holds are released</w:t>
      </w:r>
    </w:p>
    <w:p w14:paraId="762DD65B" w14:textId="77777777" w:rsidR="009E73F9" w:rsidRDefault="00000000">
      <w:pPr>
        <w:pStyle w:val="ListParagraph"/>
        <w:numPr>
          <w:ilvl w:val="0"/>
          <w:numId w:val="2"/>
        </w:numPr>
        <w:spacing w:after="60"/>
      </w:pPr>
      <w:r>
        <w:t>Captured payments are refunded to consumers</w:t>
      </w:r>
    </w:p>
    <w:p w14:paraId="57855BB7" w14:textId="77777777" w:rsidR="009E73F9" w:rsidRDefault="00000000">
      <w:pPr>
        <w:pStyle w:val="ListParagraph"/>
        <w:numPr>
          <w:ilvl w:val="0"/>
          <w:numId w:val="2"/>
        </w:numPr>
        <w:spacing w:after="60"/>
      </w:pPr>
      <w:r>
        <w:t>Account access is permanently revoked</w:t>
      </w:r>
    </w:p>
    <w:p w14:paraId="321C62A8" w14:textId="77777777" w:rsidR="009E73F9" w:rsidRDefault="00000000">
      <w:pPr>
        <w:pStyle w:val="ListParagraph"/>
        <w:numPr>
          <w:ilvl w:val="0"/>
          <w:numId w:val="2"/>
        </w:numPr>
        <w:spacing w:after="60"/>
      </w:pPr>
      <w:r>
        <w:t>Requires: reason + elevated confirmation (supervisor approval for Tier 1)</w:t>
      </w:r>
    </w:p>
    <w:p w14:paraId="0601A572" w14:textId="77777777" w:rsidR="009E73F9" w:rsidRDefault="009E73F9">
      <w:pPr>
        <w:spacing w:after="80"/>
      </w:pPr>
    </w:p>
    <w:p w14:paraId="0834B4CC" w14:textId="77777777" w:rsidR="009E73F9" w:rsidRDefault="00000000">
      <w:pPr>
        <w:spacing w:after="120"/>
      </w:pPr>
      <w:r>
        <w:rPr>
          <w:b/>
          <w:bCs/>
        </w:rPr>
        <w:lastRenderedPageBreak/>
        <w:t>Acceptance Criteria:</w:t>
      </w:r>
    </w:p>
    <w:p w14:paraId="6908BA4B" w14:textId="77777777" w:rsidR="009E73F9" w:rsidRDefault="00000000">
      <w:pPr>
        <w:pStyle w:val="ListParagraph"/>
        <w:numPr>
          <w:ilvl w:val="0"/>
          <w:numId w:val="2"/>
        </w:numPr>
        <w:spacing w:after="60"/>
      </w:pPr>
      <w:r>
        <w:t>AC-15.8.1: Suspension triggers auto-pause of all Live Drops.</w:t>
      </w:r>
    </w:p>
    <w:p w14:paraId="0EDFB454" w14:textId="77777777" w:rsidR="009E73F9" w:rsidRDefault="00000000">
      <w:pPr>
        <w:pStyle w:val="ListParagraph"/>
        <w:numPr>
          <w:ilvl w:val="0"/>
          <w:numId w:val="2"/>
        </w:numPr>
        <w:spacing w:after="60"/>
      </w:pPr>
      <w:r>
        <w:t>AC-15.8.2: Ban triggers refund cascade: pre-auths released, captures refunded.</w:t>
      </w:r>
    </w:p>
    <w:p w14:paraId="3715AF44" w14:textId="77777777" w:rsidR="009E73F9" w:rsidRDefault="00000000">
      <w:pPr>
        <w:pStyle w:val="ListParagraph"/>
        <w:numPr>
          <w:ilvl w:val="0"/>
          <w:numId w:val="2"/>
        </w:numPr>
        <w:spacing w:after="60"/>
      </w:pPr>
      <w:r>
        <w:t>AC-15.8.3: Both suspension and ban are permanently logged in the audit log.</w:t>
      </w:r>
    </w:p>
    <w:p w14:paraId="55F198BF" w14:textId="77777777" w:rsidR="009E73F9" w:rsidRDefault="009E73F9">
      <w:pPr>
        <w:spacing w:after="80"/>
      </w:pPr>
    </w:p>
    <w:p w14:paraId="307DB772" w14:textId="77777777" w:rsidR="009E73F9" w:rsidRDefault="00000000">
      <w:pPr>
        <w:pStyle w:val="Heading2"/>
      </w:pPr>
      <w:bookmarkStart w:id="226" w:name="_Toc228879559"/>
      <w:r>
        <w:t>15.9 Reservation Overrides</w:t>
      </w:r>
      <w:bookmarkEnd w:id="226"/>
    </w:p>
    <w:p w14:paraId="61F36502" w14:textId="77777777" w:rsidR="009E73F9" w:rsidRDefault="00000000">
      <w:pPr>
        <w:spacing w:after="120"/>
      </w:pPr>
      <w:r>
        <w:t>Support agents can override reservation states in exceptional circumstances.</w:t>
      </w:r>
    </w:p>
    <w:p w14:paraId="5176DA56" w14:textId="77777777" w:rsidR="009E73F9" w:rsidRDefault="009E73F9">
      <w:pPr>
        <w:spacing w:after="80"/>
      </w:pPr>
    </w:p>
    <w:p w14:paraId="57A30290" w14:textId="77777777" w:rsidR="009E73F9" w:rsidRDefault="00000000">
      <w:pPr>
        <w:spacing w:after="120"/>
      </w:pPr>
      <w:r>
        <w:rPr>
          <w:b/>
          <w:bCs/>
        </w:rPr>
        <w:t>Override Types:</w:t>
      </w:r>
    </w:p>
    <w:p w14:paraId="23A628AE" w14:textId="77777777" w:rsidR="009E73F9" w:rsidRDefault="00000000">
      <w:pPr>
        <w:pStyle w:val="ListParagraph"/>
        <w:numPr>
          <w:ilvl w:val="0"/>
          <w:numId w:val="2"/>
        </w:numPr>
        <w:spacing w:after="60"/>
      </w:pPr>
      <w:r>
        <w:t>Cancel individual reservation</w:t>
      </w:r>
    </w:p>
    <w:p w14:paraId="387350EF" w14:textId="77777777" w:rsidR="009E73F9" w:rsidRDefault="00000000">
      <w:pPr>
        <w:pStyle w:val="ListParagraph"/>
        <w:numPr>
          <w:ilvl w:val="0"/>
          <w:numId w:val="2"/>
        </w:numPr>
        <w:spacing w:after="60"/>
      </w:pPr>
      <w:r>
        <w:t>Mark as checked-in (manual check-in override)</w:t>
      </w:r>
    </w:p>
    <w:p w14:paraId="3AF4C3BB" w14:textId="77777777" w:rsidR="009E73F9" w:rsidRDefault="00000000">
      <w:pPr>
        <w:pStyle w:val="ListParagraph"/>
        <w:numPr>
          <w:ilvl w:val="0"/>
          <w:numId w:val="2"/>
        </w:numPr>
        <w:spacing w:after="60"/>
      </w:pPr>
      <w:r>
        <w:t>Reverse no-show designation</w:t>
      </w:r>
    </w:p>
    <w:p w14:paraId="5B05ADC8" w14:textId="77777777" w:rsidR="009E73F9" w:rsidRDefault="00000000">
      <w:pPr>
        <w:pStyle w:val="ListParagraph"/>
        <w:numPr>
          <w:ilvl w:val="0"/>
          <w:numId w:val="2"/>
        </w:numPr>
        <w:spacing w:after="60"/>
      </w:pPr>
      <w:r>
        <w:t>Reassign ticket (rare, used for system errors)</w:t>
      </w:r>
    </w:p>
    <w:p w14:paraId="03E8AB20" w14:textId="77777777" w:rsidR="009E73F9" w:rsidRDefault="009E73F9">
      <w:pPr>
        <w:spacing w:after="80"/>
      </w:pPr>
    </w:p>
    <w:p w14:paraId="0FF99975" w14:textId="77777777" w:rsidR="009E73F9" w:rsidRDefault="00000000">
      <w:pPr>
        <w:spacing w:after="120"/>
      </w:pPr>
      <w:r>
        <w:rPr>
          <w:b/>
          <w:bCs/>
        </w:rPr>
        <w:t>Requirements:</w:t>
      </w:r>
    </w:p>
    <w:p w14:paraId="7580E522" w14:textId="77777777" w:rsidR="009E73F9" w:rsidRDefault="00000000">
      <w:pPr>
        <w:pStyle w:val="ListParagraph"/>
        <w:numPr>
          <w:ilvl w:val="0"/>
          <w:numId w:val="2"/>
        </w:numPr>
        <w:spacing w:after="60"/>
      </w:pPr>
      <w:r>
        <w:t>Justification text is mandatory</w:t>
      </w:r>
    </w:p>
    <w:p w14:paraId="6CE33C10" w14:textId="77777777" w:rsidR="009E73F9" w:rsidRDefault="00000000">
      <w:pPr>
        <w:pStyle w:val="ListParagraph"/>
        <w:numPr>
          <w:ilvl w:val="0"/>
          <w:numId w:val="2"/>
        </w:numPr>
        <w:spacing w:after="60"/>
      </w:pPr>
      <w:r>
        <w:t>Agent ID is logged</w:t>
      </w:r>
    </w:p>
    <w:p w14:paraId="6484359C" w14:textId="77777777" w:rsidR="009E73F9" w:rsidRDefault="00000000">
      <w:pPr>
        <w:pStyle w:val="ListParagraph"/>
        <w:numPr>
          <w:ilvl w:val="0"/>
          <w:numId w:val="2"/>
        </w:numPr>
        <w:spacing w:after="60"/>
      </w:pPr>
      <w:r>
        <w:t>Historical state is preserved (before/after snapshot)</w:t>
      </w:r>
    </w:p>
    <w:p w14:paraId="3F098EFE" w14:textId="77777777" w:rsidR="009E73F9" w:rsidRDefault="009E73F9">
      <w:pPr>
        <w:spacing w:after="80"/>
      </w:pPr>
    </w:p>
    <w:p w14:paraId="6CBF80A2" w14:textId="77777777" w:rsidR="009E73F9" w:rsidRDefault="00000000">
      <w:pPr>
        <w:spacing w:after="120"/>
      </w:pPr>
      <w:r>
        <w:rPr>
          <w:b/>
          <w:bCs/>
        </w:rPr>
        <w:t>Acceptance Criteria:</w:t>
      </w:r>
    </w:p>
    <w:p w14:paraId="09B6C94E" w14:textId="77777777" w:rsidR="009E73F9" w:rsidRDefault="00000000">
      <w:pPr>
        <w:pStyle w:val="ListParagraph"/>
        <w:numPr>
          <w:ilvl w:val="0"/>
          <w:numId w:val="2"/>
        </w:numPr>
        <w:spacing w:after="60"/>
      </w:pPr>
      <w:r>
        <w:t>AC-15.9.1: All overrides are logged with justification and agent ID.</w:t>
      </w:r>
    </w:p>
    <w:p w14:paraId="445571F4" w14:textId="77777777" w:rsidR="009E73F9" w:rsidRDefault="00000000">
      <w:pPr>
        <w:pStyle w:val="ListParagraph"/>
        <w:numPr>
          <w:ilvl w:val="0"/>
          <w:numId w:val="2"/>
        </w:numPr>
        <w:spacing w:after="60"/>
      </w:pPr>
      <w:r>
        <w:t>AC-15.9.2: Historical state (before/after) is preserved in the audit log.</w:t>
      </w:r>
    </w:p>
    <w:p w14:paraId="1D017576" w14:textId="77777777" w:rsidR="009E73F9" w:rsidRDefault="009E73F9">
      <w:pPr>
        <w:spacing w:after="80"/>
      </w:pPr>
    </w:p>
    <w:p w14:paraId="5C03DED9" w14:textId="77777777" w:rsidR="009E73F9" w:rsidRDefault="00000000">
      <w:pPr>
        <w:pStyle w:val="Heading2"/>
      </w:pPr>
      <w:bookmarkStart w:id="227" w:name="_Toc228879560"/>
      <w:r>
        <w:t>15.10 Session &amp; Security</w:t>
      </w:r>
      <w:bookmarkEnd w:id="227"/>
    </w:p>
    <w:p w14:paraId="1B890067" w14:textId="77777777" w:rsidR="009E73F9" w:rsidRDefault="00000000">
      <w:pPr>
        <w:spacing w:after="120"/>
      </w:pPr>
      <w:r>
        <w:t>Support agents can view and manage user sessions for security investigations.</w:t>
      </w:r>
    </w:p>
    <w:p w14:paraId="71E13386" w14:textId="77777777" w:rsidR="009E73F9" w:rsidRDefault="009E73F9">
      <w:pPr>
        <w:spacing w:after="80"/>
      </w:pPr>
    </w:p>
    <w:p w14:paraId="6782A027" w14:textId="77777777" w:rsidR="009E73F9" w:rsidRDefault="00000000">
      <w:pPr>
        <w:spacing w:after="120"/>
      </w:pPr>
      <w:r>
        <w:rPr>
          <w:b/>
          <w:bCs/>
        </w:rPr>
        <w:t>Capabilities:</w:t>
      </w:r>
    </w:p>
    <w:p w14:paraId="1946D768" w14:textId="77777777" w:rsidR="009E73F9" w:rsidRDefault="00000000">
      <w:pPr>
        <w:pStyle w:val="ListParagraph"/>
        <w:numPr>
          <w:ilvl w:val="0"/>
          <w:numId w:val="2"/>
        </w:numPr>
        <w:spacing w:after="60"/>
      </w:pPr>
      <w:r>
        <w:t>View active user sessions (device type, location, last activity)</w:t>
      </w:r>
    </w:p>
    <w:p w14:paraId="4DC25F16" w14:textId="77777777" w:rsidR="009E73F9" w:rsidRDefault="00000000">
      <w:pPr>
        <w:pStyle w:val="ListParagraph"/>
        <w:numPr>
          <w:ilvl w:val="0"/>
          <w:numId w:val="2"/>
        </w:numPr>
        <w:spacing w:after="60"/>
      </w:pPr>
      <w:r>
        <w:t>View device history</w:t>
      </w:r>
    </w:p>
    <w:p w14:paraId="34C6B293" w14:textId="77777777" w:rsidR="009E73F9" w:rsidRDefault="00000000">
      <w:pPr>
        <w:pStyle w:val="ListParagraph"/>
        <w:numPr>
          <w:ilvl w:val="0"/>
          <w:numId w:val="2"/>
        </w:numPr>
        <w:spacing w:after="60"/>
      </w:pPr>
      <w:r>
        <w:t>View login attempts and OTP request history</w:t>
      </w:r>
    </w:p>
    <w:p w14:paraId="45BD743D" w14:textId="77777777" w:rsidR="009E73F9" w:rsidRDefault="00000000">
      <w:pPr>
        <w:pStyle w:val="ListParagraph"/>
        <w:numPr>
          <w:ilvl w:val="0"/>
          <w:numId w:val="2"/>
        </w:numPr>
        <w:spacing w:after="60"/>
      </w:pPr>
      <w:r>
        <w:t>Force logout of specific session</w:t>
      </w:r>
    </w:p>
    <w:p w14:paraId="102122E7" w14:textId="77777777" w:rsidR="009E73F9" w:rsidRDefault="00000000">
      <w:pPr>
        <w:pStyle w:val="ListParagraph"/>
        <w:numPr>
          <w:ilvl w:val="0"/>
          <w:numId w:val="2"/>
        </w:numPr>
        <w:spacing w:after="60"/>
      </w:pPr>
      <w:r>
        <w:t>Revoke all active sessions for a user</w:t>
      </w:r>
    </w:p>
    <w:p w14:paraId="6244AA1E" w14:textId="77777777" w:rsidR="009E73F9" w:rsidRDefault="009E73F9">
      <w:pPr>
        <w:spacing w:after="80"/>
      </w:pPr>
    </w:p>
    <w:p w14:paraId="7F3F358F" w14:textId="77777777" w:rsidR="009E73F9" w:rsidRDefault="00000000">
      <w:pPr>
        <w:spacing w:after="120"/>
      </w:pPr>
      <w:r>
        <w:rPr>
          <w:b/>
          <w:bCs/>
        </w:rPr>
        <w:t>Acceptance Criteria:</w:t>
      </w:r>
    </w:p>
    <w:p w14:paraId="36F6A809" w14:textId="77777777" w:rsidR="009E73F9" w:rsidRDefault="00000000">
      <w:pPr>
        <w:pStyle w:val="ListParagraph"/>
        <w:numPr>
          <w:ilvl w:val="0"/>
          <w:numId w:val="2"/>
        </w:numPr>
        <w:spacing w:after="60"/>
      </w:pPr>
      <w:r>
        <w:t>AC-15.10.1: All session management actions are logged.</w:t>
      </w:r>
    </w:p>
    <w:p w14:paraId="2F992921" w14:textId="77777777" w:rsidR="009E73F9" w:rsidRDefault="00000000">
      <w:pPr>
        <w:pStyle w:val="ListParagraph"/>
        <w:numPr>
          <w:ilvl w:val="0"/>
          <w:numId w:val="2"/>
        </w:numPr>
        <w:spacing w:after="60"/>
      </w:pPr>
      <w:r>
        <w:t>AC-15.10.2: Forced logout takes effect immediately (session invalidated server-side).</w:t>
      </w:r>
    </w:p>
    <w:p w14:paraId="21CB91E2" w14:textId="77777777" w:rsidR="009E73F9" w:rsidRDefault="009E73F9">
      <w:pPr>
        <w:spacing w:after="80"/>
      </w:pPr>
    </w:p>
    <w:p w14:paraId="19A85C1A" w14:textId="77777777" w:rsidR="009E73F9" w:rsidRDefault="00000000">
      <w:pPr>
        <w:pStyle w:val="Heading2"/>
      </w:pPr>
      <w:bookmarkStart w:id="228" w:name="_Toc228879561"/>
      <w:r>
        <w:lastRenderedPageBreak/>
        <w:t>15.11 Financial Reconciliation</w:t>
      </w:r>
      <w:bookmarkEnd w:id="228"/>
    </w:p>
    <w:p w14:paraId="6AE2127B" w14:textId="77777777" w:rsidR="009E73F9" w:rsidRDefault="00000000">
      <w:pPr>
        <w:spacing w:after="120"/>
      </w:pPr>
      <w:r>
        <w:t>Support agents can view financial records for reconciliation and investigation purposes. All access is read-only.</w:t>
      </w:r>
    </w:p>
    <w:p w14:paraId="7DEBEBFF" w14:textId="77777777" w:rsidR="009E73F9" w:rsidRDefault="009E73F9">
      <w:pPr>
        <w:spacing w:after="80"/>
      </w:pPr>
    </w:p>
    <w:p w14:paraId="5EC98474" w14:textId="77777777" w:rsidR="009E73F9" w:rsidRDefault="00000000">
      <w:pPr>
        <w:spacing w:after="120"/>
      </w:pPr>
      <w:r>
        <w:rPr>
          <w:b/>
          <w:bCs/>
        </w:rPr>
        <w:t>Viewable Records:</w:t>
      </w:r>
    </w:p>
    <w:p w14:paraId="73EB48DA" w14:textId="77777777" w:rsidR="009E73F9" w:rsidRDefault="00000000">
      <w:pPr>
        <w:pStyle w:val="ListParagraph"/>
        <w:numPr>
          <w:ilvl w:val="0"/>
          <w:numId w:val="2"/>
        </w:numPr>
        <w:spacing w:after="60"/>
      </w:pPr>
      <w:r>
        <w:t>Payment intent details</w:t>
      </w:r>
    </w:p>
    <w:p w14:paraId="2456D6EC" w14:textId="77777777" w:rsidR="009E73F9" w:rsidRDefault="00000000">
      <w:pPr>
        <w:pStyle w:val="ListParagraph"/>
        <w:numPr>
          <w:ilvl w:val="0"/>
          <w:numId w:val="2"/>
        </w:numPr>
        <w:spacing w:after="60"/>
      </w:pPr>
      <w:r>
        <w:t>Capture status (pre-auth pending, captured, failed)</w:t>
      </w:r>
    </w:p>
    <w:p w14:paraId="327FDBA6" w14:textId="77777777" w:rsidR="009E73F9" w:rsidRDefault="00000000">
      <w:pPr>
        <w:pStyle w:val="ListParagraph"/>
        <w:numPr>
          <w:ilvl w:val="0"/>
          <w:numId w:val="2"/>
        </w:numPr>
        <w:spacing w:after="60"/>
      </w:pPr>
      <w:r>
        <w:t>Refund status and history</w:t>
      </w:r>
    </w:p>
    <w:p w14:paraId="6E1A46D2" w14:textId="77777777" w:rsidR="009E73F9" w:rsidRDefault="00000000">
      <w:pPr>
        <w:pStyle w:val="ListParagraph"/>
        <w:numPr>
          <w:ilvl w:val="0"/>
          <w:numId w:val="2"/>
        </w:numPr>
        <w:spacing w:after="60"/>
      </w:pPr>
      <w:r>
        <w:t>Credit usage and ledger entries</w:t>
      </w:r>
    </w:p>
    <w:p w14:paraId="011BC620" w14:textId="77777777" w:rsidR="009E73F9" w:rsidRDefault="00000000">
      <w:pPr>
        <w:pStyle w:val="ListParagraph"/>
        <w:numPr>
          <w:ilvl w:val="0"/>
          <w:numId w:val="2"/>
        </w:numPr>
        <w:spacing w:after="60"/>
      </w:pPr>
      <w:r>
        <w:t>Stripe transaction IDs (for cross-referencing with Stripe dashboard)</w:t>
      </w:r>
    </w:p>
    <w:p w14:paraId="218C7964" w14:textId="77777777" w:rsidR="009E73F9" w:rsidRDefault="009E73F9">
      <w:pPr>
        <w:spacing w:after="80"/>
      </w:pPr>
    </w:p>
    <w:p w14:paraId="2519BAE9" w14:textId="77777777" w:rsidR="009E73F9" w:rsidRDefault="00000000">
      <w:pPr>
        <w:spacing w:after="120"/>
      </w:pPr>
      <w:r>
        <w:rPr>
          <w:b/>
          <w:bCs/>
        </w:rPr>
        <w:t>Acceptance Criteria:</w:t>
      </w:r>
    </w:p>
    <w:p w14:paraId="672449DB" w14:textId="77777777" w:rsidR="009E73F9" w:rsidRDefault="00000000">
      <w:pPr>
        <w:pStyle w:val="ListParagraph"/>
        <w:numPr>
          <w:ilvl w:val="0"/>
          <w:numId w:val="2"/>
        </w:numPr>
        <w:spacing w:after="60"/>
      </w:pPr>
      <w:r>
        <w:t>AC-15.11.1: All financial records are view-only. No modification capabilities.</w:t>
      </w:r>
    </w:p>
    <w:p w14:paraId="76324A82" w14:textId="77777777" w:rsidR="009E73F9" w:rsidRDefault="00000000">
      <w:pPr>
        <w:pStyle w:val="ListParagraph"/>
        <w:numPr>
          <w:ilvl w:val="0"/>
          <w:numId w:val="2"/>
        </w:numPr>
        <w:spacing w:after="60"/>
      </w:pPr>
      <w:r>
        <w:t>AC-15.11.2: Stripe transaction IDs are visible for cross-reference.</w:t>
      </w:r>
    </w:p>
    <w:p w14:paraId="02614DB3" w14:textId="77777777" w:rsidR="009E73F9" w:rsidRDefault="009E73F9">
      <w:pPr>
        <w:spacing w:after="80"/>
      </w:pPr>
    </w:p>
    <w:p w14:paraId="69EE71DD" w14:textId="77777777" w:rsidR="009E73F9" w:rsidRDefault="00000000">
      <w:pPr>
        <w:pStyle w:val="Heading2"/>
      </w:pPr>
      <w:bookmarkStart w:id="229" w:name="_Toc228879562"/>
      <w:r>
        <w:t>15.12 Feature Flag Management</w:t>
      </w:r>
      <w:bookmarkEnd w:id="229"/>
    </w:p>
    <w:p w14:paraId="7B932112" w14:textId="77777777" w:rsidR="009E73F9" w:rsidRDefault="00000000">
      <w:pPr>
        <w:spacing w:after="120"/>
      </w:pPr>
      <w:r>
        <w:t>Authorized Support agents can enable or disable feature flags per Org.</w:t>
      </w:r>
    </w:p>
    <w:p w14:paraId="5668B50F" w14:textId="77777777" w:rsidR="009E73F9" w:rsidRDefault="009E73F9">
      <w:pPr>
        <w:spacing w:after="80"/>
      </w:pPr>
    </w:p>
    <w:p w14:paraId="09F6F484" w14:textId="77777777" w:rsidR="009E73F9" w:rsidRDefault="00000000">
      <w:pPr>
        <w:spacing w:after="120"/>
      </w:pPr>
      <w:r>
        <w:rPr>
          <w:b/>
          <w:bCs/>
        </w:rPr>
        <w:t>Feature Flag Examples:</w:t>
      </w:r>
    </w:p>
    <w:p w14:paraId="620F2D4A" w14:textId="77777777" w:rsidR="009E73F9" w:rsidRDefault="00000000">
      <w:pPr>
        <w:pStyle w:val="ListParagraph"/>
        <w:numPr>
          <w:ilvl w:val="0"/>
          <w:numId w:val="2"/>
        </w:numPr>
        <w:spacing w:after="60"/>
      </w:pPr>
      <w:r>
        <w:t>Buy Zone (geo-fencing)</w:t>
      </w:r>
    </w:p>
    <w:p w14:paraId="7B4958B4" w14:textId="77777777" w:rsidR="009E73F9" w:rsidRDefault="00000000">
      <w:pPr>
        <w:pStyle w:val="ListParagraph"/>
        <w:numPr>
          <w:ilvl w:val="0"/>
          <w:numId w:val="2"/>
        </w:numPr>
        <w:spacing w:after="60"/>
      </w:pPr>
      <w:r>
        <w:t>Collections (FLAG-6)</w:t>
      </w:r>
    </w:p>
    <w:p w14:paraId="47DCF603" w14:textId="77777777" w:rsidR="009E73F9" w:rsidRDefault="00000000">
      <w:pPr>
        <w:pStyle w:val="ListParagraph"/>
        <w:numPr>
          <w:ilvl w:val="0"/>
          <w:numId w:val="2"/>
        </w:numPr>
        <w:spacing w:after="60"/>
      </w:pPr>
      <w:r>
        <w:t>Soft Launch features</w:t>
      </w:r>
    </w:p>
    <w:p w14:paraId="02D6BE44" w14:textId="77777777" w:rsidR="009E73F9" w:rsidRDefault="00000000">
      <w:pPr>
        <w:pStyle w:val="ListParagraph"/>
        <w:numPr>
          <w:ilvl w:val="0"/>
          <w:numId w:val="2"/>
        </w:numPr>
        <w:spacing w:after="60"/>
      </w:pPr>
      <w:r>
        <w:t>Beta access features</w:t>
      </w:r>
    </w:p>
    <w:p w14:paraId="034DDCC5" w14:textId="77777777" w:rsidR="009E73F9" w:rsidRDefault="009E73F9">
      <w:pPr>
        <w:spacing w:after="80"/>
      </w:pPr>
    </w:p>
    <w:p w14:paraId="5D1B2F88" w14:textId="77777777" w:rsidR="009E73F9" w:rsidRDefault="00000000">
      <w:pPr>
        <w:spacing w:after="120"/>
      </w:pPr>
      <w:r>
        <w:rPr>
          <w:b/>
          <w:bCs/>
        </w:rPr>
        <w:t>Management Rules:</w:t>
      </w:r>
    </w:p>
    <w:p w14:paraId="76FB6D8F" w14:textId="77777777" w:rsidR="009E73F9" w:rsidRDefault="00000000">
      <w:pPr>
        <w:pStyle w:val="ListParagraph"/>
        <w:numPr>
          <w:ilvl w:val="0"/>
          <w:numId w:val="2"/>
        </w:numPr>
        <w:spacing w:after="60"/>
      </w:pPr>
      <w:r>
        <w:t>Flags can be toggled per Org (not globally by Support -- global flags require engineering)</w:t>
      </w:r>
    </w:p>
    <w:p w14:paraId="26A6F47F" w14:textId="77777777" w:rsidR="009E73F9" w:rsidRDefault="00000000">
      <w:pPr>
        <w:pStyle w:val="ListParagraph"/>
        <w:numPr>
          <w:ilvl w:val="0"/>
          <w:numId w:val="2"/>
        </w:numPr>
        <w:spacing w:after="60"/>
      </w:pPr>
      <w:r>
        <w:t>All flag changes are logged with timestamp, agent ID, and reason</w:t>
      </w:r>
    </w:p>
    <w:p w14:paraId="6DFE750A" w14:textId="77777777" w:rsidR="009E73F9" w:rsidRDefault="009E73F9">
      <w:pPr>
        <w:spacing w:after="80"/>
      </w:pPr>
    </w:p>
    <w:p w14:paraId="55DCF6B8" w14:textId="77777777" w:rsidR="009E73F9" w:rsidRDefault="00000000">
      <w:pPr>
        <w:spacing w:after="120"/>
      </w:pPr>
      <w:r>
        <w:rPr>
          <w:b/>
          <w:bCs/>
        </w:rPr>
        <w:t>Acceptance Criteria:</w:t>
      </w:r>
    </w:p>
    <w:p w14:paraId="18F1D4E0" w14:textId="77777777" w:rsidR="009E73F9" w:rsidRDefault="00000000">
      <w:pPr>
        <w:pStyle w:val="ListParagraph"/>
        <w:numPr>
          <w:ilvl w:val="0"/>
          <w:numId w:val="2"/>
        </w:numPr>
        <w:spacing w:after="60"/>
      </w:pPr>
      <w:r>
        <w:t>AC-15.12.1: Flag state is visible per Org in the Support tool.</w:t>
      </w:r>
    </w:p>
    <w:p w14:paraId="10805BA9" w14:textId="77777777" w:rsidR="009E73F9" w:rsidRDefault="00000000">
      <w:pPr>
        <w:pStyle w:val="ListParagraph"/>
        <w:numPr>
          <w:ilvl w:val="0"/>
          <w:numId w:val="2"/>
        </w:numPr>
        <w:spacing w:after="60"/>
      </w:pPr>
      <w:r>
        <w:t>AC-15.12.2: All flag changes are logged and auditable.</w:t>
      </w:r>
    </w:p>
    <w:p w14:paraId="27492468" w14:textId="77777777" w:rsidR="009E73F9" w:rsidRDefault="009E73F9">
      <w:pPr>
        <w:spacing w:after="80"/>
      </w:pPr>
    </w:p>
    <w:p w14:paraId="3C068498" w14:textId="77777777" w:rsidR="009E73F9" w:rsidRDefault="00000000">
      <w:pPr>
        <w:pStyle w:val="Heading2"/>
      </w:pPr>
      <w:bookmarkStart w:id="230" w:name="_Toc228879563"/>
      <w:r>
        <w:t>15.13 Org Configuration Tab</w:t>
      </w:r>
      <w:bookmarkEnd w:id="230"/>
    </w:p>
    <w:p w14:paraId="61199AC0" w14:textId="77777777" w:rsidR="009E73F9" w:rsidRDefault="00000000">
      <w:pPr>
        <w:spacing w:after="120"/>
      </w:pPr>
      <w:r>
        <w:t>The Org Configuration tab in the Support app provides a centralized view of all configurable settings for an organization.</w:t>
      </w:r>
    </w:p>
    <w:p w14:paraId="2E52A84B" w14:textId="77777777" w:rsidR="009E73F9" w:rsidRDefault="009E73F9">
      <w:pPr>
        <w:spacing w:after="80"/>
      </w:pPr>
    </w:p>
    <w:p w14:paraId="340F1858" w14:textId="77777777" w:rsidR="009E73F9" w:rsidRDefault="00000000">
      <w:pPr>
        <w:spacing w:after="120"/>
      </w:pPr>
      <w:r>
        <w:rPr>
          <w:b/>
          <w:bCs/>
        </w:rPr>
        <w:t>Configuration Sections:</w:t>
      </w:r>
    </w:p>
    <w:p w14:paraId="4225AC4E" w14:textId="77777777" w:rsidR="009E73F9" w:rsidRDefault="00000000">
      <w:pPr>
        <w:pStyle w:val="ListParagraph"/>
        <w:numPr>
          <w:ilvl w:val="0"/>
          <w:numId w:val="2"/>
        </w:numPr>
        <w:spacing w:after="60"/>
      </w:pPr>
      <w:r>
        <w:lastRenderedPageBreak/>
        <w:t>Org &amp; App Type: account type, app type, verified status</w:t>
      </w:r>
    </w:p>
    <w:p w14:paraId="3A4FF8FD" w14:textId="77777777" w:rsidR="009E73F9" w:rsidRDefault="00000000">
      <w:pPr>
        <w:pStyle w:val="ListParagraph"/>
        <w:numPr>
          <w:ilvl w:val="0"/>
          <w:numId w:val="2"/>
        </w:numPr>
        <w:spacing w:after="60"/>
      </w:pPr>
      <w:r>
        <w:t>Drop Limits: max active Drops, max capacity per Drop</w:t>
      </w:r>
    </w:p>
    <w:p w14:paraId="290FD4C8" w14:textId="77777777" w:rsidR="009E73F9" w:rsidRDefault="00000000">
      <w:pPr>
        <w:pStyle w:val="ListParagraph"/>
        <w:numPr>
          <w:ilvl w:val="0"/>
          <w:numId w:val="2"/>
        </w:numPr>
        <w:spacing w:after="60"/>
      </w:pPr>
      <w:r>
        <w:t>Check-in &amp; Visibility: check-in window, broadcast end behavior</w:t>
      </w:r>
    </w:p>
    <w:p w14:paraId="5F62D273" w14:textId="77777777" w:rsidR="009E73F9" w:rsidRDefault="00000000">
      <w:pPr>
        <w:pStyle w:val="ListParagraph"/>
        <w:numPr>
          <w:ilvl w:val="0"/>
          <w:numId w:val="2"/>
        </w:numPr>
        <w:spacing w:after="60"/>
      </w:pPr>
      <w:r>
        <w:t>Multi-Venue Settings: allowed venue count, venue management rules</w:t>
      </w:r>
    </w:p>
    <w:p w14:paraId="6D305ECA" w14:textId="77777777" w:rsidR="009E73F9" w:rsidRDefault="00000000">
      <w:pPr>
        <w:pStyle w:val="ListParagraph"/>
        <w:numPr>
          <w:ilvl w:val="0"/>
          <w:numId w:val="2"/>
        </w:numPr>
        <w:spacing w:after="60"/>
      </w:pPr>
      <w:r>
        <w:t>Enterprise Hierarchy: hierarchy tiers, brand structure</w:t>
      </w:r>
    </w:p>
    <w:p w14:paraId="73B1637D" w14:textId="77777777" w:rsidR="009E73F9" w:rsidRDefault="00000000">
      <w:pPr>
        <w:pStyle w:val="ListParagraph"/>
        <w:numPr>
          <w:ilvl w:val="0"/>
          <w:numId w:val="2"/>
        </w:numPr>
        <w:spacing w:after="60"/>
      </w:pPr>
      <w:r>
        <w:t>Partner Settings: partner limits, default collaboration types</w:t>
      </w:r>
    </w:p>
    <w:p w14:paraId="7742B934" w14:textId="77777777" w:rsidR="009E73F9" w:rsidRDefault="00000000">
      <w:pPr>
        <w:pStyle w:val="ListParagraph"/>
        <w:numPr>
          <w:ilvl w:val="0"/>
          <w:numId w:val="2"/>
        </w:numPr>
        <w:spacing w:after="60"/>
      </w:pPr>
      <w:r>
        <w:t>Plan Entitlements Override: manual overrides of subscription-based limits</w:t>
      </w:r>
    </w:p>
    <w:p w14:paraId="55C7F766" w14:textId="77777777" w:rsidR="009E73F9" w:rsidRDefault="00000000">
      <w:pPr>
        <w:pStyle w:val="ListParagraph"/>
        <w:numPr>
          <w:ilvl w:val="0"/>
          <w:numId w:val="2"/>
        </w:numPr>
        <w:spacing w:after="60"/>
      </w:pPr>
      <w:r>
        <w:t>Feature Flags: per-Org flag states (Section 15.12)</w:t>
      </w:r>
    </w:p>
    <w:p w14:paraId="736AF977" w14:textId="77777777" w:rsidR="009E73F9" w:rsidRDefault="009E73F9">
      <w:pPr>
        <w:spacing w:after="80"/>
      </w:pPr>
    </w:p>
    <w:p w14:paraId="69F13C45" w14:textId="77777777" w:rsidR="009E73F9" w:rsidRDefault="00000000">
      <w:pPr>
        <w:spacing w:after="120"/>
      </w:pPr>
      <w:r>
        <w:rPr>
          <w:b/>
          <w:bCs/>
        </w:rPr>
        <w:t>Acceptance Criteria:</w:t>
      </w:r>
    </w:p>
    <w:p w14:paraId="66A20E70" w14:textId="77777777" w:rsidR="009E73F9" w:rsidRDefault="00000000">
      <w:pPr>
        <w:pStyle w:val="ListParagraph"/>
        <w:numPr>
          <w:ilvl w:val="0"/>
          <w:numId w:val="2"/>
        </w:numPr>
        <w:spacing w:after="60"/>
      </w:pPr>
      <w:r>
        <w:t>AC-15.13.1: Org Configuration tab is present for all Orgs in the Support app.</w:t>
      </w:r>
    </w:p>
    <w:p w14:paraId="7210C3B0" w14:textId="77777777" w:rsidR="009E73F9" w:rsidRDefault="00000000">
      <w:pPr>
        <w:pStyle w:val="ListParagraph"/>
        <w:numPr>
          <w:ilvl w:val="0"/>
          <w:numId w:val="2"/>
        </w:numPr>
        <w:spacing w:after="60"/>
      </w:pPr>
      <w:r>
        <w:t>AC-15.13.2: All configuration changes are logged with agent ID and reason.</w:t>
      </w:r>
    </w:p>
    <w:p w14:paraId="08303173" w14:textId="77777777" w:rsidR="009E73F9" w:rsidRDefault="009E73F9">
      <w:pPr>
        <w:spacing w:after="80"/>
      </w:pPr>
    </w:p>
    <w:p w14:paraId="3BE5BBA7" w14:textId="77777777" w:rsidR="009E73F9" w:rsidRDefault="00000000">
      <w:pPr>
        <w:pStyle w:val="Heading2"/>
      </w:pPr>
      <w:bookmarkStart w:id="231" w:name="_Toc228879564"/>
      <w:r>
        <w:t>15.14 Support Roles</w:t>
      </w:r>
      <w:bookmarkEnd w:id="231"/>
    </w:p>
    <w:p w14:paraId="775CDC51" w14:textId="77777777" w:rsidR="009E73F9" w:rsidRDefault="00000000">
      <w:pPr>
        <w:spacing w:after="120"/>
      </w:pPr>
      <w:r>
        <w:t>Support agents are assigned to role tiers with escalating privileges.</w:t>
      </w:r>
    </w:p>
    <w:p w14:paraId="407D09C9"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278D4B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ED2F53" w14:textId="77777777" w:rsidR="009E73F9" w:rsidRDefault="00000000">
            <w:r>
              <w:rPr>
                <w:b/>
                <w:bCs/>
                <w:sz w:val="20"/>
                <w:szCs w:val="20"/>
              </w:rPr>
              <w:t>Role</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3D4BB0" w14:textId="77777777" w:rsidR="009E73F9" w:rsidRDefault="00000000">
            <w:r>
              <w:rPr>
                <w:b/>
                <w:bCs/>
                <w:sz w:val="20"/>
                <w:szCs w:val="20"/>
              </w:rPr>
              <w:t>Key Permissions</w:t>
            </w:r>
          </w:p>
        </w:tc>
      </w:tr>
      <w:tr w:rsidR="009E73F9" w14:paraId="492E5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2898F" w14:textId="77777777" w:rsidR="009E73F9" w:rsidRDefault="00000000">
            <w:r>
              <w:rPr>
                <w:sz w:val="20"/>
                <w:szCs w:val="20"/>
              </w:rPr>
              <w:t>Tier 1</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42939" w14:textId="77777777" w:rsidR="009E73F9" w:rsidRDefault="00000000">
            <w:r>
              <w:rPr>
                <w:sz w:val="20"/>
                <w:szCs w:val="20"/>
              </w:rPr>
              <w:t>Search, view entity details, process refunds within per-transaction limit, basic case management</w:t>
            </w:r>
          </w:p>
        </w:tc>
      </w:tr>
      <w:tr w:rsidR="009E73F9" w14:paraId="0D5122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A430D" w14:textId="77777777" w:rsidR="009E73F9" w:rsidRDefault="00000000">
            <w:r>
              <w:rPr>
                <w:sz w:val="20"/>
                <w:szCs w:val="20"/>
              </w:rPr>
              <w:t>Tier 2</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AFB8D" w14:textId="77777777" w:rsidR="009E73F9" w:rsidRDefault="00000000">
            <w:r>
              <w:rPr>
                <w:sz w:val="20"/>
                <w:szCs w:val="20"/>
              </w:rPr>
              <w:t>Org suspension, credit issuance, Drop edits, payout access, advanced case management</w:t>
            </w:r>
          </w:p>
        </w:tc>
      </w:tr>
      <w:tr w:rsidR="009E73F9" w14:paraId="0BEA08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3E752" w14:textId="77777777" w:rsidR="009E73F9" w:rsidRDefault="00000000">
            <w:r>
              <w:rPr>
                <w:sz w:val="20"/>
                <w:szCs w:val="20"/>
              </w:rPr>
              <w:t>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E2122" w14:textId="77777777" w:rsidR="009E73F9" w:rsidRDefault="00000000">
            <w:r>
              <w:rPr>
                <w:sz w:val="20"/>
                <w:szCs w:val="20"/>
              </w:rPr>
              <w:t>Feature flag management, Enterprise assignment, escalated overrides, system configuration</w:t>
            </w:r>
          </w:p>
        </w:tc>
      </w:tr>
    </w:tbl>
    <w:p w14:paraId="2C4A1148" w14:textId="77777777" w:rsidR="009E73F9" w:rsidRDefault="009E73F9">
      <w:pPr>
        <w:spacing w:after="80"/>
      </w:pPr>
    </w:p>
    <w:p w14:paraId="3085AED4" w14:textId="77777777" w:rsidR="009E73F9" w:rsidRDefault="00000000">
      <w:pPr>
        <w:spacing w:after="120"/>
      </w:pPr>
      <w:r>
        <w:rPr>
          <w:b/>
          <w:bCs/>
        </w:rPr>
        <w:t>Acceptance Criteria:</w:t>
      </w:r>
    </w:p>
    <w:p w14:paraId="1390D349" w14:textId="77777777" w:rsidR="009E73F9" w:rsidRDefault="00000000">
      <w:pPr>
        <w:pStyle w:val="ListParagraph"/>
        <w:numPr>
          <w:ilvl w:val="0"/>
          <w:numId w:val="2"/>
        </w:numPr>
        <w:spacing w:after="60"/>
      </w:pPr>
      <w:r>
        <w:t>AC-15.14.1: Role-based access is enforced. Tier 1 agents cannot perform Tier 2 or Admin actions.</w:t>
      </w:r>
    </w:p>
    <w:p w14:paraId="360649F2" w14:textId="77777777" w:rsidR="009E73F9" w:rsidRDefault="00000000">
      <w:pPr>
        <w:pStyle w:val="ListParagraph"/>
        <w:numPr>
          <w:ilvl w:val="0"/>
          <w:numId w:val="2"/>
        </w:numPr>
        <w:spacing w:after="60"/>
      </w:pPr>
      <w:r>
        <w:t>AC-15.14.2: Least-privilege principle is enforced -- agents have only the permissions needed for their role.</w:t>
      </w:r>
    </w:p>
    <w:p w14:paraId="2A4FAC1F" w14:textId="77777777" w:rsidR="009E73F9" w:rsidRDefault="009E73F9">
      <w:pPr>
        <w:spacing w:after="80"/>
      </w:pPr>
    </w:p>
    <w:p w14:paraId="4D8AE79E" w14:textId="77777777" w:rsidR="009E73F9" w:rsidRDefault="00000000">
      <w:pPr>
        <w:pStyle w:val="Heading2"/>
      </w:pPr>
      <w:bookmarkStart w:id="232" w:name="_Toc228879565"/>
      <w:r>
        <w:t>15.15 Case Management</w:t>
      </w:r>
      <w:bookmarkEnd w:id="232"/>
    </w:p>
    <w:p w14:paraId="64E487BD" w14:textId="77777777" w:rsidR="009E73F9" w:rsidRDefault="00000000">
      <w:pPr>
        <w:spacing w:after="120"/>
      </w:pPr>
      <w:r>
        <w:t>The Support app includes a case management system for tracking support interactions.</w:t>
      </w:r>
    </w:p>
    <w:p w14:paraId="2E385AB8" w14:textId="77777777" w:rsidR="009E73F9" w:rsidRDefault="009E73F9">
      <w:pPr>
        <w:spacing w:after="80"/>
      </w:pPr>
    </w:p>
    <w:p w14:paraId="42FCFE64" w14:textId="77777777" w:rsidR="009E73F9" w:rsidRDefault="00000000">
      <w:pPr>
        <w:spacing w:after="120"/>
      </w:pPr>
      <w:r>
        <w:rPr>
          <w:b/>
          <w:bCs/>
        </w:rPr>
        <w:t>Case Intake:</w:t>
      </w:r>
    </w:p>
    <w:p w14:paraId="7EB808FB" w14:textId="77777777" w:rsidR="009E73F9" w:rsidRDefault="00000000">
      <w:pPr>
        <w:pStyle w:val="ListParagraph"/>
        <w:numPr>
          <w:ilvl w:val="0"/>
          <w:numId w:val="2"/>
        </w:numPr>
        <w:spacing w:after="60"/>
      </w:pPr>
      <w:r>
        <w:t>Auto-assigned unique case ID</w:t>
      </w:r>
    </w:p>
    <w:p w14:paraId="753D9066" w14:textId="77777777" w:rsidR="009E73F9" w:rsidRDefault="00000000">
      <w:pPr>
        <w:pStyle w:val="ListParagraph"/>
        <w:numPr>
          <w:ilvl w:val="0"/>
          <w:numId w:val="2"/>
        </w:numPr>
        <w:spacing w:after="60"/>
      </w:pPr>
      <w:r>
        <w:t>Timestamp of creation</w:t>
      </w:r>
    </w:p>
    <w:p w14:paraId="55D985A0" w14:textId="77777777" w:rsidR="009E73F9" w:rsidRDefault="00000000">
      <w:pPr>
        <w:pStyle w:val="ListParagraph"/>
        <w:numPr>
          <w:ilvl w:val="0"/>
          <w:numId w:val="2"/>
        </w:numPr>
        <w:spacing w:after="60"/>
      </w:pPr>
      <w:r>
        <w:t>Source (in-app report, email, phone, chat)</w:t>
      </w:r>
    </w:p>
    <w:p w14:paraId="14E82C9C" w14:textId="77777777" w:rsidR="009E73F9" w:rsidRDefault="00000000">
      <w:pPr>
        <w:pStyle w:val="ListParagraph"/>
        <w:numPr>
          <w:ilvl w:val="0"/>
          <w:numId w:val="2"/>
        </w:numPr>
        <w:spacing w:after="60"/>
      </w:pPr>
      <w:r>
        <w:t>Priority level (Low, Medium, High, Critical)</w:t>
      </w:r>
    </w:p>
    <w:p w14:paraId="2A041C36" w14:textId="77777777" w:rsidR="009E73F9" w:rsidRDefault="009E73F9">
      <w:pPr>
        <w:spacing w:after="80"/>
      </w:pPr>
    </w:p>
    <w:p w14:paraId="7ABB1EA7" w14:textId="77777777" w:rsidR="009E73F9" w:rsidRDefault="00000000">
      <w:pPr>
        <w:spacing w:after="120"/>
      </w:pPr>
      <w:r>
        <w:rPr>
          <w:b/>
          <w:bCs/>
        </w:rPr>
        <w:t>Case Metadata:</w:t>
      </w:r>
    </w:p>
    <w:p w14:paraId="7793E11A" w14:textId="77777777" w:rsidR="009E73F9" w:rsidRDefault="00000000">
      <w:pPr>
        <w:pStyle w:val="ListParagraph"/>
        <w:numPr>
          <w:ilvl w:val="0"/>
          <w:numId w:val="2"/>
        </w:numPr>
        <w:spacing w:after="60"/>
      </w:pPr>
      <w:r>
        <w:t>Submitter type (Consumer, Org, Internal)</w:t>
      </w:r>
    </w:p>
    <w:p w14:paraId="7F2FACFC" w14:textId="77777777" w:rsidR="009E73F9" w:rsidRDefault="00000000">
      <w:pPr>
        <w:pStyle w:val="ListParagraph"/>
        <w:numPr>
          <w:ilvl w:val="0"/>
          <w:numId w:val="2"/>
        </w:numPr>
        <w:spacing w:after="60"/>
      </w:pPr>
      <w:r>
        <w:t>Relevant entity IDs (Drop ID, Ticket ID, Org ID, etc.)</w:t>
      </w:r>
    </w:p>
    <w:p w14:paraId="630C3A34" w14:textId="77777777" w:rsidR="009E73F9" w:rsidRDefault="00000000">
      <w:pPr>
        <w:pStyle w:val="ListParagraph"/>
        <w:numPr>
          <w:ilvl w:val="0"/>
          <w:numId w:val="2"/>
        </w:numPr>
        <w:spacing w:after="60"/>
      </w:pPr>
      <w:r>
        <w:t>Category (billing, technical, safety, general)</w:t>
      </w:r>
    </w:p>
    <w:p w14:paraId="6721C411" w14:textId="77777777" w:rsidR="009E73F9" w:rsidRDefault="00000000">
      <w:pPr>
        <w:pStyle w:val="ListParagraph"/>
        <w:numPr>
          <w:ilvl w:val="0"/>
          <w:numId w:val="2"/>
        </w:numPr>
        <w:spacing w:after="60"/>
      </w:pPr>
      <w:r>
        <w:t>Description</w:t>
      </w:r>
    </w:p>
    <w:p w14:paraId="156B9E97" w14:textId="77777777" w:rsidR="009E73F9" w:rsidRDefault="009E73F9">
      <w:pPr>
        <w:spacing w:after="80"/>
      </w:pPr>
    </w:p>
    <w:p w14:paraId="5CAFB53C" w14:textId="77777777" w:rsidR="009E73F9" w:rsidRDefault="00000000">
      <w:pPr>
        <w:spacing w:after="120"/>
      </w:pPr>
      <w:r>
        <w:rPr>
          <w:b/>
          <w:bCs/>
        </w:rPr>
        <w:t>Workflow States:</w:t>
      </w:r>
    </w:p>
    <w:p w14:paraId="5BC8A958" w14:textId="77777777" w:rsidR="009E73F9" w:rsidRDefault="00000000">
      <w:pPr>
        <w:spacing w:after="120"/>
      </w:pPr>
      <w:r>
        <w:t>Open &gt; In Progress &gt; Pending Response &gt; Resolved &gt; Closed</w:t>
      </w:r>
    </w:p>
    <w:p w14:paraId="3C157A0C" w14:textId="77777777" w:rsidR="009E73F9" w:rsidRDefault="009E73F9">
      <w:pPr>
        <w:spacing w:after="80"/>
      </w:pPr>
    </w:p>
    <w:p w14:paraId="1EF7F979" w14:textId="77777777" w:rsidR="009E73F9" w:rsidRDefault="00000000">
      <w:pPr>
        <w:spacing w:after="120"/>
      </w:pPr>
      <w:r>
        <w:rPr>
          <w:b/>
          <w:bCs/>
        </w:rPr>
        <w:t>Features:</w:t>
      </w:r>
    </w:p>
    <w:p w14:paraId="2A2A6C01" w14:textId="77777777" w:rsidR="009E73F9" w:rsidRDefault="00000000">
      <w:pPr>
        <w:pStyle w:val="ListParagraph"/>
        <w:numPr>
          <w:ilvl w:val="0"/>
          <w:numId w:val="2"/>
        </w:numPr>
        <w:spacing w:after="60"/>
      </w:pPr>
      <w:r>
        <w:t>Internal notes (not visible to submitter)</w:t>
      </w:r>
    </w:p>
    <w:p w14:paraId="387E1C0F" w14:textId="77777777" w:rsidR="009E73F9" w:rsidRDefault="00000000">
      <w:pPr>
        <w:pStyle w:val="ListParagraph"/>
        <w:numPr>
          <w:ilvl w:val="0"/>
          <w:numId w:val="2"/>
        </w:numPr>
        <w:spacing w:after="60"/>
      </w:pPr>
      <w:r>
        <w:t>Reassign to another agent or tier</w:t>
      </w:r>
    </w:p>
    <w:p w14:paraId="5907400B" w14:textId="77777777" w:rsidR="009E73F9" w:rsidRDefault="00000000">
      <w:pPr>
        <w:pStyle w:val="ListParagraph"/>
        <w:numPr>
          <w:ilvl w:val="0"/>
          <w:numId w:val="2"/>
        </w:numPr>
        <w:spacing w:after="60"/>
      </w:pPr>
      <w:r>
        <w:t>Escalate to higher tier</w:t>
      </w:r>
    </w:p>
    <w:p w14:paraId="0630C29C" w14:textId="77777777" w:rsidR="009E73F9" w:rsidRDefault="009E73F9">
      <w:pPr>
        <w:spacing w:after="80"/>
      </w:pPr>
    </w:p>
    <w:p w14:paraId="17A6A1A2" w14:textId="77777777" w:rsidR="009E73F9" w:rsidRDefault="00000000">
      <w:pPr>
        <w:spacing w:after="120"/>
      </w:pPr>
      <w:r>
        <w:rPr>
          <w:b/>
          <w:bCs/>
        </w:rPr>
        <w:t>Jira Integration:</w:t>
      </w:r>
    </w:p>
    <w:p w14:paraId="6E9377D9" w14:textId="77777777" w:rsidR="009E73F9" w:rsidRDefault="00000000">
      <w:pPr>
        <w:pStyle w:val="ListParagraph"/>
        <w:numPr>
          <w:ilvl w:val="0"/>
          <w:numId w:val="2"/>
        </w:numPr>
        <w:spacing w:after="60"/>
      </w:pPr>
      <w:r>
        <w:t>Create linked Jira ticket from case</w:t>
      </w:r>
    </w:p>
    <w:p w14:paraId="2A69C249" w14:textId="77777777" w:rsidR="009E73F9" w:rsidRDefault="00000000">
      <w:pPr>
        <w:pStyle w:val="ListParagraph"/>
        <w:numPr>
          <w:ilvl w:val="0"/>
          <w:numId w:val="2"/>
        </w:numPr>
        <w:spacing w:after="60"/>
      </w:pPr>
      <w:r>
        <w:t>Bidirectional status sync (Jira status updates reflect in case management, and vice versa)</w:t>
      </w:r>
    </w:p>
    <w:p w14:paraId="364F2723" w14:textId="77777777" w:rsidR="009E73F9" w:rsidRDefault="009E73F9">
      <w:pPr>
        <w:spacing w:after="80"/>
      </w:pPr>
    </w:p>
    <w:p w14:paraId="159D4189" w14:textId="77777777" w:rsidR="009E73F9" w:rsidRDefault="00000000">
      <w:pPr>
        <w:spacing w:after="120"/>
      </w:pPr>
      <w:r>
        <w:rPr>
          <w:b/>
          <w:bCs/>
        </w:rPr>
        <w:t>Acceptance Criteria:</w:t>
      </w:r>
    </w:p>
    <w:p w14:paraId="4CE7D3C0" w14:textId="77777777" w:rsidR="009E73F9" w:rsidRDefault="00000000">
      <w:pPr>
        <w:pStyle w:val="ListParagraph"/>
        <w:numPr>
          <w:ilvl w:val="0"/>
          <w:numId w:val="2"/>
        </w:numPr>
        <w:spacing w:after="60"/>
      </w:pPr>
      <w:r>
        <w:t>AC-15.15.1: Every case receives a unique auto-assigned ID and timestamp.</w:t>
      </w:r>
    </w:p>
    <w:p w14:paraId="74B34251" w14:textId="77777777" w:rsidR="009E73F9" w:rsidRDefault="00000000">
      <w:pPr>
        <w:pStyle w:val="ListParagraph"/>
        <w:numPr>
          <w:ilvl w:val="0"/>
          <w:numId w:val="2"/>
        </w:numPr>
        <w:spacing w:after="60"/>
      </w:pPr>
      <w:r>
        <w:t>AC-15.15.2: Jira integration maintains bidirectional status sync.</w:t>
      </w:r>
    </w:p>
    <w:p w14:paraId="1C0407E7" w14:textId="77777777" w:rsidR="009E73F9" w:rsidRDefault="00000000">
      <w:pPr>
        <w:pStyle w:val="ListParagraph"/>
        <w:numPr>
          <w:ilvl w:val="0"/>
          <w:numId w:val="2"/>
        </w:numPr>
        <w:spacing w:after="60"/>
      </w:pPr>
      <w:r>
        <w:t>AC-15.15.3: Case workflow states are enforced (Open &gt; In Progress &gt; Pending Response &gt; Resolved &gt; Closed).</w:t>
      </w:r>
    </w:p>
    <w:p w14:paraId="61AFE0BD" w14:textId="77777777" w:rsidR="009E73F9" w:rsidRDefault="009E73F9">
      <w:pPr>
        <w:spacing w:after="80"/>
      </w:pPr>
    </w:p>
    <w:p w14:paraId="334D98DD" w14:textId="77777777" w:rsidR="009E73F9" w:rsidRDefault="00000000">
      <w:pPr>
        <w:pStyle w:val="Heading2"/>
      </w:pPr>
      <w:bookmarkStart w:id="233" w:name="_Toc228879566"/>
      <w:r>
        <w:t>15.16 Terminology</w:t>
      </w:r>
      <w:bookmarkEnd w:id="233"/>
    </w:p>
    <w:p w14:paraId="42EE26D5" w14:textId="77777777" w:rsidR="009E73F9" w:rsidRDefault="00000000">
      <w:pPr>
        <w:spacing w:after="120"/>
      </w:pPr>
      <w:r>
        <w:t>Support tools enforce platform terminology standards:</w:t>
      </w:r>
    </w:p>
    <w:p w14:paraId="45549D55" w14:textId="77777777" w:rsidR="009E73F9" w:rsidRDefault="009E73F9">
      <w:pPr>
        <w:spacing w:after="80"/>
      </w:pPr>
    </w:p>
    <w:p w14:paraId="5A24AB8E" w14:textId="77777777" w:rsidR="009E73F9" w:rsidRDefault="00000000">
      <w:pPr>
        <w:pStyle w:val="ListParagraph"/>
        <w:numPr>
          <w:ilvl w:val="0"/>
          <w:numId w:val="2"/>
        </w:numPr>
        <w:spacing w:after="60"/>
      </w:pPr>
      <w:r>
        <w:t>'Guests' in all UI labels (not 'Customers'). The term 'Consumer' is used in the data model only.</w:t>
      </w:r>
    </w:p>
    <w:p w14:paraId="4BD65315" w14:textId="77777777" w:rsidR="009E73F9" w:rsidRDefault="00000000">
      <w:pPr>
        <w:pStyle w:val="ListParagraph"/>
        <w:numPr>
          <w:ilvl w:val="0"/>
          <w:numId w:val="2"/>
        </w:numPr>
        <w:spacing w:after="60"/>
      </w:pPr>
      <w:r>
        <w:t>'Spot' for free Drops, 'Ticket' for paid Drops (matching CT6 terminology rule).</w:t>
      </w:r>
    </w:p>
    <w:p w14:paraId="783E2710" w14:textId="77777777" w:rsidR="009E73F9" w:rsidRDefault="00000000">
      <w:pPr>
        <w:pStyle w:val="ListParagraph"/>
        <w:numPr>
          <w:ilvl w:val="0"/>
          <w:numId w:val="2"/>
        </w:numPr>
        <w:spacing w:after="60"/>
      </w:pPr>
      <w:r>
        <w:t>Guest list privacy: email addresses are NOT shown in list views. Email is shown only in the detail modal.</w:t>
      </w:r>
    </w:p>
    <w:p w14:paraId="036D9A3C" w14:textId="77777777" w:rsidR="009E73F9" w:rsidRDefault="009E73F9">
      <w:pPr>
        <w:spacing w:after="80"/>
      </w:pPr>
    </w:p>
    <w:p w14:paraId="1EC2A838" w14:textId="77777777" w:rsidR="009E73F9" w:rsidRDefault="00000000">
      <w:pPr>
        <w:spacing w:after="120"/>
      </w:pPr>
      <w:r>
        <w:rPr>
          <w:b/>
          <w:bCs/>
        </w:rPr>
        <w:t>Acceptance Criteria:</w:t>
      </w:r>
    </w:p>
    <w:p w14:paraId="2CBC3D91" w14:textId="77777777" w:rsidR="009E73F9" w:rsidRDefault="00000000">
      <w:pPr>
        <w:pStyle w:val="ListParagraph"/>
        <w:numPr>
          <w:ilvl w:val="0"/>
          <w:numId w:val="2"/>
        </w:numPr>
        <w:spacing w:after="60"/>
      </w:pPr>
      <w:r>
        <w:t>AC-15.16.1: All guest-facing labels use 'Guests' (not 'Customers').</w:t>
      </w:r>
    </w:p>
    <w:p w14:paraId="4C92B99E" w14:textId="77777777" w:rsidR="009E73F9" w:rsidRDefault="00000000">
      <w:pPr>
        <w:pStyle w:val="ListParagraph"/>
        <w:numPr>
          <w:ilvl w:val="0"/>
          <w:numId w:val="2"/>
        </w:numPr>
        <w:spacing w:after="60"/>
      </w:pPr>
      <w:r>
        <w:t>AC-15.16.2: Spot/Ticket terminology matches the Drop price (free = spot, paid = ticket).</w:t>
      </w:r>
    </w:p>
    <w:p w14:paraId="33E7C95A" w14:textId="77777777" w:rsidR="009E73F9" w:rsidRDefault="00000000">
      <w:pPr>
        <w:pStyle w:val="ListParagraph"/>
        <w:numPr>
          <w:ilvl w:val="0"/>
          <w:numId w:val="2"/>
        </w:numPr>
        <w:spacing w:after="60"/>
      </w:pPr>
      <w:r>
        <w:t>AC-15.16.3: Email is hidden in list views and shown only in detail modals.</w:t>
      </w:r>
    </w:p>
    <w:p w14:paraId="5E244B33" w14:textId="77777777" w:rsidR="009E73F9" w:rsidRDefault="00000000">
      <w:r>
        <w:lastRenderedPageBreak/>
        <w:br w:type="page"/>
      </w:r>
    </w:p>
    <w:p w14:paraId="3165C4A3" w14:textId="77777777" w:rsidR="009E73F9" w:rsidRDefault="00000000">
      <w:pPr>
        <w:pStyle w:val="Heading1"/>
      </w:pPr>
      <w:bookmarkStart w:id="234" w:name="_Toc228879567"/>
      <w:r>
        <w:lastRenderedPageBreak/>
        <w:t>16. Handle System and Links</w:t>
      </w:r>
      <w:bookmarkEnd w:id="234"/>
    </w:p>
    <w:p w14:paraId="28356447" w14:textId="77777777" w:rsidR="009E73F9" w:rsidRDefault="00000000">
      <w:pPr>
        <w:spacing w:after="120"/>
      </w:pPr>
      <w:r>
        <w:t>The Handle System is the identity and link infrastructure that powers Nigh's URL structure, attribution tracking, and account identification. Handles are the public-facing identity for all accounts, and the link system ensures consistent, trackable, and secure access to Drops and accounts.</w:t>
      </w:r>
    </w:p>
    <w:p w14:paraId="2354C113" w14:textId="77777777" w:rsidR="009E73F9" w:rsidRDefault="009E73F9">
      <w:pPr>
        <w:spacing w:after="80"/>
      </w:pPr>
    </w:p>
    <w:p w14:paraId="057FC21C" w14:textId="77777777" w:rsidR="009E73F9" w:rsidRDefault="00000000">
      <w:pPr>
        <w:pStyle w:val="Heading2"/>
      </w:pPr>
      <w:bookmarkStart w:id="235" w:name="_Toc228879568"/>
      <w:r>
        <w:t>16.1 Handle Assignment</w:t>
      </w:r>
      <w:bookmarkEnd w:id="235"/>
    </w:p>
    <w:p w14:paraId="1146553C" w14:textId="77777777" w:rsidR="009E73F9" w:rsidRDefault="00000000">
      <w:pPr>
        <w:spacing w:after="120"/>
      </w:pPr>
      <w:r>
        <w:t>Handles are assigned during first account creation (phone OTP onboarding) and permanently locked to the verified phone number.</w:t>
      </w:r>
    </w:p>
    <w:p w14:paraId="5240A6F4" w14:textId="77777777" w:rsidR="009E73F9" w:rsidRDefault="009E73F9">
      <w:pPr>
        <w:spacing w:after="80"/>
      </w:pPr>
    </w:p>
    <w:p w14:paraId="1551B569" w14:textId="77777777" w:rsidR="009E73F9" w:rsidRDefault="00000000">
      <w:pPr>
        <w:spacing w:after="120"/>
      </w:pPr>
      <w:r>
        <w:rPr>
          <w:b/>
          <w:bCs/>
        </w:rPr>
        <w:t>Assignment Rules:</w:t>
      </w:r>
    </w:p>
    <w:p w14:paraId="7AA93DA8" w14:textId="77777777" w:rsidR="009E73F9" w:rsidRDefault="00000000">
      <w:pPr>
        <w:pStyle w:val="ListParagraph"/>
        <w:numPr>
          <w:ilvl w:val="0"/>
          <w:numId w:val="2"/>
        </w:numPr>
        <w:spacing w:after="60"/>
      </w:pPr>
      <w:r>
        <w:t>Handle is claimed at the moment of first account creation</w:t>
      </w:r>
    </w:p>
    <w:p w14:paraId="49AF3EEE" w14:textId="77777777" w:rsidR="009E73F9" w:rsidRDefault="00000000">
      <w:pPr>
        <w:pStyle w:val="ListParagraph"/>
        <w:numPr>
          <w:ilvl w:val="0"/>
          <w:numId w:val="2"/>
        </w:numPr>
        <w:spacing w:after="60"/>
      </w:pPr>
      <w:r>
        <w:t>Handle is locked to the phone number -- no other account can claim it</w:t>
      </w:r>
    </w:p>
    <w:p w14:paraId="630E15B0" w14:textId="77777777" w:rsidR="009E73F9" w:rsidRDefault="00000000">
      <w:pPr>
        <w:pStyle w:val="ListParagraph"/>
        <w:numPr>
          <w:ilvl w:val="0"/>
          <w:numId w:val="2"/>
        </w:numPr>
        <w:spacing w:after="60"/>
      </w:pPr>
      <w:r>
        <w:t>Handle format: @[alphanumeric] (specific format rules TBD)</w:t>
      </w:r>
    </w:p>
    <w:p w14:paraId="2E62E9FD" w14:textId="77777777" w:rsidR="009E73F9" w:rsidRDefault="009E73F9">
      <w:pPr>
        <w:spacing w:after="80"/>
      </w:pPr>
    </w:p>
    <w:p w14:paraId="23B75BB7" w14:textId="77777777" w:rsidR="009E73F9" w:rsidRDefault="00000000">
      <w:pPr>
        <w:spacing w:after="120"/>
      </w:pPr>
      <w:r>
        <w:rPr>
          <w:b/>
          <w:bCs/>
        </w:rPr>
        <w:t>Pro Account Activation:</w:t>
      </w:r>
    </w:p>
    <w:p w14:paraId="4C4635ED" w14:textId="77777777" w:rsidR="009E73F9" w:rsidRDefault="00000000">
      <w:pPr>
        <w:spacing w:after="120"/>
      </w:pPr>
      <w:r>
        <w:t>When a user with an existing personal account activates a Pro (business) account, the system recognizes their existing handle and offers one-tap confirmation. The user does not need to manually re-enter their handle.</w:t>
      </w:r>
    </w:p>
    <w:p w14:paraId="3C8F92A6" w14:textId="77777777" w:rsidR="009E73F9" w:rsidRDefault="009E73F9">
      <w:pPr>
        <w:spacing w:after="80"/>
      </w:pPr>
    </w:p>
    <w:p w14:paraId="6AF9C411" w14:textId="77777777" w:rsidR="009E73F9" w:rsidRDefault="00000000">
      <w:pPr>
        <w:spacing w:after="120"/>
      </w:pPr>
      <w:r>
        <w:rPr>
          <w:b/>
          <w:bCs/>
        </w:rPr>
        <w:t>Acceptance Criteria:</w:t>
      </w:r>
    </w:p>
    <w:p w14:paraId="0AE3B13F" w14:textId="77777777" w:rsidR="009E73F9" w:rsidRDefault="00000000">
      <w:pPr>
        <w:pStyle w:val="ListParagraph"/>
        <w:numPr>
          <w:ilvl w:val="0"/>
          <w:numId w:val="2"/>
        </w:numPr>
        <w:spacing w:after="60"/>
      </w:pPr>
      <w:r>
        <w:t>AC-16.1.1: Handle is locked at first account creation and cannot be claimed by another account.</w:t>
      </w:r>
    </w:p>
    <w:p w14:paraId="5C13751C" w14:textId="77777777" w:rsidR="009E73F9" w:rsidRDefault="00000000">
      <w:pPr>
        <w:pStyle w:val="ListParagraph"/>
        <w:numPr>
          <w:ilvl w:val="0"/>
          <w:numId w:val="2"/>
        </w:numPr>
        <w:spacing w:after="60"/>
      </w:pPr>
      <w:r>
        <w:t>AC-16.1.2: Pro activation uses one-tap confirmation of existing handle. No manual entry required.</w:t>
      </w:r>
    </w:p>
    <w:p w14:paraId="718087FD" w14:textId="77777777" w:rsidR="009E73F9" w:rsidRDefault="009E73F9">
      <w:pPr>
        <w:spacing w:after="80"/>
      </w:pPr>
    </w:p>
    <w:p w14:paraId="6AEDE66D" w14:textId="77777777" w:rsidR="009E73F9" w:rsidRDefault="00000000">
      <w:pPr>
        <w:pStyle w:val="Heading2"/>
      </w:pPr>
      <w:bookmarkStart w:id="236" w:name="_Toc228879569"/>
      <w:r>
        <w:t>16.2 Handle Uniqueness</w:t>
      </w:r>
      <w:bookmarkEnd w:id="236"/>
    </w:p>
    <w:p w14:paraId="43ADC4A1" w14:textId="77777777" w:rsidR="009E73F9" w:rsidRDefault="00000000">
      <w:pPr>
        <w:spacing w:after="120"/>
      </w:pPr>
      <w:r>
        <w:t>Handles are globally unique across all account types (personal, business, enterprise).</w:t>
      </w:r>
    </w:p>
    <w:p w14:paraId="7C5D3704" w14:textId="77777777" w:rsidR="009E73F9" w:rsidRDefault="009E73F9">
      <w:pPr>
        <w:spacing w:after="80"/>
      </w:pPr>
    </w:p>
    <w:p w14:paraId="1F148F30" w14:textId="77777777" w:rsidR="009E73F9" w:rsidRDefault="00000000">
      <w:pPr>
        <w:spacing w:after="120"/>
      </w:pPr>
      <w:r>
        <w:rPr>
          <w:b/>
          <w:bCs/>
        </w:rPr>
        <w:t>Exception:</w:t>
      </w:r>
    </w:p>
    <w:p w14:paraId="72C5EC24" w14:textId="77777777" w:rsidR="009E73F9" w:rsidRDefault="00000000">
      <w:pPr>
        <w:spacing w:after="120"/>
      </w:pPr>
      <w:r>
        <w:t>One twinned personal + business account may share the same handle. This is allowed only when both accounts are owned and verified by the same person. This is the only case where two accounts share a handle.</w:t>
      </w:r>
    </w:p>
    <w:p w14:paraId="2E011AC3" w14:textId="77777777" w:rsidR="009E73F9" w:rsidRDefault="009E73F9">
      <w:pPr>
        <w:spacing w:after="80"/>
      </w:pPr>
    </w:p>
    <w:p w14:paraId="7B6C8413" w14:textId="77777777" w:rsidR="009E73F9" w:rsidRDefault="00000000">
      <w:pPr>
        <w:spacing w:after="120"/>
      </w:pPr>
      <w:r>
        <w:rPr>
          <w:b/>
          <w:bCs/>
        </w:rPr>
        <w:t>Acceptance Criteria:</w:t>
      </w:r>
    </w:p>
    <w:p w14:paraId="0D13D9EC" w14:textId="77777777" w:rsidR="009E73F9" w:rsidRDefault="00000000">
      <w:pPr>
        <w:pStyle w:val="ListParagraph"/>
        <w:numPr>
          <w:ilvl w:val="0"/>
          <w:numId w:val="2"/>
        </w:numPr>
        <w:spacing w:after="60"/>
      </w:pPr>
      <w:r>
        <w:t>AC-16.2.1: Handle uniqueness is enforced at creation and any transfer/change.</w:t>
      </w:r>
    </w:p>
    <w:p w14:paraId="4D9BE05D" w14:textId="77777777" w:rsidR="009E73F9" w:rsidRDefault="00000000">
      <w:pPr>
        <w:pStyle w:val="ListParagraph"/>
        <w:numPr>
          <w:ilvl w:val="0"/>
          <w:numId w:val="2"/>
        </w:numPr>
        <w:spacing w:after="60"/>
      </w:pPr>
      <w:r>
        <w:t>AC-16.2.2: The only exception is a twinned personal + business pair owned by the same verified person.</w:t>
      </w:r>
    </w:p>
    <w:p w14:paraId="6FFB4160" w14:textId="77777777" w:rsidR="009E73F9" w:rsidRDefault="009E73F9">
      <w:pPr>
        <w:spacing w:after="80"/>
      </w:pPr>
    </w:p>
    <w:p w14:paraId="1507E7CE" w14:textId="77777777" w:rsidR="009E73F9" w:rsidRDefault="00000000">
      <w:pPr>
        <w:pStyle w:val="Heading2"/>
      </w:pPr>
      <w:bookmarkStart w:id="237" w:name="_Toc228879570"/>
      <w:r>
        <w:t>16.3 Handle Transfer</w:t>
      </w:r>
      <w:bookmarkEnd w:id="237"/>
    </w:p>
    <w:p w14:paraId="6B547AE9" w14:textId="77777777" w:rsidR="009E73F9" w:rsidRDefault="00000000">
      <w:pPr>
        <w:spacing w:after="120"/>
      </w:pPr>
      <w:r>
        <w:t>Handles can be transferred between accounts under specific conditions.</w:t>
      </w:r>
    </w:p>
    <w:p w14:paraId="22FC3BE0" w14:textId="77777777" w:rsidR="009E73F9" w:rsidRDefault="009E73F9">
      <w:pPr>
        <w:spacing w:after="80"/>
      </w:pPr>
    </w:p>
    <w:p w14:paraId="4191C42F" w14:textId="77777777" w:rsidR="009E73F9" w:rsidRDefault="00000000">
      <w:pPr>
        <w:spacing w:after="120"/>
      </w:pPr>
      <w:r>
        <w:rPr>
          <w:b/>
          <w:bCs/>
        </w:rPr>
        <w:t>Transfer Conditions:</w:t>
      </w:r>
    </w:p>
    <w:p w14:paraId="102027AD" w14:textId="77777777" w:rsidR="009E73F9" w:rsidRDefault="00000000">
      <w:pPr>
        <w:pStyle w:val="ListParagraph"/>
        <w:numPr>
          <w:ilvl w:val="0"/>
          <w:numId w:val="2"/>
        </w:numPr>
        <w:spacing w:after="60"/>
      </w:pPr>
      <w:r>
        <w:t>Both accounts must be owned by the same person</w:t>
      </w:r>
    </w:p>
    <w:p w14:paraId="3C9EE134" w14:textId="77777777" w:rsidR="009E73F9" w:rsidRDefault="00000000">
      <w:pPr>
        <w:pStyle w:val="ListParagraph"/>
        <w:numPr>
          <w:ilvl w:val="0"/>
          <w:numId w:val="2"/>
        </w:numPr>
        <w:spacing w:after="60"/>
      </w:pPr>
      <w:r>
        <w:t>No Live Drops on either account (transfer blocked if Live Drops exist)</w:t>
      </w:r>
    </w:p>
    <w:p w14:paraId="36325B10" w14:textId="77777777" w:rsidR="009E73F9" w:rsidRDefault="00000000">
      <w:pPr>
        <w:pStyle w:val="ListParagraph"/>
        <w:numPr>
          <w:ilvl w:val="0"/>
          <w:numId w:val="2"/>
        </w:numPr>
        <w:spacing w:after="60"/>
      </w:pPr>
      <w:r>
        <w:t>If a twinned business account shares the handle, that business must change its handle first</w:t>
      </w:r>
    </w:p>
    <w:p w14:paraId="44DC401E" w14:textId="77777777" w:rsidR="009E73F9" w:rsidRDefault="009E73F9">
      <w:pPr>
        <w:spacing w:after="80"/>
      </w:pPr>
    </w:p>
    <w:p w14:paraId="5094876E" w14:textId="77777777" w:rsidR="009E73F9" w:rsidRDefault="00000000">
      <w:pPr>
        <w:spacing w:after="120"/>
      </w:pPr>
      <w:r>
        <w:rPr>
          <w:b/>
          <w:bCs/>
        </w:rPr>
        <w:t>Transfer Flow:</w:t>
      </w:r>
    </w:p>
    <w:p w14:paraId="6D1C5A34" w14:textId="77777777" w:rsidR="009E73F9" w:rsidRDefault="00000000">
      <w:pPr>
        <w:pStyle w:val="ListParagraph"/>
        <w:numPr>
          <w:ilvl w:val="0"/>
          <w:numId w:val="2"/>
        </w:numPr>
        <w:spacing w:after="60"/>
      </w:pPr>
      <w:r>
        <w:rPr>
          <w:b/>
          <w:bCs/>
        </w:rPr>
        <w:t xml:space="preserve">Step 1: </w:t>
      </w:r>
      <w:r>
        <w:t>Account A (current holder) initiates transfer.</w:t>
      </w:r>
    </w:p>
    <w:p w14:paraId="73BD7586" w14:textId="77777777" w:rsidR="009E73F9" w:rsidRDefault="00000000">
      <w:pPr>
        <w:pStyle w:val="ListParagraph"/>
        <w:numPr>
          <w:ilvl w:val="0"/>
          <w:numId w:val="2"/>
        </w:numPr>
        <w:spacing w:after="60"/>
      </w:pPr>
      <w:r>
        <w:rPr>
          <w:b/>
          <w:bCs/>
        </w:rPr>
        <w:t xml:space="preserve">Step 2: </w:t>
      </w:r>
      <w:r>
        <w:t>Transfer enters Pending state.</w:t>
      </w:r>
    </w:p>
    <w:p w14:paraId="46528074" w14:textId="77777777" w:rsidR="009E73F9" w:rsidRDefault="00000000">
      <w:pPr>
        <w:pStyle w:val="ListParagraph"/>
        <w:numPr>
          <w:ilvl w:val="0"/>
          <w:numId w:val="2"/>
        </w:numPr>
        <w:spacing w:after="60"/>
      </w:pPr>
      <w:r>
        <w:rPr>
          <w:b/>
          <w:bCs/>
        </w:rPr>
        <w:t xml:space="preserve">Step 3: </w:t>
      </w:r>
      <w:r>
        <w:t>Account B accepts or declines.</w:t>
      </w:r>
    </w:p>
    <w:p w14:paraId="6616B5D5" w14:textId="77777777" w:rsidR="009E73F9" w:rsidRDefault="00000000">
      <w:pPr>
        <w:pStyle w:val="ListParagraph"/>
        <w:numPr>
          <w:ilvl w:val="0"/>
          <w:numId w:val="2"/>
        </w:numPr>
        <w:spacing w:after="60"/>
      </w:pPr>
      <w:r>
        <w:rPr>
          <w:b/>
          <w:bCs/>
        </w:rPr>
        <w:t xml:space="preserve">Step 4: </w:t>
      </w:r>
      <w:r>
        <w:t>If accepted, handle ownership moves to Account B. Account A must select a new handle.</w:t>
      </w:r>
    </w:p>
    <w:p w14:paraId="104AA877" w14:textId="77777777" w:rsidR="009E73F9" w:rsidRDefault="009E73F9">
      <w:pPr>
        <w:spacing w:after="80"/>
      </w:pPr>
    </w:p>
    <w:p w14:paraId="1B2D88EB" w14:textId="77777777" w:rsidR="009E73F9" w:rsidRDefault="00000000">
      <w:pPr>
        <w:spacing w:after="120"/>
      </w:pPr>
      <w:r>
        <w:rPr>
          <w:b/>
          <w:bCs/>
        </w:rPr>
        <w:t>During Transfer:</w:t>
      </w:r>
    </w:p>
    <w:p w14:paraId="3CEA4EE0" w14:textId="77777777" w:rsidR="009E73F9" w:rsidRDefault="00000000">
      <w:pPr>
        <w:pStyle w:val="ListParagraph"/>
        <w:numPr>
          <w:ilvl w:val="0"/>
          <w:numId w:val="2"/>
        </w:numPr>
        <w:spacing w:after="60"/>
      </w:pPr>
      <w:r>
        <w:t>Account A can cancel the pending transfer at any time</w:t>
      </w:r>
    </w:p>
    <w:p w14:paraId="03E0C75D" w14:textId="77777777" w:rsidR="009E73F9" w:rsidRDefault="00000000">
      <w:pPr>
        <w:pStyle w:val="ListParagraph"/>
        <w:numPr>
          <w:ilvl w:val="0"/>
          <w:numId w:val="2"/>
        </w:numPr>
        <w:spacing w:after="60"/>
      </w:pPr>
      <w:r>
        <w:t>No cooling-off period (transfer completes immediately upon acceptance)</w:t>
      </w:r>
    </w:p>
    <w:p w14:paraId="614CE20C" w14:textId="77777777" w:rsidR="009E73F9" w:rsidRDefault="00000000">
      <w:pPr>
        <w:pStyle w:val="ListParagraph"/>
        <w:numPr>
          <w:ilvl w:val="0"/>
          <w:numId w:val="2"/>
        </w:numPr>
        <w:spacing w:after="60"/>
      </w:pPr>
      <w:r>
        <w:t>Scheduled Drops are placed On Hold during the pending transfer period</w:t>
      </w:r>
    </w:p>
    <w:p w14:paraId="5D88C717" w14:textId="77777777" w:rsidR="009E73F9" w:rsidRDefault="00000000">
      <w:pPr>
        <w:pStyle w:val="ListParagraph"/>
        <w:numPr>
          <w:ilvl w:val="0"/>
          <w:numId w:val="2"/>
        </w:numPr>
        <w:spacing w:after="60"/>
      </w:pPr>
      <w:r>
        <w:t>On Hold Drops resume normally when the transfer is resolved (accepted or canceled)</w:t>
      </w:r>
    </w:p>
    <w:p w14:paraId="634AAA4D" w14:textId="77777777" w:rsidR="009E73F9" w:rsidRDefault="009E73F9">
      <w:pPr>
        <w:spacing w:after="80"/>
      </w:pPr>
    </w:p>
    <w:p w14:paraId="427429DC" w14:textId="77777777" w:rsidR="009E73F9" w:rsidRDefault="00000000">
      <w:pPr>
        <w:spacing w:after="120"/>
      </w:pPr>
      <w:r>
        <w:rPr>
          <w:b/>
          <w:bCs/>
        </w:rPr>
        <w:t>Role Restriction:</w:t>
      </w:r>
    </w:p>
    <w:p w14:paraId="7D76A73F" w14:textId="77777777" w:rsidR="009E73F9" w:rsidRDefault="00000000">
      <w:pPr>
        <w:pStyle w:val="ListParagraph"/>
        <w:numPr>
          <w:ilvl w:val="0"/>
          <w:numId w:val="2"/>
        </w:numPr>
        <w:spacing w:after="60"/>
      </w:pPr>
      <w:r>
        <w:t>Only the Owner (Super Admin) role can initiate or accept a handle transfer</w:t>
      </w:r>
    </w:p>
    <w:p w14:paraId="4BFB2348" w14:textId="77777777" w:rsidR="009E73F9" w:rsidRDefault="009E73F9">
      <w:pPr>
        <w:spacing w:after="80"/>
      </w:pPr>
    </w:p>
    <w:p w14:paraId="7C8563AF" w14:textId="77777777" w:rsidR="009E73F9" w:rsidRDefault="00000000">
      <w:pPr>
        <w:spacing w:after="120"/>
      </w:pPr>
      <w:r>
        <w:rPr>
          <w:b/>
          <w:bCs/>
        </w:rPr>
        <w:t>Old URLs:</w:t>
      </w:r>
    </w:p>
    <w:p w14:paraId="244E2B4F" w14:textId="77777777" w:rsidR="009E73F9" w:rsidRDefault="00000000">
      <w:pPr>
        <w:pStyle w:val="ListParagraph"/>
        <w:numPr>
          <w:ilvl w:val="0"/>
          <w:numId w:val="2"/>
        </w:numPr>
        <w:spacing w:after="60"/>
      </w:pPr>
      <w:r>
        <w:t>Old handle-based URLs redirect to the new handle's location</w:t>
      </w:r>
    </w:p>
    <w:p w14:paraId="65E03D67" w14:textId="77777777" w:rsidR="009E73F9" w:rsidRDefault="009E73F9">
      <w:pPr>
        <w:spacing w:after="80"/>
      </w:pPr>
    </w:p>
    <w:p w14:paraId="66A09219" w14:textId="77777777" w:rsidR="009E73F9" w:rsidRDefault="00000000">
      <w:pPr>
        <w:spacing w:after="120"/>
      </w:pPr>
      <w:r>
        <w:rPr>
          <w:b/>
          <w:bCs/>
        </w:rPr>
        <w:t>Acceptance Criteria:</w:t>
      </w:r>
    </w:p>
    <w:p w14:paraId="3911C8B0" w14:textId="77777777" w:rsidR="009E73F9" w:rsidRDefault="00000000">
      <w:pPr>
        <w:pStyle w:val="ListParagraph"/>
        <w:numPr>
          <w:ilvl w:val="0"/>
          <w:numId w:val="2"/>
        </w:numPr>
        <w:spacing w:after="60"/>
      </w:pPr>
      <w:r>
        <w:t>AC-16.3.1: Transfer is blocked if either account has Live Drops.</w:t>
      </w:r>
    </w:p>
    <w:p w14:paraId="7A4CC839" w14:textId="77777777" w:rsidR="009E73F9" w:rsidRDefault="00000000">
      <w:pPr>
        <w:pStyle w:val="ListParagraph"/>
        <w:numPr>
          <w:ilvl w:val="0"/>
          <w:numId w:val="2"/>
        </w:numPr>
        <w:spacing w:after="60"/>
      </w:pPr>
      <w:r>
        <w:t>AC-16.3.2: Scheduled Drops are placed On Hold during pending transfer.</w:t>
      </w:r>
    </w:p>
    <w:p w14:paraId="6EAA2D10" w14:textId="77777777" w:rsidR="009E73F9" w:rsidRDefault="00000000">
      <w:pPr>
        <w:pStyle w:val="ListParagraph"/>
        <w:numPr>
          <w:ilvl w:val="0"/>
          <w:numId w:val="2"/>
        </w:numPr>
        <w:spacing w:after="60"/>
      </w:pPr>
      <w:r>
        <w:t>AC-16.3.3: Only the Owner role can initiate or accept transfers.</w:t>
      </w:r>
    </w:p>
    <w:p w14:paraId="118FB07B" w14:textId="77777777" w:rsidR="009E73F9" w:rsidRDefault="00000000">
      <w:pPr>
        <w:pStyle w:val="ListParagraph"/>
        <w:numPr>
          <w:ilvl w:val="0"/>
          <w:numId w:val="2"/>
        </w:numPr>
        <w:spacing w:after="60"/>
      </w:pPr>
      <w:r>
        <w:t>AC-16.3.4: Old handle-based URLs redirect to the new handle's destination.</w:t>
      </w:r>
    </w:p>
    <w:p w14:paraId="5072274A" w14:textId="77777777" w:rsidR="009E73F9" w:rsidRDefault="009E73F9">
      <w:pPr>
        <w:spacing w:after="80"/>
      </w:pPr>
    </w:p>
    <w:p w14:paraId="465A1C19" w14:textId="77777777" w:rsidR="009E73F9" w:rsidRDefault="00000000">
      <w:pPr>
        <w:pStyle w:val="Heading2"/>
      </w:pPr>
      <w:bookmarkStart w:id="238" w:name="_Toc228879571"/>
      <w:r>
        <w:t>16.4 Canonical Drop Link</w:t>
      </w:r>
      <w:bookmarkEnd w:id="238"/>
    </w:p>
    <w:p w14:paraId="09F4B93C" w14:textId="77777777" w:rsidR="009E73F9" w:rsidRDefault="00000000">
      <w:pPr>
        <w:spacing w:after="120"/>
      </w:pPr>
      <w:r>
        <w:t>Every Drop has exactly one canonical link that serves as its permanent, primary URL.</w:t>
      </w:r>
    </w:p>
    <w:p w14:paraId="0C72F796" w14:textId="77777777" w:rsidR="009E73F9" w:rsidRDefault="009E73F9">
      <w:pPr>
        <w:spacing w:after="80"/>
      </w:pPr>
    </w:p>
    <w:p w14:paraId="3190DF3A" w14:textId="77777777" w:rsidR="009E73F9" w:rsidRDefault="00000000">
      <w:pPr>
        <w:spacing w:after="120"/>
      </w:pPr>
      <w:r>
        <w:rPr>
          <w:b/>
          <w:bCs/>
        </w:rPr>
        <w:t>Format:</w:t>
      </w:r>
    </w:p>
    <w:p w14:paraId="1DD09495" w14:textId="77777777" w:rsidR="009E73F9" w:rsidRDefault="00000000">
      <w:pPr>
        <w:spacing w:after="120"/>
      </w:pPr>
      <w:r>
        <w:t>nigh.com/d/[DropCode]</w:t>
      </w:r>
    </w:p>
    <w:p w14:paraId="65E0C9CE" w14:textId="77777777" w:rsidR="009E73F9" w:rsidRDefault="009E73F9">
      <w:pPr>
        <w:spacing w:after="80"/>
      </w:pPr>
    </w:p>
    <w:p w14:paraId="7BAACE15" w14:textId="77777777" w:rsidR="009E73F9" w:rsidRDefault="00000000">
      <w:pPr>
        <w:spacing w:after="120"/>
      </w:pPr>
      <w:r>
        <w:rPr>
          <w:b/>
          <w:bCs/>
        </w:rPr>
        <w:t>Properties:</w:t>
      </w:r>
    </w:p>
    <w:p w14:paraId="62B0EB32" w14:textId="77777777" w:rsidR="009E73F9" w:rsidRDefault="00000000">
      <w:pPr>
        <w:pStyle w:val="ListParagraph"/>
        <w:numPr>
          <w:ilvl w:val="0"/>
          <w:numId w:val="2"/>
        </w:numPr>
        <w:spacing w:after="60"/>
      </w:pPr>
      <w:r>
        <w:t>Works cross-platform (iOS, Android, web)</w:t>
      </w:r>
    </w:p>
    <w:p w14:paraId="383BC8D6" w14:textId="77777777" w:rsidR="009E73F9" w:rsidRDefault="00000000">
      <w:pPr>
        <w:pStyle w:val="ListParagraph"/>
        <w:numPr>
          <w:ilvl w:val="0"/>
          <w:numId w:val="2"/>
        </w:numPr>
        <w:spacing w:after="60"/>
      </w:pPr>
      <w:r>
        <w:t>Deep linking preserved through install flow</w:t>
      </w:r>
    </w:p>
    <w:p w14:paraId="68949441" w14:textId="77777777" w:rsidR="009E73F9" w:rsidRDefault="00000000">
      <w:pPr>
        <w:pStyle w:val="ListParagraph"/>
        <w:numPr>
          <w:ilvl w:val="0"/>
          <w:numId w:val="2"/>
        </w:numPr>
        <w:spacing w:after="60"/>
      </w:pPr>
      <w:r>
        <w:t>DropCode is a random alphanumeric string (not sequential, minimum 6-8 character entropy)</w:t>
      </w:r>
    </w:p>
    <w:p w14:paraId="27086BA3" w14:textId="77777777" w:rsidR="009E73F9" w:rsidRDefault="009E73F9">
      <w:pPr>
        <w:spacing w:after="80"/>
      </w:pPr>
    </w:p>
    <w:p w14:paraId="091626E2" w14:textId="77777777" w:rsidR="009E73F9" w:rsidRDefault="00000000">
      <w:pPr>
        <w:spacing w:after="120"/>
      </w:pPr>
      <w:r>
        <w:rPr>
          <w:b/>
          <w:bCs/>
        </w:rPr>
        <w:t>Acceptance Criteria:</w:t>
      </w:r>
    </w:p>
    <w:p w14:paraId="31DE5756" w14:textId="77777777" w:rsidR="009E73F9" w:rsidRDefault="00000000">
      <w:pPr>
        <w:pStyle w:val="ListParagraph"/>
        <w:numPr>
          <w:ilvl w:val="0"/>
          <w:numId w:val="2"/>
        </w:numPr>
        <w:spacing w:after="60"/>
      </w:pPr>
      <w:r>
        <w:t>AC-16.4.1: Every Drop has exactly one canonical link.</w:t>
      </w:r>
    </w:p>
    <w:p w14:paraId="39C950AA" w14:textId="77777777" w:rsidR="009E73F9" w:rsidRDefault="00000000">
      <w:pPr>
        <w:pStyle w:val="ListParagraph"/>
        <w:numPr>
          <w:ilvl w:val="0"/>
          <w:numId w:val="2"/>
        </w:numPr>
        <w:spacing w:after="60"/>
      </w:pPr>
      <w:r>
        <w:t>AC-16.4.2: Canonical link works on iOS, Android, and web.</w:t>
      </w:r>
    </w:p>
    <w:p w14:paraId="7B285C1A" w14:textId="77777777" w:rsidR="009E73F9" w:rsidRDefault="00000000">
      <w:pPr>
        <w:pStyle w:val="ListParagraph"/>
        <w:numPr>
          <w:ilvl w:val="0"/>
          <w:numId w:val="2"/>
        </w:numPr>
        <w:spacing w:after="60"/>
      </w:pPr>
      <w:r>
        <w:t>AC-16.4.3: Deep linking is preserved through app install flow.</w:t>
      </w:r>
    </w:p>
    <w:p w14:paraId="5662432F" w14:textId="77777777" w:rsidR="009E73F9" w:rsidRDefault="009E73F9">
      <w:pPr>
        <w:spacing w:after="80"/>
      </w:pPr>
    </w:p>
    <w:p w14:paraId="12B857F1" w14:textId="77777777" w:rsidR="009E73F9" w:rsidRDefault="00000000">
      <w:pPr>
        <w:pStyle w:val="Heading2"/>
      </w:pPr>
      <w:bookmarkStart w:id="239" w:name="_Toc228879572"/>
      <w:r>
        <w:t>16.5 Attribution Links</w:t>
      </w:r>
      <w:bookmarkEnd w:id="239"/>
    </w:p>
    <w:p w14:paraId="45126150" w14:textId="77777777" w:rsidR="009E73F9" w:rsidRDefault="00000000">
      <w:pPr>
        <w:spacing w:after="120"/>
      </w:pPr>
      <w:r>
        <w:t>Attribution links encode the sharer's identity in the URL path for tracking purposes.</w:t>
      </w:r>
    </w:p>
    <w:p w14:paraId="6D2C0CB5" w14:textId="77777777" w:rsidR="009E73F9" w:rsidRDefault="009E73F9">
      <w:pPr>
        <w:spacing w:after="80"/>
      </w:pPr>
    </w:p>
    <w:p w14:paraId="4DF06301" w14:textId="77777777" w:rsidR="009E73F9" w:rsidRDefault="00000000">
      <w:pPr>
        <w:spacing w:after="120"/>
      </w:pPr>
      <w:r>
        <w:rPr>
          <w:b/>
          <w:bCs/>
        </w:rPr>
        <w:t>Link Formats by Role: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1961BB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302BE" w14:textId="77777777" w:rsidR="009E73F9" w:rsidRDefault="00000000">
            <w:r>
              <w:rPr>
                <w:b/>
                <w:bCs/>
                <w:sz w:val="20"/>
                <w:szCs w:val="20"/>
              </w:rPr>
              <w:t>Role</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5D03A5" w14:textId="77777777" w:rsidR="009E73F9" w:rsidRDefault="00000000">
            <w:r>
              <w:rPr>
                <w:b/>
                <w:bCs/>
                <w:sz w:val="20"/>
                <w:szCs w:val="20"/>
              </w:rPr>
              <w:t>Format</w:t>
            </w:r>
          </w:p>
        </w:tc>
      </w:tr>
      <w:tr w:rsidR="009E73F9" w14:paraId="35513F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0EED7" w14:textId="77777777" w:rsidR="009E73F9" w:rsidRDefault="00000000">
            <w:r>
              <w:rPr>
                <w:sz w:val="20"/>
                <w:szCs w:val="20"/>
              </w:rPr>
              <w:t>Host</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79AF9" w14:textId="77777777" w:rsidR="009E73F9" w:rsidRDefault="00000000">
            <w:r>
              <w:rPr>
                <w:sz w:val="20"/>
                <w:szCs w:val="20"/>
              </w:rPr>
              <w:t>drop.nigh.com/[hostHandle]/[shareToken]</w:t>
            </w:r>
          </w:p>
        </w:tc>
      </w:tr>
      <w:tr w:rsidR="009E73F9" w14:paraId="398258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7041D" w14:textId="77777777" w:rsidR="009E73F9" w:rsidRDefault="00000000">
            <w:r>
              <w:rPr>
                <w:sz w:val="20"/>
                <w:szCs w:val="20"/>
              </w:rPr>
              <w:t>Partner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586D4" w14:textId="77777777" w:rsidR="009E73F9" w:rsidRDefault="00000000">
            <w:r>
              <w:rPr>
                <w:sz w:val="20"/>
                <w:szCs w:val="20"/>
              </w:rPr>
              <w:t>drop.nigh.com/[partnerHandle]/[shareToken]</w:t>
            </w:r>
          </w:p>
        </w:tc>
      </w:tr>
      <w:tr w:rsidR="009E73F9" w14:paraId="62D5FE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CEA5A" w14:textId="77777777" w:rsidR="009E73F9" w:rsidRDefault="00000000">
            <w:r>
              <w:rPr>
                <w:sz w:val="20"/>
                <w:szCs w:val="20"/>
              </w:rPr>
              <w:t>Consumer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775FC" w14:textId="77777777" w:rsidR="009E73F9" w:rsidRDefault="00000000">
            <w:r>
              <w:rPr>
                <w:sz w:val="20"/>
                <w:szCs w:val="20"/>
              </w:rPr>
              <w:t>drop.nigh.com/[userHandle]/[shareToken]</w:t>
            </w:r>
          </w:p>
        </w:tc>
      </w:tr>
    </w:tbl>
    <w:p w14:paraId="4695C479" w14:textId="77777777" w:rsidR="009E73F9" w:rsidRDefault="009E73F9">
      <w:pPr>
        <w:spacing w:after="80"/>
      </w:pPr>
    </w:p>
    <w:p w14:paraId="7A9F1DF6" w14:textId="77777777" w:rsidR="009E73F9" w:rsidRDefault="00000000">
      <w:pPr>
        <w:spacing w:after="120"/>
      </w:pPr>
      <w:r>
        <w:rPr>
          <w:b/>
          <w:bCs/>
        </w:rPr>
        <w:t>Attribution Rules:</w:t>
      </w:r>
    </w:p>
    <w:p w14:paraId="454D5590" w14:textId="77777777" w:rsidR="009E73F9" w:rsidRDefault="00000000">
      <w:pPr>
        <w:pStyle w:val="ListParagraph"/>
        <w:numPr>
          <w:ilvl w:val="0"/>
          <w:numId w:val="2"/>
        </w:numPr>
        <w:spacing w:after="60"/>
      </w:pPr>
      <w:r>
        <w:t>Last-click attribution model in v1</w:t>
      </w:r>
    </w:p>
    <w:p w14:paraId="42D83E11" w14:textId="77777777" w:rsidR="009E73F9" w:rsidRDefault="00000000">
      <w:pPr>
        <w:pStyle w:val="ListParagraph"/>
        <w:numPr>
          <w:ilvl w:val="0"/>
          <w:numId w:val="2"/>
        </w:numPr>
        <w:spacing w:after="60"/>
      </w:pPr>
      <w:r>
        <w:t>Attribution is resolved at reservation time (not at click time)</w:t>
      </w:r>
    </w:p>
    <w:p w14:paraId="7CD1FA53" w14:textId="77777777" w:rsidR="009E73F9" w:rsidRDefault="00000000">
      <w:pPr>
        <w:pStyle w:val="ListParagraph"/>
        <w:numPr>
          <w:ilvl w:val="0"/>
          <w:numId w:val="2"/>
        </w:numPr>
        <w:spacing w:after="60"/>
      </w:pPr>
      <w:r>
        <w:t>Attribution record is immutable once stored on the reservation</w:t>
      </w:r>
    </w:p>
    <w:p w14:paraId="1E7D2E6D" w14:textId="77777777" w:rsidR="009E73F9" w:rsidRDefault="00000000">
      <w:pPr>
        <w:pStyle w:val="ListParagraph"/>
        <w:numPr>
          <w:ilvl w:val="0"/>
          <w:numId w:val="2"/>
        </w:numPr>
        <w:spacing w:after="60"/>
      </w:pPr>
      <w:r>
        <w:t>Handle-based links resolve to the canonical DropCode internally</w:t>
      </w:r>
    </w:p>
    <w:p w14:paraId="436AD135" w14:textId="77777777" w:rsidR="009E73F9" w:rsidRDefault="009E73F9">
      <w:pPr>
        <w:spacing w:after="80"/>
      </w:pPr>
    </w:p>
    <w:p w14:paraId="73E8AE46" w14:textId="77777777" w:rsidR="009E73F9" w:rsidRDefault="00000000">
      <w:pPr>
        <w:spacing w:after="120"/>
      </w:pPr>
      <w:r>
        <w:rPr>
          <w:b/>
          <w:bCs/>
        </w:rPr>
        <w:t>Acceptance Criteria:</w:t>
      </w:r>
    </w:p>
    <w:p w14:paraId="4072B355" w14:textId="77777777" w:rsidR="009E73F9" w:rsidRDefault="00000000">
      <w:pPr>
        <w:pStyle w:val="ListParagraph"/>
        <w:numPr>
          <w:ilvl w:val="0"/>
          <w:numId w:val="2"/>
        </w:numPr>
        <w:spacing w:after="60"/>
      </w:pPr>
      <w:r>
        <w:t>AC-16.5.1: Handle-based attribution links resolve to the correct Drop via canonical DropCode.</w:t>
      </w:r>
    </w:p>
    <w:p w14:paraId="0B56A01F" w14:textId="77777777" w:rsidR="009E73F9" w:rsidRDefault="00000000">
      <w:pPr>
        <w:pStyle w:val="ListParagraph"/>
        <w:numPr>
          <w:ilvl w:val="0"/>
          <w:numId w:val="2"/>
        </w:numPr>
        <w:spacing w:after="60"/>
      </w:pPr>
      <w:r>
        <w:t>AC-16.5.2: Attribution is stored on the reservation record at creation time.</w:t>
      </w:r>
    </w:p>
    <w:p w14:paraId="15496961" w14:textId="77777777" w:rsidR="009E73F9" w:rsidRDefault="00000000">
      <w:pPr>
        <w:pStyle w:val="ListParagraph"/>
        <w:numPr>
          <w:ilvl w:val="0"/>
          <w:numId w:val="2"/>
        </w:numPr>
        <w:spacing w:after="60"/>
      </w:pPr>
      <w:r>
        <w:t>AC-16.5.3: Attribution is immutable after reservation creation.</w:t>
      </w:r>
    </w:p>
    <w:p w14:paraId="3C5C76D8" w14:textId="77777777" w:rsidR="009E73F9" w:rsidRDefault="009E73F9">
      <w:pPr>
        <w:spacing w:after="80"/>
      </w:pPr>
    </w:p>
    <w:p w14:paraId="424816AF" w14:textId="77777777" w:rsidR="009E73F9" w:rsidRDefault="00000000">
      <w:pPr>
        <w:pStyle w:val="Heading2"/>
      </w:pPr>
      <w:bookmarkStart w:id="240" w:name="_Toc228879573"/>
      <w:r>
        <w:t>16.6 Direct Offer Links (v1 Scope Note)</w:t>
      </w:r>
      <w:bookmarkEnd w:id="240"/>
    </w:p>
    <w:p w14:paraId="629B05B9" w14:textId="77777777" w:rsidR="009E73F9" w:rsidRDefault="00000000">
      <w:pPr>
        <w:spacing w:after="120"/>
      </w:pPr>
      <w:r>
        <w:lastRenderedPageBreak/>
        <w:t>Direct Offer Links are private reservation links tied to a specific phone number. They enable hosts to send targeted offers to specific individuals.</w:t>
      </w:r>
    </w:p>
    <w:p w14:paraId="7037755A" w14:textId="77777777" w:rsidR="009E73F9" w:rsidRDefault="009E73F9">
      <w:pPr>
        <w:spacing w:after="80"/>
      </w:pPr>
    </w:p>
    <w:p w14:paraId="1A9DF429" w14:textId="77777777" w:rsidR="009E73F9" w:rsidRDefault="00000000">
      <w:pPr>
        <w:spacing w:after="120"/>
      </w:pPr>
      <w:r>
        <w:rPr>
          <w:b/>
          <w:bCs/>
        </w:rPr>
        <w:t>Properties:</w:t>
      </w:r>
    </w:p>
    <w:p w14:paraId="38AC831D" w14:textId="77777777" w:rsidR="009E73F9" w:rsidRDefault="00000000">
      <w:pPr>
        <w:pStyle w:val="ListParagraph"/>
        <w:numPr>
          <w:ilvl w:val="0"/>
          <w:numId w:val="2"/>
        </w:numPr>
        <w:spacing w:after="60"/>
      </w:pPr>
      <w:r>
        <w:t>Tied to a specific phone number</w:t>
      </w:r>
    </w:p>
    <w:p w14:paraId="4D2ECE8B" w14:textId="77777777" w:rsidR="009E73F9" w:rsidRDefault="00000000">
      <w:pPr>
        <w:pStyle w:val="ListParagraph"/>
        <w:numPr>
          <w:ilvl w:val="0"/>
          <w:numId w:val="2"/>
        </w:numPr>
        <w:spacing w:after="60"/>
      </w:pPr>
      <w:r>
        <w:t>Standard ticket is generated upon reservation</w:t>
      </w:r>
    </w:p>
    <w:p w14:paraId="17B690A0" w14:textId="77777777" w:rsidR="009E73F9" w:rsidRDefault="00000000">
      <w:pPr>
        <w:pStyle w:val="ListParagraph"/>
        <w:numPr>
          <w:ilvl w:val="0"/>
          <w:numId w:val="2"/>
        </w:numPr>
        <w:spacing w:after="60"/>
      </w:pPr>
      <w:r>
        <w:t>Standard payment rules apply</w:t>
      </w:r>
    </w:p>
    <w:p w14:paraId="51D713B4" w14:textId="77777777" w:rsidR="009E73F9" w:rsidRDefault="00000000">
      <w:pPr>
        <w:pStyle w:val="ListParagraph"/>
        <w:numPr>
          <w:ilvl w:val="0"/>
          <w:numId w:val="2"/>
        </w:numPr>
        <w:spacing w:after="60"/>
      </w:pPr>
      <w:r>
        <w:t>Bypasses feed visibility (consumer does not need to follow the host)</w:t>
      </w:r>
    </w:p>
    <w:p w14:paraId="431BC877" w14:textId="77777777" w:rsidR="009E73F9" w:rsidRDefault="00000000">
      <w:pPr>
        <w:pStyle w:val="ListParagraph"/>
        <w:numPr>
          <w:ilvl w:val="0"/>
          <w:numId w:val="2"/>
        </w:numPr>
        <w:spacing w:after="60"/>
      </w:pPr>
      <w:r>
        <w:t>Does NOT bypass geo-fencing rules (when enabled in future)</w:t>
      </w:r>
    </w:p>
    <w:p w14:paraId="1BE66289" w14:textId="77777777" w:rsidR="009E73F9" w:rsidRDefault="00000000">
      <w:pPr>
        <w:pStyle w:val="ListParagraph"/>
        <w:numPr>
          <w:ilvl w:val="0"/>
          <w:numId w:val="2"/>
        </w:numPr>
        <w:spacing w:after="60"/>
      </w:pPr>
      <w:r>
        <w:t>Does NOT bypass Purchase Cutoff rules</w:t>
      </w:r>
    </w:p>
    <w:p w14:paraId="705EEB6C" w14:textId="77777777" w:rsidR="009E73F9" w:rsidRDefault="00000000">
      <w:pPr>
        <w:pStyle w:val="ListParagraph"/>
        <w:numPr>
          <w:ilvl w:val="0"/>
          <w:numId w:val="2"/>
        </w:numPr>
        <w:spacing w:after="60"/>
      </w:pPr>
      <w:r>
        <w:t>Does NOT bypass capacity limits</w:t>
      </w:r>
    </w:p>
    <w:p w14:paraId="047A7D48" w14:textId="77777777" w:rsidR="009E73F9" w:rsidRDefault="009E73F9">
      <w:pPr>
        <w:spacing w:after="80"/>
      </w:pPr>
    </w:p>
    <w:p w14:paraId="6A24EDF9" w14:textId="77777777" w:rsidR="009E73F9" w:rsidRDefault="00000000">
      <w:pPr>
        <w:spacing w:after="120"/>
      </w:pPr>
      <w:r>
        <w:rPr>
          <w:b/>
          <w:bCs/>
        </w:rPr>
        <w:t>Acceptance Criteria:</w:t>
      </w:r>
    </w:p>
    <w:p w14:paraId="25CA59DA" w14:textId="77777777" w:rsidR="009E73F9" w:rsidRDefault="00000000">
      <w:pPr>
        <w:pStyle w:val="ListParagraph"/>
        <w:numPr>
          <w:ilvl w:val="0"/>
          <w:numId w:val="2"/>
        </w:numPr>
        <w:spacing w:after="60"/>
      </w:pPr>
      <w:r>
        <w:t>AC-16.6.1: Direct Offer Links respect Drop state (Live required for reservation).</w:t>
      </w:r>
    </w:p>
    <w:p w14:paraId="5EE5C55A" w14:textId="77777777" w:rsidR="009E73F9" w:rsidRDefault="00000000">
      <w:pPr>
        <w:pStyle w:val="ListParagraph"/>
        <w:numPr>
          <w:ilvl w:val="0"/>
          <w:numId w:val="2"/>
        </w:numPr>
        <w:spacing w:after="60"/>
      </w:pPr>
      <w:r>
        <w:t>AC-16.6.2: Cannot bypass Purchase Cutoff or capacity limits.</w:t>
      </w:r>
    </w:p>
    <w:p w14:paraId="2FD100A3" w14:textId="77777777" w:rsidR="009E73F9" w:rsidRDefault="009E73F9">
      <w:pPr>
        <w:spacing w:after="80"/>
      </w:pPr>
    </w:p>
    <w:p w14:paraId="0012391F" w14:textId="77777777" w:rsidR="009E73F9" w:rsidRDefault="00000000">
      <w:pPr>
        <w:pStyle w:val="Heading2"/>
      </w:pPr>
      <w:bookmarkStart w:id="241" w:name="_Toc228879574"/>
      <w:r>
        <w:t>16.7 Drop QR Code</w:t>
      </w:r>
      <w:bookmarkEnd w:id="241"/>
    </w:p>
    <w:p w14:paraId="56260DD0" w14:textId="77777777" w:rsidR="009E73F9" w:rsidRDefault="00000000">
      <w:pPr>
        <w:spacing w:after="120"/>
      </w:pPr>
      <w:r>
        <w:t>Each Drop has a downloadable QR code that encodes the canonical link.</w:t>
      </w:r>
    </w:p>
    <w:p w14:paraId="0CECBD35" w14:textId="77777777" w:rsidR="009E73F9" w:rsidRDefault="009E73F9">
      <w:pPr>
        <w:spacing w:after="80"/>
      </w:pPr>
    </w:p>
    <w:p w14:paraId="712356CB" w14:textId="77777777" w:rsidR="009E73F9" w:rsidRDefault="00000000">
      <w:pPr>
        <w:spacing w:after="120"/>
      </w:pPr>
      <w:r>
        <w:rPr>
          <w:b/>
          <w:bCs/>
        </w:rPr>
        <w:t>Format:</w:t>
      </w:r>
    </w:p>
    <w:p w14:paraId="73C5A0F4" w14:textId="77777777" w:rsidR="009E73F9" w:rsidRDefault="00000000">
      <w:pPr>
        <w:pStyle w:val="ListParagraph"/>
        <w:numPr>
          <w:ilvl w:val="0"/>
          <w:numId w:val="2"/>
        </w:numPr>
        <w:spacing w:after="60"/>
      </w:pPr>
      <w:r>
        <w:t>Encodes: nigh.com/d/[DropCode]</w:t>
      </w:r>
    </w:p>
    <w:p w14:paraId="7FBCB08A" w14:textId="77777777" w:rsidR="009E73F9" w:rsidRDefault="00000000">
      <w:pPr>
        <w:pStyle w:val="ListParagraph"/>
        <w:numPr>
          <w:ilvl w:val="0"/>
          <w:numId w:val="2"/>
        </w:numPr>
        <w:spacing w:after="60"/>
      </w:pPr>
      <w:r>
        <w:t>Available as PNG (screen use) and printable PDF (physical use)</w:t>
      </w:r>
    </w:p>
    <w:p w14:paraId="04CDA0BD" w14:textId="77777777" w:rsidR="009E73F9" w:rsidRDefault="00000000">
      <w:pPr>
        <w:pStyle w:val="ListParagraph"/>
        <w:numPr>
          <w:ilvl w:val="0"/>
          <w:numId w:val="2"/>
        </w:numPr>
        <w:spacing w:after="60"/>
      </w:pPr>
      <w:r>
        <w:t>Print-quality resolution (minimum 300 DPI)</w:t>
      </w:r>
    </w:p>
    <w:p w14:paraId="5F9C16D9" w14:textId="77777777" w:rsidR="009E73F9" w:rsidRDefault="009E73F9">
      <w:pPr>
        <w:spacing w:after="80"/>
      </w:pPr>
    </w:p>
    <w:p w14:paraId="022578C6" w14:textId="77777777" w:rsidR="009E73F9" w:rsidRDefault="00000000">
      <w:pPr>
        <w:spacing w:after="120"/>
      </w:pPr>
      <w:r>
        <w:rPr>
          <w:b/>
          <w:bCs/>
        </w:rPr>
        <w:t>Acceptance Criteria:</w:t>
      </w:r>
    </w:p>
    <w:p w14:paraId="7296F3A8" w14:textId="77777777" w:rsidR="009E73F9" w:rsidRDefault="00000000">
      <w:pPr>
        <w:pStyle w:val="ListParagraph"/>
        <w:numPr>
          <w:ilvl w:val="0"/>
          <w:numId w:val="2"/>
        </w:numPr>
        <w:spacing w:after="60"/>
      </w:pPr>
      <w:r>
        <w:t>AC-16.7.1: QR code is downloadable from the Host app.</w:t>
      </w:r>
    </w:p>
    <w:p w14:paraId="240E68EC" w14:textId="77777777" w:rsidR="009E73F9" w:rsidRDefault="00000000">
      <w:pPr>
        <w:pStyle w:val="ListParagraph"/>
        <w:numPr>
          <w:ilvl w:val="0"/>
          <w:numId w:val="2"/>
        </w:numPr>
        <w:spacing w:after="60"/>
      </w:pPr>
      <w:r>
        <w:t>AC-16.7.2: Print-quality resolution (300+ DPI).</w:t>
      </w:r>
    </w:p>
    <w:p w14:paraId="57DBFDED" w14:textId="77777777" w:rsidR="009E73F9" w:rsidRDefault="00000000">
      <w:pPr>
        <w:pStyle w:val="ListParagraph"/>
        <w:numPr>
          <w:ilvl w:val="0"/>
          <w:numId w:val="2"/>
        </w:numPr>
        <w:spacing w:after="60"/>
      </w:pPr>
      <w:r>
        <w:t>AC-16.7.3: QR resolves to the canonical Drop link.</w:t>
      </w:r>
    </w:p>
    <w:p w14:paraId="2DA93EEC" w14:textId="77777777" w:rsidR="009E73F9" w:rsidRDefault="009E73F9">
      <w:pPr>
        <w:spacing w:after="80"/>
      </w:pPr>
    </w:p>
    <w:p w14:paraId="50DFA4B2" w14:textId="77777777" w:rsidR="009E73F9" w:rsidRDefault="00000000">
      <w:pPr>
        <w:pStyle w:val="Heading2"/>
      </w:pPr>
      <w:bookmarkStart w:id="242" w:name="_Toc228879575"/>
      <w:r>
        <w:t>16.8 Storefront QR Kit</w:t>
      </w:r>
      <w:bookmarkEnd w:id="242"/>
    </w:p>
    <w:p w14:paraId="2EBE2D03" w14:textId="77777777" w:rsidR="009E73F9" w:rsidRDefault="00000000">
      <w:pPr>
        <w:spacing w:after="120"/>
      </w:pPr>
      <w:r>
        <w:t>A branded print kit for physical display at business locations.</w:t>
      </w:r>
    </w:p>
    <w:p w14:paraId="50D19897" w14:textId="77777777" w:rsidR="009E73F9" w:rsidRDefault="009E73F9">
      <w:pPr>
        <w:spacing w:after="80"/>
      </w:pPr>
    </w:p>
    <w:p w14:paraId="13D7C428" w14:textId="77777777" w:rsidR="009E73F9" w:rsidRDefault="00000000">
      <w:pPr>
        <w:spacing w:after="120"/>
      </w:pPr>
      <w:r>
        <w:rPr>
          <w:b/>
          <w:bCs/>
        </w:rPr>
        <w:t>Kit Contents:</w:t>
      </w:r>
    </w:p>
    <w:p w14:paraId="578CEA34" w14:textId="77777777" w:rsidR="009E73F9" w:rsidRDefault="00000000">
      <w:pPr>
        <w:pStyle w:val="ListParagraph"/>
        <w:numPr>
          <w:ilvl w:val="0"/>
          <w:numId w:val="2"/>
        </w:numPr>
        <w:spacing w:after="60"/>
      </w:pPr>
      <w:r>
        <w:t>Drop QR code</w:t>
      </w:r>
    </w:p>
    <w:p w14:paraId="5401A528" w14:textId="77777777" w:rsidR="009E73F9" w:rsidRDefault="00000000">
      <w:pPr>
        <w:pStyle w:val="ListParagraph"/>
        <w:numPr>
          <w:ilvl w:val="0"/>
          <w:numId w:val="2"/>
        </w:numPr>
        <w:spacing w:after="60"/>
      </w:pPr>
      <w:r>
        <w:t>Setup instructions</w:t>
      </w:r>
    </w:p>
    <w:p w14:paraId="5E29C852" w14:textId="77777777" w:rsidR="009E73F9" w:rsidRDefault="00000000">
      <w:pPr>
        <w:pStyle w:val="ListParagraph"/>
        <w:numPr>
          <w:ilvl w:val="0"/>
          <w:numId w:val="2"/>
        </w:numPr>
        <w:spacing w:after="60"/>
      </w:pPr>
      <w:r>
        <w:t>Nigh branding</w:t>
      </w:r>
    </w:p>
    <w:p w14:paraId="03F6D500" w14:textId="77777777" w:rsidR="009E73F9" w:rsidRDefault="00000000">
      <w:pPr>
        <w:pStyle w:val="ListParagraph"/>
        <w:numPr>
          <w:ilvl w:val="0"/>
          <w:numId w:val="2"/>
        </w:numPr>
        <w:spacing w:after="60"/>
      </w:pPr>
      <w:r>
        <w:t>Org logo (customizable)</w:t>
      </w:r>
    </w:p>
    <w:p w14:paraId="2F5600FF" w14:textId="77777777" w:rsidR="009E73F9" w:rsidRDefault="00000000">
      <w:pPr>
        <w:pStyle w:val="ListParagraph"/>
        <w:numPr>
          <w:ilvl w:val="0"/>
          <w:numId w:val="2"/>
        </w:numPr>
        <w:spacing w:after="60"/>
      </w:pPr>
      <w:r>
        <w:lastRenderedPageBreak/>
        <w:t>US Letter format PDF</w:t>
      </w:r>
    </w:p>
    <w:p w14:paraId="1170FF9F" w14:textId="77777777" w:rsidR="009E73F9" w:rsidRDefault="009E73F9">
      <w:pPr>
        <w:spacing w:after="80"/>
      </w:pPr>
    </w:p>
    <w:p w14:paraId="370B2717" w14:textId="77777777" w:rsidR="009E73F9" w:rsidRDefault="00000000">
      <w:pPr>
        <w:spacing w:after="120"/>
      </w:pPr>
      <w:r>
        <w:rPr>
          <w:b/>
          <w:bCs/>
        </w:rPr>
        <w:t>Acceptance Criteria:</w:t>
      </w:r>
    </w:p>
    <w:p w14:paraId="41E77D44" w14:textId="77777777" w:rsidR="009E73F9" w:rsidRDefault="00000000">
      <w:pPr>
        <w:pStyle w:val="ListParagraph"/>
        <w:numPr>
          <w:ilvl w:val="0"/>
          <w:numId w:val="2"/>
        </w:numPr>
        <w:spacing w:after="60"/>
      </w:pPr>
      <w:r>
        <w:t>AC-16.8.1: Kit is available for download in the Host app.</w:t>
      </w:r>
    </w:p>
    <w:p w14:paraId="68BD605C" w14:textId="77777777" w:rsidR="009E73F9" w:rsidRDefault="00000000">
      <w:pPr>
        <w:pStyle w:val="ListParagraph"/>
        <w:numPr>
          <w:ilvl w:val="0"/>
          <w:numId w:val="2"/>
        </w:numPr>
        <w:spacing w:after="60"/>
      </w:pPr>
      <w:r>
        <w:t>AC-16.8.2: Kit is customizable with the Org's logo.</w:t>
      </w:r>
    </w:p>
    <w:p w14:paraId="44268E47" w14:textId="77777777" w:rsidR="009E73F9" w:rsidRDefault="00000000">
      <w:pPr>
        <w:pStyle w:val="ListParagraph"/>
        <w:numPr>
          <w:ilvl w:val="0"/>
          <w:numId w:val="2"/>
        </w:numPr>
        <w:spacing w:after="60"/>
      </w:pPr>
      <w:r>
        <w:t>AC-16.8.3: Output is a downloadable PDF in US Letter format.</w:t>
      </w:r>
    </w:p>
    <w:p w14:paraId="162D0001" w14:textId="77777777" w:rsidR="009E73F9" w:rsidRDefault="009E73F9">
      <w:pPr>
        <w:spacing w:after="80"/>
      </w:pPr>
    </w:p>
    <w:p w14:paraId="5765E168" w14:textId="77777777" w:rsidR="009E73F9" w:rsidRDefault="00000000">
      <w:pPr>
        <w:pStyle w:val="Heading2"/>
      </w:pPr>
      <w:bookmarkStart w:id="243" w:name="_Toc228879576"/>
      <w:r>
        <w:t>16.9 Ticket QR (Secure Payload)</w:t>
      </w:r>
      <w:bookmarkEnd w:id="243"/>
    </w:p>
    <w:p w14:paraId="7A8531B6" w14:textId="77777777" w:rsidR="009E73F9" w:rsidRDefault="00000000">
      <w:pPr>
        <w:spacing w:after="120"/>
      </w:pPr>
      <w:r>
        <w:t>Ticket QR codes are NOT simple URL encodings. They contain a cryptographically signed payload for secure, server-validated check-in.</w:t>
      </w:r>
    </w:p>
    <w:p w14:paraId="62D118A3" w14:textId="77777777" w:rsidR="009E73F9" w:rsidRDefault="009E73F9">
      <w:pPr>
        <w:spacing w:after="80"/>
      </w:pPr>
    </w:p>
    <w:p w14:paraId="0AAB1948" w14:textId="77777777" w:rsidR="009E73F9" w:rsidRDefault="00000000">
      <w:pPr>
        <w:spacing w:after="120"/>
      </w:pPr>
      <w:r>
        <w:rPr>
          <w:b/>
          <w:bCs/>
        </w:rPr>
        <w:t>Payload Contents:</w:t>
      </w:r>
    </w:p>
    <w:p w14:paraId="60F5A07E" w14:textId="77777777" w:rsidR="009E73F9" w:rsidRDefault="00000000">
      <w:pPr>
        <w:pStyle w:val="ListParagraph"/>
        <w:numPr>
          <w:ilvl w:val="0"/>
          <w:numId w:val="2"/>
        </w:numPr>
        <w:spacing w:after="60"/>
      </w:pPr>
      <w:r>
        <w:t>ticket_id: unique identifier for the ticket</w:t>
      </w:r>
    </w:p>
    <w:p w14:paraId="4A1AEA99" w14:textId="77777777" w:rsidR="009E73F9" w:rsidRDefault="00000000">
      <w:pPr>
        <w:pStyle w:val="ListParagraph"/>
        <w:numPr>
          <w:ilvl w:val="0"/>
          <w:numId w:val="2"/>
        </w:numPr>
        <w:spacing w:after="60"/>
      </w:pPr>
      <w:r>
        <w:t>drop_id: identifier for the associated Drop</w:t>
      </w:r>
    </w:p>
    <w:p w14:paraId="05A6CDD9" w14:textId="77777777" w:rsidR="009E73F9" w:rsidRDefault="00000000">
      <w:pPr>
        <w:pStyle w:val="ListParagraph"/>
        <w:numPr>
          <w:ilvl w:val="0"/>
          <w:numId w:val="2"/>
        </w:numPr>
        <w:spacing w:after="60"/>
      </w:pPr>
      <w:r>
        <w:t>issued_at: ISO 8601 timestamp of ticket issuance</w:t>
      </w:r>
    </w:p>
    <w:p w14:paraId="6B339E46" w14:textId="77777777" w:rsidR="009E73F9" w:rsidRDefault="00000000">
      <w:pPr>
        <w:pStyle w:val="ListParagraph"/>
        <w:numPr>
          <w:ilvl w:val="0"/>
          <w:numId w:val="2"/>
        </w:numPr>
        <w:spacing w:after="60"/>
      </w:pPr>
      <w:r>
        <w:t>verification_token: short-lived token for freshness validation</w:t>
      </w:r>
    </w:p>
    <w:p w14:paraId="364BD639" w14:textId="77777777" w:rsidR="009E73F9" w:rsidRDefault="009E73F9">
      <w:pPr>
        <w:spacing w:after="80"/>
      </w:pPr>
    </w:p>
    <w:p w14:paraId="166606AD" w14:textId="77777777" w:rsidR="009E73F9" w:rsidRDefault="00000000">
      <w:pPr>
        <w:spacing w:after="120"/>
      </w:pPr>
      <w:r>
        <w:rPr>
          <w:b/>
          <w:bCs/>
        </w:rPr>
        <w:t>Security:</w:t>
      </w:r>
    </w:p>
    <w:p w14:paraId="631AD6A3" w14:textId="77777777" w:rsidR="009E73F9" w:rsidRDefault="00000000">
      <w:pPr>
        <w:pStyle w:val="ListParagraph"/>
        <w:numPr>
          <w:ilvl w:val="0"/>
          <w:numId w:val="2"/>
        </w:numPr>
        <w:spacing w:after="60"/>
      </w:pPr>
      <w:r>
        <w:t>Cryptographically signed using HMAC-SHA256 or JWT RS256</w:t>
      </w:r>
    </w:p>
    <w:p w14:paraId="17A92979" w14:textId="77777777" w:rsidR="009E73F9" w:rsidRDefault="00000000">
      <w:pPr>
        <w:pStyle w:val="ListParagraph"/>
        <w:numPr>
          <w:ilvl w:val="0"/>
          <w:numId w:val="2"/>
        </w:numPr>
        <w:spacing w:after="60"/>
      </w:pPr>
      <w:r>
        <w:t>Signing key is NEVER exposed to client-side code</w:t>
      </w:r>
    </w:p>
    <w:p w14:paraId="4FA8BCE8" w14:textId="77777777" w:rsidR="009E73F9" w:rsidRDefault="00000000">
      <w:pPr>
        <w:pStyle w:val="ListParagraph"/>
        <w:numPr>
          <w:ilvl w:val="0"/>
          <w:numId w:val="2"/>
        </w:numPr>
        <w:spacing w:after="60"/>
      </w:pPr>
      <w:r>
        <w:t>Payload is non-editable on the client device</w:t>
      </w:r>
    </w:p>
    <w:p w14:paraId="1763E1BB" w14:textId="77777777" w:rsidR="009E73F9" w:rsidRDefault="00000000">
      <w:pPr>
        <w:pStyle w:val="ListParagraph"/>
        <w:numPr>
          <w:ilvl w:val="0"/>
          <w:numId w:val="2"/>
        </w:numPr>
        <w:spacing w:after="60"/>
      </w:pPr>
      <w:r>
        <w:t>All verification occurs server-side</w:t>
      </w:r>
    </w:p>
    <w:p w14:paraId="6DD7876A" w14:textId="77777777" w:rsidR="009E73F9" w:rsidRDefault="009E73F9">
      <w:pPr>
        <w:spacing w:after="80"/>
      </w:pPr>
    </w:p>
    <w:p w14:paraId="0072EE77" w14:textId="77777777" w:rsidR="009E73F9" w:rsidRDefault="00000000">
      <w:pPr>
        <w:spacing w:after="120"/>
      </w:pPr>
      <w:r>
        <w:rPr>
          <w:b/>
          <w:bCs/>
        </w:rPr>
        <w:t>Check-In Verification Flow:</w:t>
      </w:r>
    </w:p>
    <w:p w14:paraId="5432EF92" w14:textId="77777777" w:rsidR="009E73F9" w:rsidRDefault="00000000">
      <w:pPr>
        <w:pStyle w:val="ListParagraph"/>
        <w:numPr>
          <w:ilvl w:val="0"/>
          <w:numId w:val="2"/>
        </w:numPr>
        <w:spacing w:after="60"/>
      </w:pPr>
      <w:r>
        <w:rPr>
          <w:b/>
          <w:bCs/>
        </w:rPr>
        <w:t xml:space="preserve">Step 1: </w:t>
      </w:r>
      <w:r>
        <w:t>Host scans QR code with Host app camera.</w:t>
      </w:r>
    </w:p>
    <w:p w14:paraId="411D918D" w14:textId="77777777" w:rsidR="009E73F9" w:rsidRDefault="00000000">
      <w:pPr>
        <w:pStyle w:val="ListParagraph"/>
        <w:numPr>
          <w:ilvl w:val="0"/>
          <w:numId w:val="2"/>
        </w:numPr>
        <w:spacing w:after="60"/>
      </w:pPr>
      <w:r>
        <w:rPr>
          <w:b/>
          <w:bCs/>
        </w:rPr>
        <w:t xml:space="preserve">Step 2: </w:t>
      </w:r>
      <w:r>
        <w:t>Raw payload is sent to the Nigh API.</w:t>
      </w:r>
    </w:p>
    <w:p w14:paraId="2665A78A" w14:textId="77777777" w:rsidR="009E73F9" w:rsidRDefault="00000000">
      <w:pPr>
        <w:pStyle w:val="ListParagraph"/>
        <w:numPr>
          <w:ilvl w:val="0"/>
          <w:numId w:val="2"/>
        </w:numPr>
        <w:spacing w:after="60"/>
      </w:pPr>
      <w:r>
        <w:rPr>
          <w:b/>
          <w:bCs/>
        </w:rPr>
        <w:t xml:space="preserve">Step 3: </w:t>
      </w:r>
      <w:r>
        <w:t>Server verifies cryptographic signature.</w:t>
      </w:r>
    </w:p>
    <w:p w14:paraId="24D92064" w14:textId="77777777" w:rsidR="009E73F9" w:rsidRDefault="00000000">
      <w:pPr>
        <w:pStyle w:val="ListParagraph"/>
        <w:numPr>
          <w:ilvl w:val="0"/>
          <w:numId w:val="2"/>
        </w:numPr>
        <w:spacing w:after="60"/>
      </w:pPr>
      <w:r>
        <w:rPr>
          <w:b/>
          <w:bCs/>
        </w:rPr>
        <w:t xml:space="preserve">Step 4: </w:t>
      </w:r>
      <w:r>
        <w:t>Server validates: ticket exists, status = Reserved, Drop allows check-in, ticket not already checked in.</w:t>
      </w:r>
    </w:p>
    <w:p w14:paraId="38BC6C34" w14:textId="77777777" w:rsidR="009E73F9" w:rsidRDefault="00000000">
      <w:pPr>
        <w:pStyle w:val="ListParagraph"/>
        <w:numPr>
          <w:ilvl w:val="0"/>
          <w:numId w:val="2"/>
        </w:numPr>
        <w:spacing w:after="60"/>
      </w:pPr>
      <w:r>
        <w:rPr>
          <w:b/>
          <w:bCs/>
        </w:rPr>
        <w:t xml:space="preserve">Step 5: </w:t>
      </w:r>
      <w:r>
        <w:t>Server returns check-in result with guest details.</w:t>
      </w:r>
    </w:p>
    <w:p w14:paraId="2F8FD27F" w14:textId="77777777" w:rsidR="009E73F9" w:rsidRDefault="00000000">
      <w:pPr>
        <w:pStyle w:val="ListParagraph"/>
        <w:numPr>
          <w:ilvl w:val="0"/>
          <w:numId w:val="2"/>
        </w:numPr>
        <w:spacing w:after="60"/>
      </w:pPr>
      <w:r>
        <w:rPr>
          <w:b/>
          <w:bCs/>
        </w:rPr>
        <w:t xml:space="preserve">Step 6: </w:t>
      </w:r>
      <w:r>
        <w:t>If valid, ticket status changes to Checked In. If invalid, appropriate error is returned.</w:t>
      </w:r>
    </w:p>
    <w:p w14:paraId="3B8B102E" w14:textId="77777777" w:rsidR="009E73F9" w:rsidRDefault="009E73F9">
      <w:pPr>
        <w:spacing w:after="80"/>
      </w:pPr>
    </w:p>
    <w:p w14:paraId="60F87778" w14:textId="77777777" w:rsidR="009E73F9" w:rsidRDefault="00000000">
      <w:pPr>
        <w:spacing w:after="120"/>
      </w:pPr>
      <w:r>
        <w:rPr>
          <w:b/>
          <w:bCs/>
        </w:rPr>
        <w:t>Acceptance Criteria:</w:t>
      </w:r>
    </w:p>
    <w:p w14:paraId="370C30BA" w14:textId="77777777" w:rsidR="009E73F9" w:rsidRDefault="00000000">
      <w:pPr>
        <w:pStyle w:val="ListParagraph"/>
        <w:numPr>
          <w:ilvl w:val="0"/>
          <w:numId w:val="2"/>
        </w:numPr>
        <w:spacing w:after="60"/>
      </w:pPr>
      <w:r>
        <w:t>AC-16.9.1: Signing key is never present in client-side code or device storage.</w:t>
      </w:r>
    </w:p>
    <w:p w14:paraId="69B62C41" w14:textId="77777777" w:rsidR="009E73F9" w:rsidRDefault="00000000">
      <w:pPr>
        <w:pStyle w:val="ListParagraph"/>
        <w:numPr>
          <w:ilvl w:val="0"/>
          <w:numId w:val="2"/>
        </w:numPr>
        <w:spacing w:after="60"/>
      </w:pPr>
      <w:r>
        <w:t>AC-16.9.2: All QR verification requires server-side validation. No offline check-in.</w:t>
      </w:r>
    </w:p>
    <w:p w14:paraId="0CCCADE8" w14:textId="77777777" w:rsidR="009E73F9" w:rsidRDefault="00000000">
      <w:pPr>
        <w:pStyle w:val="ListParagraph"/>
        <w:numPr>
          <w:ilvl w:val="0"/>
          <w:numId w:val="2"/>
        </w:numPr>
        <w:spacing w:after="60"/>
      </w:pPr>
      <w:r>
        <w:t>AC-16.9.3: Forged or tampered QR codes are rejected with a clear error message.</w:t>
      </w:r>
    </w:p>
    <w:p w14:paraId="23384D2A" w14:textId="77777777" w:rsidR="009E73F9" w:rsidRDefault="009E73F9">
      <w:pPr>
        <w:spacing w:after="80"/>
      </w:pPr>
    </w:p>
    <w:p w14:paraId="41F4FA5B" w14:textId="77777777" w:rsidR="009E73F9" w:rsidRDefault="00000000">
      <w:pPr>
        <w:pStyle w:val="Heading2"/>
      </w:pPr>
      <w:bookmarkStart w:id="244" w:name="_Toc228879577"/>
      <w:r>
        <w:lastRenderedPageBreak/>
        <w:t>16.10 Replay Protection</w:t>
      </w:r>
      <w:bookmarkEnd w:id="244"/>
    </w:p>
    <w:p w14:paraId="6E355471" w14:textId="77777777" w:rsidR="009E73F9" w:rsidRDefault="00000000">
      <w:pPr>
        <w:spacing w:after="120"/>
      </w:pPr>
      <w:r>
        <w:t>The check-in system prevents QR code reuse (replay attacks) through immediate status changes and duplicate detection.</w:t>
      </w:r>
    </w:p>
    <w:p w14:paraId="0EF555A9" w14:textId="77777777" w:rsidR="009E73F9" w:rsidRDefault="009E73F9">
      <w:pPr>
        <w:spacing w:after="80"/>
      </w:pPr>
    </w:p>
    <w:p w14:paraId="74E3E95E" w14:textId="77777777" w:rsidR="009E73F9" w:rsidRDefault="00000000">
      <w:pPr>
        <w:spacing w:after="120"/>
      </w:pPr>
      <w:r>
        <w:rPr>
          <w:b/>
          <w:bCs/>
        </w:rPr>
        <w:t>Protection Mechanism:</w:t>
      </w:r>
    </w:p>
    <w:p w14:paraId="667CA518" w14:textId="77777777" w:rsidR="009E73F9" w:rsidRDefault="00000000">
      <w:pPr>
        <w:pStyle w:val="ListParagraph"/>
        <w:numPr>
          <w:ilvl w:val="0"/>
          <w:numId w:val="2"/>
        </w:numPr>
        <w:spacing w:after="60"/>
      </w:pPr>
      <w:r>
        <w:t>Ticket status changes to Checked In immediately upon successful scan</w:t>
      </w:r>
    </w:p>
    <w:p w14:paraId="56D683C7" w14:textId="77777777" w:rsidR="009E73F9" w:rsidRDefault="00000000">
      <w:pPr>
        <w:pStyle w:val="ListParagraph"/>
        <w:numPr>
          <w:ilvl w:val="0"/>
          <w:numId w:val="2"/>
        </w:numPr>
        <w:spacing w:after="60"/>
      </w:pPr>
      <w:r>
        <w:t>A second scan of the same QR code returns 'Already Checked In' error</w:t>
      </w:r>
    </w:p>
    <w:p w14:paraId="7E8A3F02" w14:textId="77777777" w:rsidR="009E73F9" w:rsidRDefault="00000000">
      <w:pPr>
        <w:pStyle w:val="ListParagraph"/>
        <w:numPr>
          <w:ilvl w:val="0"/>
          <w:numId w:val="2"/>
        </w:numPr>
        <w:spacing w:after="60"/>
      </w:pPr>
      <w:r>
        <w:t>Screenshot reuse is blocked because the verification token is validated against server-side ticket status</w:t>
      </w:r>
    </w:p>
    <w:p w14:paraId="18A02824" w14:textId="77777777" w:rsidR="009E73F9" w:rsidRDefault="00000000">
      <w:pPr>
        <w:pStyle w:val="ListParagraph"/>
        <w:numPr>
          <w:ilvl w:val="0"/>
          <w:numId w:val="2"/>
        </w:numPr>
        <w:spacing w:after="60"/>
      </w:pPr>
      <w:r>
        <w:t>Duplicate scan attempts are logged with timestamp and scanning device ID</w:t>
      </w:r>
    </w:p>
    <w:p w14:paraId="53309CA8" w14:textId="77777777" w:rsidR="009E73F9" w:rsidRDefault="009E73F9">
      <w:pPr>
        <w:spacing w:after="80"/>
      </w:pPr>
    </w:p>
    <w:p w14:paraId="0AF6BFFC" w14:textId="77777777" w:rsidR="009E73F9" w:rsidRDefault="00000000">
      <w:pPr>
        <w:spacing w:after="120"/>
      </w:pPr>
      <w:r>
        <w:rPr>
          <w:b/>
          <w:bCs/>
        </w:rPr>
        <w:t>Acceptance Criteria:</w:t>
      </w:r>
    </w:p>
    <w:p w14:paraId="372FF00D" w14:textId="77777777" w:rsidR="009E73F9" w:rsidRDefault="00000000">
      <w:pPr>
        <w:pStyle w:val="ListParagraph"/>
        <w:numPr>
          <w:ilvl w:val="0"/>
          <w:numId w:val="2"/>
        </w:numPr>
        <w:spacing w:after="60"/>
      </w:pPr>
      <w:r>
        <w:t>AC-16.10.1: QR code cannot be reused after successful check-in.</w:t>
      </w:r>
    </w:p>
    <w:p w14:paraId="451903D4" w14:textId="77777777" w:rsidR="009E73F9" w:rsidRDefault="00000000">
      <w:pPr>
        <w:pStyle w:val="ListParagraph"/>
        <w:numPr>
          <w:ilvl w:val="0"/>
          <w:numId w:val="2"/>
        </w:numPr>
        <w:spacing w:after="60"/>
      </w:pPr>
      <w:r>
        <w:t>AC-16.10.2: Duplicate scan attempts are logged for security monitoring.</w:t>
      </w:r>
    </w:p>
    <w:p w14:paraId="6BB4C570" w14:textId="77777777" w:rsidR="009E73F9" w:rsidRDefault="009E73F9">
      <w:pPr>
        <w:spacing w:after="80"/>
      </w:pPr>
    </w:p>
    <w:p w14:paraId="11074955" w14:textId="77777777" w:rsidR="009E73F9" w:rsidRDefault="00000000">
      <w:pPr>
        <w:pStyle w:val="Heading2"/>
      </w:pPr>
      <w:bookmarkStart w:id="245" w:name="_Toc228879578"/>
      <w:r>
        <w:t>16.11 Anti-Tampering</w:t>
      </w:r>
      <w:bookmarkEnd w:id="245"/>
    </w:p>
    <w:p w14:paraId="5F950E14" w14:textId="77777777" w:rsidR="009E73F9" w:rsidRDefault="00000000">
      <w:pPr>
        <w:spacing w:after="120"/>
      </w:pPr>
      <w:r>
        <w:t>The system includes measures to prevent URL and link tampering.</w:t>
      </w:r>
    </w:p>
    <w:p w14:paraId="744A0B0D" w14:textId="77777777" w:rsidR="009E73F9" w:rsidRDefault="009E73F9">
      <w:pPr>
        <w:spacing w:after="80"/>
      </w:pPr>
    </w:p>
    <w:p w14:paraId="5796E03E" w14:textId="77777777" w:rsidR="009E73F9" w:rsidRDefault="00000000">
      <w:pPr>
        <w:spacing w:after="120"/>
      </w:pPr>
      <w:r>
        <w:rPr>
          <w:b/>
          <w:bCs/>
        </w:rPr>
        <w:t>Protections:</w:t>
      </w:r>
    </w:p>
    <w:p w14:paraId="5225815D" w14:textId="77777777" w:rsidR="009E73F9" w:rsidRDefault="00000000">
      <w:pPr>
        <w:pStyle w:val="ListParagraph"/>
        <w:numPr>
          <w:ilvl w:val="0"/>
          <w:numId w:val="2"/>
        </w:numPr>
        <w:spacing w:after="60"/>
      </w:pPr>
      <w:r>
        <w:t>DropCode is randomly generated with minimum 6-8 character entropy. Not sequential, not guessable.</w:t>
      </w:r>
    </w:p>
    <w:p w14:paraId="03E0BAA2" w14:textId="77777777" w:rsidR="009E73F9" w:rsidRDefault="00000000">
      <w:pPr>
        <w:pStyle w:val="ListParagraph"/>
        <w:numPr>
          <w:ilvl w:val="0"/>
          <w:numId w:val="2"/>
        </w:numPr>
        <w:spacing w:after="60"/>
      </w:pPr>
      <w:r>
        <w:t>Attribution links validate the handle against known accounts. Invalid handles fall back to the canonical Drop link.</w:t>
      </w:r>
    </w:p>
    <w:p w14:paraId="5F649744" w14:textId="77777777" w:rsidR="009E73F9" w:rsidRDefault="00000000">
      <w:pPr>
        <w:pStyle w:val="ListParagraph"/>
        <w:numPr>
          <w:ilvl w:val="0"/>
          <w:numId w:val="2"/>
        </w:numPr>
        <w:spacing w:after="60"/>
      </w:pPr>
      <w:r>
        <w:t>Tampered attribution data is rejected -- the system does not credit reservations to invalid handles.</w:t>
      </w:r>
    </w:p>
    <w:p w14:paraId="310BF14F" w14:textId="77777777" w:rsidR="009E73F9" w:rsidRDefault="009E73F9">
      <w:pPr>
        <w:spacing w:after="80"/>
      </w:pPr>
    </w:p>
    <w:p w14:paraId="323522DD" w14:textId="77777777" w:rsidR="009E73F9" w:rsidRDefault="00000000">
      <w:pPr>
        <w:spacing w:after="120"/>
      </w:pPr>
      <w:r>
        <w:rPr>
          <w:b/>
          <w:bCs/>
        </w:rPr>
        <w:t>Acceptance Criteria:</w:t>
      </w:r>
    </w:p>
    <w:p w14:paraId="3B8756D8" w14:textId="77777777" w:rsidR="009E73F9" w:rsidRDefault="00000000">
      <w:pPr>
        <w:pStyle w:val="ListParagraph"/>
        <w:numPr>
          <w:ilvl w:val="0"/>
          <w:numId w:val="2"/>
        </w:numPr>
        <w:spacing w:after="60"/>
      </w:pPr>
      <w:r>
        <w:t>AC-16.11.1: DropCodes are not sequential and cannot be predicted.</w:t>
      </w:r>
    </w:p>
    <w:p w14:paraId="521B7F26" w14:textId="77777777" w:rsidR="009E73F9" w:rsidRDefault="00000000">
      <w:pPr>
        <w:pStyle w:val="ListParagraph"/>
        <w:numPr>
          <w:ilvl w:val="0"/>
          <w:numId w:val="2"/>
        </w:numPr>
        <w:spacing w:after="60"/>
      </w:pPr>
      <w:r>
        <w:t>AC-16.11.2: Invalid handle in attribution URL results in fallback to canonical link (no error page).</w:t>
      </w:r>
    </w:p>
    <w:p w14:paraId="03E9B71D" w14:textId="77777777" w:rsidR="009E73F9" w:rsidRDefault="00000000">
      <w:pPr>
        <w:pStyle w:val="ListParagraph"/>
        <w:numPr>
          <w:ilvl w:val="0"/>
          <w:numId w:val="2"/>
        </w:numPr>
        <w:spacing w:after="60"/>
      </w:pPr>
      <w:r>
        <w:t>AC-16.11.3: Tampered attribution data is rejected and logged.</w:t>
      </w:r>
    </w:p>
    <w:p w14:paraId="38229300" w14:textId="77777777" w:rsidR="009E73F9" w:rsidRDefault="00000000">
      <w:r>
        <w:br w:type="page"/>
      </w:r>
    </w:p>
    <w:p w14:paraId="216E3B12" w14:textId="77777777" w:rsidR="009E73F9" w:rsidRDefault="00000000">
      <w:pPr>
        <w:pStyle w:val="Heading1"/>
      </w:pPr>
      <w:bookmarkStart w:id="246" w:name="_Toc228879579"/>
      <w:r>
        <w:lastRenderedPageBreak/>
        <w:t>17. Subscription and Pricing</w:t>
      </w:r>
      <w:bookmarkEnd w:id="246"/>
    </w:p>
    <w:p w14:paraId="1CDCF3BD" w14:textId="77777777" w:rsidR="009E73F9" w:rsidRDefault="00000000">
      <w:pPr>
        <w:spacing w:after="120"/>
      </w:pPr>
      <w:r>
        <w:rPr>
          <w:i/>
          <w:iCs/>
        </w:rPr>
        <w:t>NOTE: All tier names, groupings, and pricing values in this section are TBD placeholders. Final pricing will be determined before launch based on market research and beta feedback.</w:t>
      </w:r>
    </w:p>
    <w:p w14:paraId="637F5719" w14:textId="77777777" w:rsidR="009E73F9" w:rsidRDefault="009E73F9">
      <w:pPr>
        <w:spacing w:after="80"/>
      </w:pPr>
    </w:p>
    <w:p w14:paraId="273D5830" w14:textId="77777777" w:rsidR="009E73F9" w:rsidRDefault="00000000">
      <w:pPr>
        <w:pStyle w:val="Heading2"/>
      </w:pPr>
      <w:bookmarkStart w:id="247" w:name="_Toc228879580"/>
      <w:r>
        <w:t>17.1 Architecture</w:t>
      </w:r>
      <w:bookmarkEnd w:id="247"/>
    </w:p>
    <w:p w14:paraId="776CF7CF" w14:textId="77777777" w:rsidR="009E73F9" w:rsidRDefault="00000000">
      <w:pPr>
        <w:spacing w:after="120"/>
      </w:pPr>
      <w:r>
        <w:t>Subscriptions are structured per-Account, not per-Org or per-Enterprise. Feature access is controlled through feature flags, meaning tier changes are configuration-only operations with no data migrations.</w:t>
      </w:r>
    </w:p>
    <w:p w14:paraId="2A6BC041" w14:textId="77777777" w:rsidR="009E73F9" w:rsidRDefault="009E73F9">
      <w:pPr>
        <w:spacing w:after="80"/>
      </w:pPr>
    </w:p>
    <w:p w14:paraId="02BB416D" w14:textId="77777777" w:rsidR="009E73F9" w:rsidRDefault="00000000">
      <w:pPr>
        <w:spacing w:after="120"/>
      </w:pPr>
      <w:r>
        <w:rPr>
          <w:b/>
          <w:bCs/>
        </w:rPr>
        <w:t>Key Design Decisions:</w:t>
      </w:r>
    </w:p>
    <w:p w14:paraId="64C9B4D5" w14:textId="77777777" w:rsidR="009E73F9" w:rsidRDefault="00000000">
      <w:pPr>
        <w:pStyle w:val="ListParagraph"/>
        <w:numPr>
          <w:ilvl w:val="0"/>
          <w:numId w:val="2"/>
        </w:numPr>
        <w:spacing w:after="60"/>
      </w:pPr>
      <w:r>
        <w:t>Per-Account subscription: each Account within an Org or Enterprise has its own subscription tier</w:t>
      </w:r>
    </w:p>
    <w:p w14:paraId="292B3F1A" w14:textId="77777777" w:rsidR="009E73F9" w:rsidRDefault="00000000">
      <w:pPr>
        <w:pStyle w:val="ListParagraph"/>
        <w:numPr>
          <w:ilvl w:val="0"/>
          <w:numId w:val="2"/>
        </w:numPr>
        <w:spacing w:after="60"/>
      </w:pPr>
      <w:r>
        <w:t>Feature-flag-based gating: subscription tiers map to feature flag sets. Upgrading/downgrading toggles flags.</w:t>
      </w:r>
    </w:p>
    <w:p w14:paraId="7B208C41" w14:textId="77777777" w:rsidR="009E73F9" w:rsidRDefault="00000000">
      <w:pPr>
        <w:pStyle w:val="ListParagraph"/>
        <w:numPr>
          <w:ilvl w:val="0"/>
          <w:numId w:val="2"/>
        </w:numPr>
        <w:spacing w:after="60"/>
      </w:pPr>
      <w:r>
        <w:t>No data migrations for tier changes: all data structures are consistent across tiers. Only feature access changes.</w:t>
      </w:r>
    </w:p>
    <w:p w14:paraId="2AB18237" w14:textId="77777777" w:rsidR="009E73F9" w:rsidRDefault="009E73F9">
      <w:pPr>
        <w:spacing w:after="80"/>
      </w:pPr>
    </w:p>
    <w:p w14:paraId="76DD4155" w14:textId="77777777" w:rsidR="009E73F9" w:rsidRDefault="00000000">
      <w:pPr>
        <w:spacing w:after="120"/>
      </w:pPr>
      <w:r>
        <w:rPr>
          <w:b/>
          <w:bCs/>
        </w:rPr>
        <w:t>Acceptance Criteria:</w:t>
      </w:r>
    </w:p>
    <w:p w14:paraId="2120536A" w14:textId="77777777" w:rsidR="009E73F9" w:rsidRDefault="00000000">
      <w:pPr>
        <w:pStyle w:val="ListParagraph"/>
        <w:numPr>
          <w:ilvl w:val="0"/>
          <w:numId w:val="2"/>
        </w:numPr>
        <w:spacing w:after="60"/>
      </w:pPr>
      <w:r>
        <w:t>AC-17.1.1: Subscriptions are per-Account, not per-Org or per-Enterprise.</w:t>
      </w:r>
    </w:p>
    <w:p w14:paraId="702CD4CF" w14:textId="77777777" w:rsidR="009E73F9" w:rsidRDefault="00000000">
      <w:pPr>
        <w:pStyle w:val="ListParagraph"/>
        <w:numPr>
          <w:ilvl w:val="0"/>
          <w:numId w:val="2"/>
        </w:numPr>
        <w:spacing w:after="60"/>
      </w:pPr>
      <w:r>
        <w:t>AC-17.1.2: Tier changes are flag-based, configuration-only operations.</w:t>
      </w:r>
    </w:p>
    <w:p w14:paraId="02ECF819" w14:textId="77777777" w:rsidR="009E73F9" w:rsidRDefault="00000000">
      <w:pPr>
        <w:pStyle w:val="ListParagraph"/>
        <w:numPr>
          <w:ilvl w:val="0"/>
          <w:numId w:val="2"/>
        </w:numPr>
        <w:spacing w:after="60"/>
      </w:pPr>
      <w:r>
        <w:t>AC-17.1.3: No data migration is triggered by tier changes.</w:t>
      </w:r>
    </w:p>
    <w:p w14:paraId="57F683F7" w14:textId="77777777" w:rsidR="009E73F9" w:rsidRDefault="009E73F9">
      <w:pPr>
        <w:spacing w:after="80"/>
      </w:pPr>
    </w:p>
    <w:p w14:paraId="27316D02" w14:textId="77777777" w:rsidR="009E73F9" w:rsidRDefault="00000000">
      <w:pPr>
        <w:pStyle w:val="Heading2"/>
      </w:pPr>
      <w:bookmarkStart w:id="248" w:name="_Toc228879581"/>
      <w:r>
        <w:t>17.2 Private Beta</w:t>
      </w:r>
      <w:bookmarkEnd w:id="248"/>
    </w:p>
    <w:p w14:paraId="2E2F9AC7" w14:textId="77777777" w:rsidR="009E73F9" w:rsidRDefault="00000000">
      <w:pPr>
        <w:spacing w:after="120"/>
      </w:pPr>
      <w:r>
        <w:t>During private beta, all accounts operate for free with no credit card requirement.</w:t>
      </w:r>
    </w:p>
    <w:p w14:paraId="73518ED8" w14:textId="77777777" w:rsidR="009E73F9" w:rsidRDefault="009E73F9">
      <w:pPr>
        <w:spacing w:after="80"/>
      </w:pPr>
    </w:p>
    <w:p w14:paraId="1AE1EA69" w14:textId="77777777" w:rsidR="009E73F9" w:rsidRDefault="00000000">
      <w:pPr>
        <w:spacing w:after="120"/>
      </w:pPr>
      <w:r>
        <w:rPr>
          <w:b/>
          <w:bCs/>
        </w:rPr>
        <w:t>Beta Terms:</w:t>
      </w:r>
    </w:p>
    <w:p w14:paraId="67EA6DDF" w14:textId="77777777" w:rsidR="009E73F9" w:rsidRDefault="00000000">
      <w:pPr>
        <w:pStyle w:val="ListParagraph"/>
        <w:numPr>
          <w:ilvl w:val="0"/>
          <w:numId w:val="2"/>
        </w:numPr>
        <w:spacing w:after="60"/>
      </w:pPr>
      <w:r>
        <w:t>Free to start. No credit card required at signup.</w:t>
      </w:r>
    </w:p>
    <w:p w14:paraId="2785F8E7" w14:textId="77777777" w:rsidR="009E73F9" w:rsidRDefault="00000000">
      <w:pPr>
        <w:pStyle w:val="ListParagraph"/>
        <w:numPr>
          <w:ilvl w:val="0"/>
          <w:numId w:val="2"/>
        </w:numPr>
        <w:spacing w:after="60"/>
      </w:pPr>
      <w:r>
        <w:t>Founding businesses (beta participants) receive a 25% lifetime discount on their eventual subscription.</w:t>
      </w:r>
    </w:p>
    <w:p w14:paraId="59AA772E" w14:textId="77777777" w:rsidR="009E73F9" w:rsidRDefault="00000000">
      <w:pPr>
        <w:pStyle w:val="ListParagraph"/>
        <w:numPr>
          <w:ilvl w:val="0"/>
          <w:numId w:val="2"/>
        </w:numPr>
        <w:spacing w:after="60"/>
      </w:pPr>
      <w:r>
        <w:t>Access is invite/waitlist-based (Section 14.1).</w:t>
      </w:r>
    </w:p>
    <w:p w14:paraId="7BAB0190" w14:textId="77777777" w:rsidR="009E73F9" w:rsidRDefault="00000000">
      <w:pPr>
        <w:pStyle w:val="ListParagraph"/>
        <w:numPr>
          <w:ilvl w:val="0"/>
          <w:numId w:val="2"/>
        </w:numPr>
        <w:spacing w:after="60"/>
      </w:pPr>
      <w:r>
        <w:t>Discount is tied to the specific Account and is non-transferable.</w:t>
      </w:r>
    </w:p>
    <w:p w14:paraId="6A67FA0E" w14:textId="77777777" w:rsidR="009E73F9" w:rsidRDefault="009E73F9">
      <w:pPr>
        <w:spacing w:after="80"/>
      </w:pPr>
    </w:p>
    <w:p w14:paraId="31F0D7F5" w14:textId="77777777" w:rsidR="009E73F9" w:rsidRDefault="00000000">
      <w:pPr>
        <w:spacing w:after="120"/>
      </w:pPr>
      <w:r>
        <w:rPr>
          <w:b/>
          <w:bCs/>
        </w:rPr>
        <w:t>Acceptance Criteria:</w:t>
      </w:r>
    </w:p>
    <w:p w14:paraId="7F99A8EB" w14:textId="77777777" w:rsidR="009E73F9" w:rsidRDefault="00000000">
      <w:pPr>
        <w:pStyle w:val="ListParagraph"/>
        <w:numPr>
          <w:ilvl w:val="0"/>
          <w:numId w:val="2"/>
        </w:numPr>
        <w:spacing w:after="60"/>
      </w:pPr>
      <w:r>
        <w:t>AC-17.2.1: No credit card is required during beta period.</w:t>
      </w:r>
    </w:p>
    <w:p w14:paraId="44F2342F" w14:textId="77777777" w:rsidR="009E73F9" w:rsidRDefault="00000000">
      <w:pPr>
        <w:pStyle w:val="ListParagraph"/>
        <w:numPr>
          <w:ilvl w:val="0"/>
          <w:numId w:val="2"/>
        </w:numPr>
        <w:spacing w:after="60"/>
      </w:pPr>
      <w:r>
        <w:t>AC-17.2.2: Founding discount (25%) is tied to the Account and non-transferable.</w:t>
      </w:r>
    </w:p>
    <w:p w14:paraId="1AC8CFCF" w14:textId="77777777" w:rsidR="009E73F9" w:rsidRDefault="009E73F9">
      <w:pPr>
        <w:spacing w:after="80"/>
      </w:pPr>
    </w:p>
    <w:p w14:paraId="24D8FEC9" w14:textId="77777777" w:rsidR="009E73F9" w:rsidRDefault="00000000">
      <w:pPr>
        <w:pStyle w:val="Heading2"/>
      </w:pPr>
      <w:bookmarkStart w:id="249" w:name="_Toc228879582"/>
      <w:r>
        <w:t>17.3 Planned Tiers (Placeholder)</w:t>
      </w:r>
      <w:bookmarkEnd w:id="249"/>
    </w:p>
    <w:p w14:paraId="33B31C8B" w14:textId="77777777" w:rsidR="009E73F9" w:rsidRDefault="00000000">
      <w:pPr>
        <w:spacing w:after="120"/>
      </w:pPr>
      <w:r>
        <w:lastRenderedPageBreak/>
        <w:t>The following tiers are placeholders subject to change:</w:t>
      </w:r>
    </w:p>
    <w:p w14:paraId="795ACAD2"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00"/>
        <w:gridCol w:w="2500"/>
      </w:tblGrid>
      <w:tr w:rsidR="009E73F9" w14:paraId="59516D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23E1B0" w14:textId="77777777" w:rsidR="009E73F9" w:rsidRDefault="00000000">
            <w:r>
              <w:rPr>
                <w:b/>
                <w:bCs/>
                <w:sz w:val="20"/>
                <w:szCs w:val="20"/>
              </w:rPr>
              <w:t>Tier</w:t>
            </w:r>
          </w:p>
        </w:tc>
        <w:tc>
          <w:tcPr>
            <w:tcW w:w="5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95D91C" w14:textId="77777777" w:rsidR="009E73F9" w:rsidRDefault="00000000">
            <w:r>
              <w:rPr>
                <w:b/>
                <w:bCs/>
                <w:sz w:val="20"/>
                <w:szCs w:val="20"/>
              </w:rPr>
              <w:t>Key Features</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B6B52F" w14:textId="77777777" w:rsidR="009E73F9" w:rsidRDefault="00000000">
            <w:r>
              <w:rPr>
                <w:b/>
                <w:bCs/>
                <w:sz w:val="20"/>
                <w:szCs w:val="20"/>
              </w:rPr>
              <w:t>Advance Scheduling</w:t>
            </w:r>
          </w:p>
        </w:tc>
      </w:tr>
      <w:tr w:rsidR="009E73F9" w14:paraId="40B490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F7532" w14:textId="77777777" w:rsidR="009E73F9" w:rsidRDefault="00000000">
            <w:r>
              <w:rPr>
                <w:sz w:val="20"/>
                <w:szCs w:val="20"/>
              </w:rPr>
              <w:t>Free</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FC90B" w14:textId="77777777" w:rsidR="009E73F9" w:rsidRDefault="00000000">
            <w:r>
              <w:rPr>
                <w:sz w:val="20"/>
                <w:szCs w:val="20"/>
              </w:rPr>
              <w:t>Basic Drop creation, limited features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08894" w14:textId="77777777" w:rsidR="009E73F9" w:rsidRDefault="00000000">
            <w:r>
              <w:rPr>
                <w:sz w:val="20"/>
                <w:szCs w:val="20"/>
              </w:rPr>
              <w:t>24 hours</w:t>
            </w:r>
          </w:p>
        </w:tc>
      </w:tr>
      <w:tr w:rsidR="009E73F9" w14:paraId="5B0128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9856E" w14:textId="77777777" w:rsidR="009E73F9" w:rsidRDefault="00000000">
            <w:r>
              <w:rPr>
                <w:sz w:val="20"/>
                <w:szCs w:val="20"/>
              </w:rPr>
              <w:t>Plus</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0ADEB" w14:textId="77777777" w:rsidR="009E73F9" w:rsidRDefault="00000000">
            <w:r>
              <w:rPr>
                <w:sz w:val="20"/>
                <w:szCs w:val="20"/>
              </w:rPr>
              <w:t>Drop creation, standard features, partner invites, broadcast messaging</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CEBDD" w14:textId="77777777" w:rsidR="009E73F9" w:rsidRDefault="00000000">
            <w:r>
              <w:rPr>
                <w:sz w:val="20"/>
                <w:szCs w:val="20"/>
              </w:rPr>
              <w:t>72 hours</w:t>
            </w:r>
          </w:p>
        </w:tc>
      </w:tr>
      <w:tr w:rsidR="009E73F9" w14:paraId="490E30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968DE" w14:textId="77777777" w:rsidR="009E73F9" w:rsidRDefault="00000000">
            <w:r>
              <w:rPr>
                <w:sz w:val="20"/>
                <w:szCs w:val="20"/>
              </w:rPr>
              <w:t>Pro</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8E31F" w14:textId="77777777" w:rsidR="009E73F9" w:rsidRDefault="00000000">
            <w:r>
              <w:rPr>
                <w:sz w:val="20"/>
                <w:szCs w:val="20"/>
              </w:rPr>
              <w:t>Advanced features, extended capabilities, priority support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DC0E6" w14:textId="77777777" w:rsidR="009E73F9" w:rsidRDefault="00000000">
            <w:r>
              <w:rPr>
                <w:sz w:val="20"/>
                <w:szCs w:val="20"/>
              </w:rPr>
              <w:t>Extended (TBD)</w:t>
            </w:r>
          </w:p>
        </w:tc>
      </w:tr>
      <w:tr w:rsidR="009E73F9" w14:paraId="2B7253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84AEB" w14:textId="77777777" w:rsidR="009E73F9" w:rsidRDefault="00000000">
            <w:r>
              <w:rPr>
                <w:sz w:val="20"/>
                <w:szCs w:val="20"/>
              </w:rPr>
              <w:t>Enterprise</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EEA24" w14:textId="77777777" w:rsidR="009E73F9" w:rsidRDefault="00000000">
            <w:r>
              <w:rPr>
                <w:sz w:val="20"/>
                <w:szCs w:val="20"/>
              </w:rPr>
              <w:t>Contact-based pricing, multi-location, full hierarchy, dedicated support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95FF0" w14:textId="77777777" w:rsidR="009E73F9" w:rsidRDefault="00000000">
            <w:r>
              <w:rPr>
                <w:sz w:val="20"/>
                <w:szCs w:val="20"/>
              </w:rPr>
              <w:t>Custom</w:t>
            </w:r>
          </w:p>
        </w:tc>
      </w:tr>
    </w:tbl>
    <w:p w14:paraId="5BFA431E" w14:textId="77777777" w:rsidR="009E73F9" w:rsidRDefault="009E73F9">
      <w:pPr>
        <w:spacing w:after="80"/>
      </w:pPr>
    </w:p>
    <w:p w14:paraId="2AEDCC23" w14:textId="77777777" w:rsidR="009E73F9" w:rsidRDefault="00000000">
      <w:pPr>
        <w:spacing w:after="120"/>
      </w:pPr>
      <w:r>
        <w:rPr>
          <w:b/>
          <w:bCs/>
        </w:rPr>
        <w:t>Acceptance Criteria:</w:t>
      </w:r>
    </w:p>
    <w:p w14:paraId="7FBD2650" w14:textId="77777777" w:rsidR="009E73F9" w:rsidRDefault="00000000">
      <w:pPr>
        <w:pStyle w:val="ListParagraph"/>
        <w:numPr>
          <w:ilvl w:val="0"/>
          <w:numId w:val="2"/>
        </w:numPr>
        <w:spacing w:after="60"/>
      </w:pPr>
      <w:r>
        <w:t>AC-17.3.1: Tier definitions are configurable without code changes.</w:t>
      </w:r>
    </w:p>
    <w:p w14:paraId="1673D5D5" w14:textId="77777777" w:rsidR="009E73F9" w:rsidRDefault="00000000">
      <w:pPr>
        <w:pStyle w:val="ListParagraph"/>
        <w:numPr>
          <w:ilvl w:val="0"/>
          <w:numId w:val="2"/>
        </w:numPr>
        <w:spacing w:after="60"/>
      </w:pPr>
      <w:r>
        <w:t>AC-17.3.2: Advance scheduling limits are enforced per tier.</w:t>
      </w:r>
    </w:p>
    <w:p w14:paraId="4A1F0001" w14:textId="77777777" w:rsidR="009E73F9" w:rsidRDefault="009E73F9">
      <w:pPr>
        <w:spacing w:after="80"/>
      </w:pPr>
    </w:p>
    <w:p w14:paraId="4A1F0002" w14:textId="77777777" w:rsidR="009E73F9" w:rsidRDefault="00000000">
      <w:pPr>
        <w:pStyle w:val="Heading2"/>
      </w:pPr>
      <w:bookmarkStart w:id="291" w:name="_Toc228879621"/>
      <w:r>
        <w:t>17.4 Subscription Promos</w:t>
      </w:r>
      <w:bookmarkEnd w:id="291"/>
    </w:p>
    <w:p w14:paraId="4A1F0003" w14:textId="77777777" w:rsidR="009E73F9" w:rsidRDefault="00000000">
      <w:pPr>
        <w:spacing w:after="120"/>
      </w:pPr>
      <w:r>
        <w:t>Subscription promos allow Nigh Support to offer discounted or modified subscription pricing to specific host accounts or groups of accounts. The system supports three mechanisms managed exclusively through the NighSupport internal tool.</w:t>
      </w:r>
    </w:p>
    <w:p w14:paraId="4A1F0004" w14:textId="77777777" w:rsidR="009E73F9" w:rsidRDefault="009E73F9">
      <w:pPr>
        <w:spacing w:after="80"/>
      </w:pPr>
    </w:p>
    <w:p w14:paraId="4A1F0005" w14:textId="77777777" w:rsidR="009E73F9" w:rsidRDefault="00000000">
      <w:pPr>
        <w:pStyle w:val="Heading3"/>
      </w:pPr>
      <w:r>
        <w:t>17.4.1 Promo Groups</w:t>
      </w:r>
    </w:p>
    <w:p w14:paraId="4A1F0006" w14:textId="77777777" w:rsidR="009E73F9" w:rsidRDefault="00000000">
      <w:pPr>
        <w:spacing w:after="120"/>
      </w:pPr>
      <w:r>
        <w:t>A promo group is a named collection of host accounts that share a common promotional discount. Support creates groups with a discount type, value, applicable tier, start/end dates, and maximum redemptions. Host accounts are added to groups manually by Support.</w:t>
      </w:r>
    </w:p>
    <w:p w14:paraId="4A1F0007" w14:textId="77777777" w:rsidR="009E73F9" w:rsidRDefault="00000000">
      <w:pPr>
        <w:spacing w:after="120"/>
      </w:pPr>
      <w:r>
        <w:rPr>
          <w:b/>
          <w:bCs/>
        </w:rPr>
        <w:t>Discount Types:</w:t>
      </w:r>
    </w:p>
    <w:p w14:paraId="4A1F0008" w14:textId="77777777" w:rsidR="009E73F9" w:rsidRDefault="00000000">
      <w:pPr>
        <w:pStyle w:val="ListParagraph"/>
        <w:numPr>
          <w:ilvl w:val="0"/>
          <w:numId w:val="2"/>
        </w:numPr>
        <w:spacing w:after="60"/>
      </w:pPr>
      <w:r>
        <w:t>Price Lock: locks the account at a specific monthly price regardless of future tier price changes (e.g., founding hosts locked at $19/mo Plus)</w:t>
      </w:r>
    </w:p>
    <w:p w14:paraId="4A1F0009" w14:textId="77777777" w:rsidR="009E73F9" w:rsidRDefault="00000000">
      <w:pPr>
        <w:pStyle w:val="ListParagraph"/>
        <w:numPr>
          <w:ilvl w:val="0"/>
          <w:numId w:val="2"/>
        </w:numPr>
        <w:spacing w:after="60"/>
      </w:pPr>
      <w:r>
        <w:t>Percent Off: percentage discount on the tier price for a specified duration (e.g., 50% off for 6 months)</w:t>
      </w:r>
    </w:p>
    <w:p w14:paraId="4A1F000A" w14:textId="77777777" w:rsidR="009E73F9" w:rsidRDefault="00000000">
      <w:pPr>
        <w:pStyle w:val="ListParagraph"/>
        <w:numPr>
          <w:ilvl w:val="0"/>
          <w:numId w:val="2"/>
        </w:numPr>
        <w:spacing w:after="60"/>
      </w:pPr>
      <w:r>
        <w:t>Fixed Amount Off: flat dollar discount per month for a specified duration (e.g., $10/mo off for 12 months)</w:t>
      </w:r>
    </w:p>
    <w:p w14:paraId="4A1F000B" w14:textId="77777777" w:rsidR="009E73F9" w:rsidRDefault="00000000">
      <w:pPr>
        <w:pStyle w:val="ListParagraph"/>
        <w:numPr>
          <w:ilvl w:val="0"/>
          <w:numId w:val="2"/>
        </w:numPr>
        <w:spacing w:after="60"/>
      </w:pPr>
      <w:r>
        <w:t>Free Months: specified number of months at $0 before regular pricing begins (e.g., 3 months free Pro)</w:t>
      </w:r>
    </w:p>
    <w:p w14:paraId="4A1F000C" w14:textId="77777777" w:rsidR="009E73F9" w:rsidRDefault="009E73F9">
      <w:pPr>
        <w:spacing w:after="80"/>
      </w:pPr>
    </w:p>
    <w:p w14:paraId="4A1F000D" w14:textId="77777777" w:rsidR="009E73F9" w:rsidRDefault="00000000">
      <w:pPr>
        <w:pStyle w:val="Heading3"/>
      </w:pPr>
      <w:r>
        <w:t>17.4.2 Promo Codes</w:t>
      </w:r>
    </w:p>
    <w:p w14:paraId="4A1F000E" w14:textId="77777777" w:rsidR="009E73F9" w:rsidRDefault="00000000">
      <w:pPr>
        <w:spacing w:after="120"/>
      </w:pPr>
      <w:r>
        <w:t>Promo codes are alphanumeric strings that hosts can enter to activate a discount. A code may be linked to a promo group (inheriting its discount) or standalone with its own terms. Each code has: a unique code string, discount type and value, applicable tier(s), start and end dates, maximum total uses, and a single-use flag (one redemption per account).</w:t>
      </w:r>
    </w:p>
    <w:p w14:paraId="4A1F000F" w14:textId="77777777" w:rsidR="009E73F9" w:rsidRDefault="009E73F9">
      <w:pPr>
        <w:spacing w:after="80"/>
      </w:pPr>
    </w:p>
    <w:p w14:paraId="4A1F0010" w14:textId="77777777" w:rsidR="009E73F9" w:rsidRDefault="00000000">
      <w:pPr>
        <w:pStyle w:val="Heading3"/>
      </w:pPr>
      <w:r>
        <w:t>17.4.3 Stacking Rules</w:t>
      </w:r>
    </w:p>
    <w:p w14:paraId="4A1F0011" w14:textId="77777777" w:rsidR="009E73F9" w:rsidRDefault="00000000">
      <w:pPr>
        <w:spacing w:after="120"/>
      </w:pPr>
      <w:r>
        <w:t>Only one subscription promo may be active per host account at a time. If a new promo is applied, it replaces the existing one. N Credits (Section 5.10) are applied independently of subscription promos and may be used alongside an active promo. The active promo is displayed on the host account’s billing tab and on the host’s subscription screen in the mobile app.</w:t>
      </w:r>
    </w:p>
    <w:p w14:paraId="4A1F0012" w14:textId="77777777" w:rsidR="009E73F9" w:rsidRDefault="009E73F9">
      <w:pPr>
        <w:spacing w:after="80"/>
      </w:pPr>
    </w:p>
    <w:p w14:paraId="4A1F0013" w14:textId="77777777" w:rsidR="009E73F9" w:rsidRDefault="00000000">
      <w:pPr>
        <w:spacing w:after="120"/>
      </w:pPr>
      <w:r>
        <w:rPr>
          <w:b/>
          <w:bCs/>
        </w:rPr>
        <w:t>Acceptance Criteria:</w:t>
      </w:r>
    </w:p>
    <w:p w14:paraId="4A1F0014" w14:textId="77777777" w:rsidR="009E73F9" w:rsidRDefault="00000000">
      <w:pPr>
        <w:pStyle w:val="ListParagraph"/>
        <w:numPr>
          <w:ilvl w:val="0"/>
          <w:numId w:val="2"/>
        </w:numPr>
        <w:spacing w:after="60"/>
      </w:pPr>
      <w:r>
        <w:t>AC-17.4.1: Support can create promo groups with a name, discount type, value, tier restriction, date range, and maximum redemptions.</w:t>
      </w:r>
    </w:p>
    <w:p w14:paraId="4A1F0015" w14:textId="77777777" w:rsidR="009E73F9" w:rsidRDefault="00000000">
      <w:pPr>
        <w:pStyle w:val="ListParagraph"/>
        <w:numPr>
          <w:ilvl w:val="0"/>
          <w:numId w:val="2"/>
        </w:numPr>
        <w:spacing w:after="60"/>
      </w:pPr>
      <w:r>
        <w:t>AC-17.4.2: Support can create promo codes that are either linked to a group or standalone, with configurable usage limits and single-use flags.</w:t>
      </w:r>
    </w:p>
    <w:p w14:paraId="4A1F0016" w14:textId="77777777" w:rsidR="009E73F9" w:rsidRDefault="00000000">
      <w:pPr>
        <w:pStyle w:val="ListParagraph"/>
        <w:numPr>
          <w:ilvl w:val="0"/>
          <w:numId w:val="2"/>
        </w:numPr>
        <w:spacing w:after="60"/>
      </w:pPr>
      <w:r>
        <w:t>AC-17.4.3: Price lock promos persist indefinitely unless manually removed by Support; time-limited promos expire automatically.</w:t>
      </w:r>
    </w:p>
    <w:p w14:paraId="4A1F0017" w14:textId="77777777" w:rsidR="009E73F9" w:rsidRDefault="00000000">
      <w:pPr>
        <w:pStyle w:val="ListParagraph"/>
        <w:numPr>
          <w:ilvl w:val="0"/>
          <w:numId w:val="2"/>
        </w:numPr>
        <w:spacing w:after="60"/>
      </w:pPr>
      <w:r>
        <w:t>AC-17.4.4: Only one subscription promo may be active per host account; applying a new promo replaces the existing one.</w:t>
      </w:r>
    </w:p>
    <w:p w14:paraId="4A1F0018" w14:textId="77777777" w:rsidR="009E73F9" w:rsidRDefault="00000000">
      <w:pPr>
        <w:pStyle w:val="ListParagraph"/>
        <w:numPr>
          <w:ilvl w:val="0"/>
          <w:numId w:val="2"/>
        </w:numPr>
        <w:spacing w:after="60"/>
      </w:pPr>
      <w:r>
        <w:t>AC-17.4.5: The active promo is displayed on the host account billing tab in Support and on the subscription screen in the Host mobile app.</w:t>
      </w:r>
    </w:p>
    <w:p w14:paraId="4A1F0019" w14:textId="77777777" w:rsidR="009E73F9" w:rsidRDefault="00000000">
      <w:pPr>
        <w:pStyle w:val="ListParagraph"/>
        <w:numPr>
          <w:ilvl w:val="0"/>
          <w:numId w:val="2"/>
        </w:numPr>
        <w:spacing w:after="60"/>
      </w:pPr>
      <w:r>
        <w:t>AC-17.4.6: Promo management (create, edit, assign, revoke) is restricted to Support users only; hosts cannot self-apply promos except via promo codes.</w:t>
      </w:r>
    </w:p>
    <w:p w14:paraId="381AEB16" w14:textId="77777777" w:rsidR="009E73F9" w:rsidRDefault="00000000">
      <w:r>
        <w:br w:type="page"/>
      </w:r>
    </w:p>
    <w:p w14:paraId="7BB970F9" w14:textId="77777777" w:rsidR="009E73F9" w:rsidRDefault="00000000">
      <w:pPr>
        <w:pStyle w:val="Heading1"/>
      </w:pPr>
      <w:bookmarkStart w:id="251" w:name="_Toc228879584"/>
      <w:r>
        <w:lastRenderedPageBreak/>
        <w:t>18. Non-Functional Requirements</w:t>
      </w:r>
      <w:bookmarkEnd w:id="251"/>
    </w:p>
    <w:p w14:paraId="142FF353" w14:textId="77777777" w:rsidR="009E73F9" w:rsidRDefault="00000000">
      <w:pPr>
        <w:spacing w:after="120"/>
      </w:pPr>
      <w:r>
        <w:t>This section defines the performance, availability, security, scalability, and compliance requirements that apply across all Nigh applications and services.</w:t>
      </w:r>
    </w:p>
    <w:p w14:paraId="0E967C2A" w14:textId="77777777" w:rsidR="009E73F9" w:rsidRDefault="009E73F9">
      <w:pPr>
        <w:spacing w:after="80"/>
      </w:pPr>
    </w:p>
    <w:p w14:paraId="3E2615E6" w14:textId="77777777" w:rsidR="009E73F9" w:rsidRDefault="00000000">
      <w:pPr>
        <w:pStyle w:val="Heading2"/>
      </w:pPr>
      <w:bookmarkStart w:id="252" w:name="_Toc228879585"/>
      <w:r>
        <w:t>18.1 Performance</w:t>
      </w:r>
      <w:bookmarkEnd w:id="252"/>
    </w:p>
    <w:p w14:paraId="5622ECB3" w14:textId="77777777" w:rsidR="009E73F9" w:rsidRDefault="00000000">
      <w:pPr>
        <w:spacing w:after="120"/>
      </w:pPr>
      <w:r>
        <w:t>Performance targets are defined for each application tier and measured under specified conditions.</w:t>
      </w:r>
    </w:p>
    <w:p w14:paraId="14DF6832" w14:textId="77777777" w:rsidR="009E73F9" w:rsidRDefault="009E73F9">
      <w:pPr>
        <w:spacing w:after="80"/>
      </w:pPr>
    </w:p>
    <w:p w14:paraId="59ACFF7C" w14:textId="77777777" w:rsidR="009E73F9" w:rsidRDefault="00000000">
      <w:pPr>
        <w:spacing w:after="120"/>
      </w:pPr>
      <w:r>
        <w:rPr>
          <w:b/>
          <w:bCs/>
        </w:rPr>
        <w:t>Consumer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5A7EB8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D21029"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C2E61E"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02AB9F" w14:textId="77777777" w:rsidR="009E73F9" w:rsidRDefault="00000000">
            <w:r>
              <w:rPr>
                <w:b/>
                <w:bCs/>
                <w:sz w:val="20"/>
                <w:szCs w:val="20"/>
              </w:rPr>
              <w:t>Conditions</w:t>
            </w:r>
          </w:p>
        </w:tc>
      </w:tr>
      <w:tr w:rsidR="009E73F9" w14:paraId="4D4C5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3FB8A" w14:textId="77777777" w:rsidR="009E73F9" w:rsidRDefault="00000000">
            <w:r>
              <w:rPr>
                <w:sz w:val="20"/>
                <w:szCs w:val="20"/>
              </w:rPr>
              <w:t>Drop detail first paint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5AD9B"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1F04B" w14:textId="77777777" w:rsidR="009E73F9" w:rsidRDefault="00000000">
            <w:r>
              <w:rPr>
                <w:sz w:val="20"/>
                <w:szCs w:val="20"/>
              </w:rPr>
              <w:t>4G mobile connection</w:t>
            </w:r>
          </w:p>
        </w:tc>
      </w:tr>
      <w:tr w:rsidR="009E73F9" w14:paraId="6DC763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42D1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3B5DD" w14:textId="77777777" w:rsidR="009E73F9" w:rsidRDefault="00000000">
            <w:r>
              <w:rPr>
                <w:sz w:val="20"/>
                <w:szCs w:val="20"/>
              </w:rPr>
              <w:t>&lt; 3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48A38" w14:textId="77777777" w:rsidR="009E73F9" w:rsidRDefault="00000000">
            <w:r>
              <w:rPr>
                <w:sz w:val="20"/>
                <w:szCs w:val="20"/>
              </w:rPr>
              <w:t>4G mobile connection</w:t>
            </w:r>
          </w:p>
        </w:tc>
      </w:tr>
      <w:tr w:rsidR="009E73F9" w14:paraId="7B35A6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79772" w14:textId="77777777" w:rsidR="009E73F9" w:rsidRDefault="00000000">
            <w:r>
              <w:rPr>
                <w:sz w:val="20"/>
                <w:szCs w:val="20"/>
              </w:rPr>
              <w:t>Capacity update reflection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9BA5F"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F8CB4" w14:textId="77777777" w:rsidR="009E73F9" w:rsidRDefault="00000000">
            <w:r>
              <w:rPr>
                <w:sz w:val="20"/>
                <w:szCs w:val="20"/>
              </w:rPr>
              <w:t>Server-side change to UI display</w:t>
            </w:r>
          </w:p>
        </w:tc>
      </w:tr>
    </w:tbl>
    <w:p w14:paraId="54318BE2" w14:textId="77777777" w:rsidR="009E73F9" w:rsidRDefault="009E73F9">
      <w:pPr>
        <w:spacing w:after="80"/>
      </w:pPr>
    </w:p>
    <w:p w14:paraId="0BD03A8A" w14:textId="77777777" w:rsidR="009E73F9" w:rsidRDefault="00000000">
      <w:pPr>
        <w:spacing w:after="120"/>
      </w:pPr>
      <w:r>
        <w:rPr>
          <w:b/>
          <w:bCs/>
        </w:rPr>
        <w:t>Host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383482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628704"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E277D9"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F1CA00A" w14:textId="77777777" w:rsidR="009E73F9" w:rsidRDefault="00000000">
            <w:r>
              <w:rPr>
                <w:b/>
                <w:bCs/>
                <w:sz w:val="20"/>
                <w:szCs w:val="20"/>
              </w:rPr>
              <w:t>Conditions</w:t>
            </w:r>
          </w:p>
        </w:tc>
      </w:tr>
      <w:tr w:rsidR="009E73F9" w14:paraId="67D910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259B4" w14:textId="77777777" w:rsidR="009E73F9" w:rsidRDefault="00000000">
            <w:r>
              <w:rPr>
                <w:sz w:val="20"/>
                <w:szCs w:val="20"/>
              </w:rPr>
              <w:t>Check-in scan to result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81D11"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FE460" w14:textId="77777777" w:rsidR="009E73F9" w:rsidRDefault="00000000">
            <w:r>
              <w:rPr>
                <w:sz w:val="20"/>
                <w:szCs w:val="20"/>
              </w:rPr>
              <w:t>QR scan to server response</w:t>
            </w:r>
          </w:p>
        </w:tc>
      </w:tr>
      <w:tr w:rsidR="009E73F9" w14:paraId="44C20E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6E8B" w14:textId="77777777" w:rsidR="009E73F9" w:rsidRDefault="00000000">
            <w:r>
              <w:rPr>
                <w:sz w:val="20"/>
                <w:szCs w:val="20"/>
              </w:rPr>
              <w:t>Reservation search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F89E2"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99691" w14:textId="77777777" w:rsidR="009E73F9" w:rsidRDefault="00000000">
            <w:r>
              <w:rPr>
                <w:sz w:val="20"/>
                <w:szCs w:val="20"/>
              </w:rPr>
              <w:t>Search query to results display</w:t>
            </w:r>
          </w:p>
        </w:tc>
      </w:tr>
    </w:tbl>
    <w:p w14:paraId="63C609B4" w14:textId="77777777" w:rsidR="009E73F9" w:rsidRDefault="009E73F9">
      <w:pPr>
        <w:spacing w:after="80"/>
      </w:pPr>
    </w:p>
    <w:p w14:paraId="3F6F19A7" w14:textId="77777777" w:rsidR="009E73F9" w:rsidRDefault="00000000">
      <w:pPr>
        <w:spacing w:after="120"/>
      </w:pPr>
      <w:r>
        <w:rPr>
          <w:b/>
          <w:bCs/>
        </w:rPr>
        <w:t>API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5991C0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37FEA6"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30FE20" w14:textId="77777777" w:rsidR="009E73F9" w:rsidRDefault="00000000">
            <w:r>
              <w:rPr>
                <w:b/>
                <w:bCs/>
                <w:sz w:val="20"/>
                <w:szCs w:val="20"/>
              </w:rPr>
              <w:t>Target</w:t>
            </w:r>
          </w:p>
        </w:tc>
      </w:tr>
      <w:tr w:rsidR="009E73F9" w14:paraId="5E8D98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6CFE0" w14:textId="77777777" w:rsidR="009E73F9" w:rsidRDefault="00000000">
            <w:r>
              <w:rPr>
                <w:sz w:val="20"/>
                <w:szCs w:val="20"/>
              </w:rPr>
              <w:t>P95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1AED8" w14:textId="77777777" w:rsidR="009E73F9" w:rsidRDefault="00000000">
            <w:r>
              <w:rPr>
                <w:sz w:val="20"/>
                <w:szCs w:val="20"/>
              </w:rPr>
              <w:t>&lt; 500ms</w:t>
            </w:r>
          </w:p>
        </w:tc>
      </w:tr>
      <w:tr w:rsidR="009E73F9" w14:paraId="20D95E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134C8" w14:textId="77777777" w:rsidR="009E73F9" w:rsidRDefault="00000000">
            <w:r>
              <w:rPr>
                <w:sz w:val="20"/>
                <w:szCs w:val="20"/>
              </w:rPr>
              <w:t>P99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2D7B0" w14:textId="77777777" w:rsidR="009E73F9" w:rsidRDefault="00000000">
            <w:r>
              <w:rPr>
                <w:sz w:val="20"/>
                <w:szCs w:val="20"/>
              </w:rPr>
              <w:t>&lt; 1 second</w:t>
            </w:r>
          </w:p>
        </w:tc>
      </w:tr>
    </w:tbl>
    <w:p w14:paraId="4E0BD73A" w14:textId="77777777" w:rsidR="009E73F9" w:rsidRDefault="009E73F9">
      <w:pPr>
        <w:spacing w:after="80"/>
      </w:pPr>
    </w:p>
    <w:p w14:paraId="374CADC7" w14:textId="77777777" w:rsidR="009E73F9" w:rsidRDefault="00000000">
      <w:pPr>
        <w:spacing w:after="120"/>
      </w:pPr>
      <w:r>
        <w:rPr>
          <w:b/>
          <w:bCs/>
        </w:rPr>
        <w:t>Acceptance Criteria:</w:t>
      </w:r>
    </w:p>
    <w:p w14:paraId="13B37FBD" w14:textId="77777777" w:rsidR="009E73F9" w:rsidRDefault="00000000">
      <w:pPr>
        <w:pStyle w:val="ListParagraph"/>
        <w:numPr>
          <w:ilvl w:val="0"/>
          <w:numId w:val="2"/>
        </w:numPr>
        <w:spacing w:after="60"/>
      </w:pPr>
      <w:r>
        <w:t>AC-18.1.1: Performance is monitored continuously with automated alerting.</w:t>
      </w:r>
    </w:p>
    <w:p w14:paraId="68384455" w14:textId="77777777" w:rsidR="009E73F9" w:rsidRDefault="00000000">
      <w:pPr>
        <w:pStyle w:val="ListParagraph"/>
        <w:numPr>
          <w:ilvl w:val="0"/>
          <w:numId w:val="2"/>
        </w:numPr>
        <w:spacing w:after="60"/>
      </w:pPr>
      <w:r>
        <w:t>AC-18.1.2: Alerts trigger when P95 response time exceeds target for any endpoint.</w:t>
      </w:r>
    </w:p>
    <w:p w14:paraId="51A26671" w14:textId="77777777" w:rsidR="009E73F9" w:rsidRDefault="009E73F9">
      <w:pPr>
        <w:spacing w:after="80"/>
      </w:pPr>
    </w:p>
    <w:p w14:paraId="5E40D6AA" w14:textId="77777777" w:rsidR="009E73F9" w:rsidRDefault="00000000">
      <w:pPr>
        <w:pStyle w:val="Heading2"/>
      </w:pPr>
      <w:bookmarkStart w:id="253" w:name="_Toc228879586"/>
      <w:r>
        <w:t>18.2 Availability</w:t>
      </w:r>
      <w:bookmarkEnd w:id="253"/>
    </w:p>
    <w:p w14:paraId="78781AE3" w14:textId="77777777" w:rsidR="009E73F9" w:rsidRDefault="00000000">
      <w:pPr>
        <w:spacing w:after="120"/>
      </w:pPr>
      <w:r>
        <w:t>Nigh targets 99.5% monthly availability with a planned upgrade path to 99.9%.</w:t>
      </w:r>
    </w:p>
    <w:p w14:paraId="32AC5C38" w14:textId="77777777" w:rsidR="009E73F9" w:rsidRDefault="009E73F9">
      <w:pPr>
        <w:spacing w:after="80"/>
      </w:pPr>
    </w:p>
    <w:p w14:paraId="195A9D73" w14:textId="77777777" w:rsidR="009E73F9" w:rsidRDefault="00000000">
      <w:pPr>
        <w:spacing w:after="120"/>
      </w:pPr>
      <w:r>
        <w:rPr>
          <w:b/>
          <w:bCs/>
        </w:rPr>
        <w:t>Scope:</w:t>
      </w:r>
    </w:p>
    <w:p w14:paraId="4456F4BB" w14:textId="77777777" w:rsidR="009E73F9" w:rsidRDefault="00000000">
      <w:pPr>
        <w:pStyle w:val="ListParagraph"/>
        <w:numPr>
          <w:ilvl w:val="0"/>
          <w:numId w:val="2"/>
        </w:numPr>
        <w:spacing w:after="60"/>
      </w:pPr>
      <w:r>
        <w:t>Includes: consumer APIs, Host app backend, Enterprise web app, payment integrations</w:t>
      </w:r>
    </w:p>
    <w:p w14:paraId="56F78D5D" w14:textId="77777777" w:rsidR="009E73F9" w:rsidRDefault="00000000">
      <w:pPr>
        <w:pStyle w:val="ListParagraph"/>
        <w:numPr>
          <w:ilvl w:val="0"/>
          <w:numId w:val="2"/>
        </w:numPr>
        <w:spacing w:after="60"/>
      </w:pPr>
      <w:r>
        <w:t>Excludes: scheduled maintenance (with 48 hours advance notice), third-party outages (Stripe, Google Maps, push notification providers)</w:t>
      </w:r>
    </w:p>
    <w:p w14:paraId="71F7040C" w14:textId="77777777" w:rsidR="009E73F9" w:rsidRDefault="009E73F9">
      <w:pPr>
        <w:spacing w:after="80"/>
      </w:pPr>
    </w:p>
    <w:p w14:paraId="2C632357" w14:textId="77777777" w:rsidR="009E73F9" w:rsidRDefault="00000000">
      <w:pPr>
        <w:spacing w:after="120"/>
      </w:pPr>
      <w:r>
        <w:rPr>
          <w:b/>
          <w:bCs/>
        </w:rPr>
        <w:t>Incident Response:</w:t>
      </w:r>
    </w:p>
    <w:p w14:paraId="724F987E" w14:textId="77777777" w:rsidR="009E73F9" w:rsidRDefault="00000000">
      <w:pPr>
        <w:pStyle w:val="ListParagraph"/>
        <w:numPr>
          <w:ilvl w:val="0"/>
          <w:numId w:val="2"/>
        </w:numPr>
        <w:spacing w:after="60"/>
      </w:pPr>
      <w:r>
        <w:t>Outages exceeding 15 minutes require a post-incident report</w:t>
      </w:r>
    </w:p>
    <w:p w14:paraId="729A1C72" w14:textId="77777777" w:rsidR="009E73F9" w:rsidRDefault="00000000">
      <w:pPr>
        <w:pStyle w:val="ListParagraph"/>
        <w:numPr>
          <w:ilvl w:val="0"/>
          <w:numId w:val="2"/>
        </w:numPr>
        <w:spacing w:after="60"/>
      </w:pPr>
      <w:r>
        <w:t>Status page updated within 10 minutes of confirmed outage</w:t>
      </w:r>
    </w:p>
    <w:p w14:paraId="1D42393A" w14:textId="77777777" w:rsidR="009E73F9" w:rsidRDefault="009E73F9">
      <w:pPr>
        <w:spacing w:after="80"/>
      </w:pPr>
    </w:p>
    <w:p w14:paraId="109A2AA2" w14:textId="77777777" w:rsidR="009E73F9" w:rsidRDefault="00000000">
      <w:pPr>
        <w:spacing w:after="120"/>
      </w:pPr>
      <w:r>
        <w:rPr>
          <w:b/>
          <w:bCs/>
        </w:rPr>
        <w:t>Acceptance Criteria:</w:t>
      </w:r>
    </w:p>
    <w:p w14:paraId="0562440C" w14:textId="77777777" w:rsidR="009E73F9" w:rsidRDefault="00000000">
      <w:pPr>
        <w:pStyle w:val="ListParagraph"/>
        <w:numPr>
          <w:ilvl w:val="0"/>
          <w:numId w:val="2"/>
        </w:numPr>
        <w:spacing w:after="60"/>
      </w:pPr>
      <w:r>
        <w:t>AC-18.2.1: Availability is monitored with real-time dashboards.</w:t>
      </w:r>
    </w:p>
    <w:p w14:paraId="25D946DE" w14:textId="77777777" w:rsidR="009E73F9" w:rsidRDefault="00000000">
      <w:pPr>
        <w:pStyle w:val="ListParagraph"/>
        <w:numPr>
          <w:ilvl w:val="0"/>
          <w:numId w:val="2"/>
        </w:numPr>
        <w:spacing w:after="60"/>
      </w:pPr>
      <w:r>
        <w:t>AC-18.2.2: Incident reports are generated for outages exceeding 15 minutes.</w:t>
      </w:r>
    </w:p>
    <w:p w14:paraId="1B808991" w14:textId="77777777" w:rsidR="009E73F9" w:rsidRDefault="009E73F9">
      <w:pPr>
        <w:spacing w:after="80"/>
      </w:pPr>
    </w:p>
    <w:p w14:paraId="2D2A4E21" w14:textId="77777777" w:rsidR="009E73F9" w:rsidRDefault="00000000">
      <w:pPr>
        <w:pStyle w:val="Heading2"/>
      </w:pPr>
      <w:bookmarkStart w:id="254" w:name="_Toc228879587"/>
      <w:r>
        <w:t>18.3 Security</w:t>
      </w:r>
      <w:bookmarkEnd w:id="254"/>
    </w:p>
    <w:p w14:paraId="4B040248" w14:textId="77777777" w:rsidR="009E73F9" w:rsidRDefault="00000000">
      <w:pPr>
        <w:spacing w:after="120"/>
      </w:pPr>
      <w:r>
        <w:t>Security requirements span payment processing, data protection, access control, and encryption.</w:t>
      </w:r>
    </w:p>
    <w:p w14:paraId="73D86A21" w14:textId="77777777" w:rsidR="009E73F9" w:rsidRDefault="009E73F9">
      <w:pPr>
        <w:spacing w:after="80"/>
      </w:pPr>
    </w:p>
    <w:p w14:paraId="506C7C5B" w14:textId="77777777" w:rsidR="009E73F9" w:rsidRDefault="00000000">
      <w:pPr>
        <w:spacing w:after="120"/>
      </w:pPr>
      <w:r>
        <w:rPr>
          <w:b/>
          <w:bCs/>
        </w:rPr>
        <w:t>Payment Security:</w:t>
      </w:r>
    </w:p>
    <w:p w14:paraId="6CEB9F60" w14:textId="77777777" w:rsidR="009E73F9" w:rsidRDefault="00000000">
      <w:pPr>
        <w:pStyle w:val="ListParagraph"/>
        <w:numPr>
          <w:ilvl w:val="0"/>
          <w:numId w:val="2"/>
        </w:numPr>
        <w:spacing w:after="60"/>
      </w:pPr>
      <w:r>
        <w:t>All payment processing via Stripe (PCI DSS compliant). Nigh does not store card data.</w:t>
      </w:r>
    </w:p>
    <w:p w14:paraId="264E0A6E" w14:textId="77777777" w:rsidR="009E73F9" w:rsidRDefault="009E73F9">
      <w:pPr>
        <w:spacing w:after="80"/>
      </w:pPr>
    </w:p>
    <w:p w14:paraId="1AF2EEA9" w14:textId="77777777" w:rsidR="009E73F9" w:rsidRDefault="00000000">
      <w:pPr>
        <w:spacing w:after="120"/>
      </w:pPr>
      <w:r>
        <w:rPr>
          <w:b/>
          <w:bCs/>
        </w:rPr>
        <w:t>Encryption:</w:t>
      </w:r>
    </w:p>
    <w:p w14:paraId="74BA94EB" w14:textId="77777777" w:rsidR="009E73F9" w:rsidRDefault="00000000">
      <w:pPr>
        <w:pStyle w:val="ListParagraph"/>
        <w:numPr>
          <w:ilvl w:val="0"/>
          <w:numId w:val="2"/>
        </w:numPr>
        <w:spacing w:after="60"/>
      </w:pPr>
      <w:r>
        <w:t>Data at rest: AES-256 encryption</w:t>
      </w:r>
    </w:p>
    <w:p w14:paraId="34EFFF2C" w14:textId="77777777" w:rsidR="009E73F9" w:rsidRDefault="00000000">
      <w:pPr>
        <w:pStyle w:val="ListParagraph"/>
        <w:numPr>
          <w:ilvl w:val="0"/>
          <w:numId w:val="2"/>
        </w:numPr>
        <w:spacing w:after="60"/>
      </w:pPr>
      <w:r>
        <w:t>Data in transit: TLS 1.2+ (TLS 1.3 preferred)</w:t>
      </w:r>
    </w:p>
    <w:p w14:paraId="761D01F0" w14:textId="77777777" w:rsidR="009E73F9" w:rsidRDefault="00000000">
      <w:pPr>
        <w:pStyle w:val="ListParagraph"/>
        <w:numPr>
          <w:ilvl w:val="0"/>
          <w:numId w:val="2"/>
        </w:numPr>
        <w:spacing w:after="60"/>
      </w:pPr>
      <w:r>
        <w:t>All PII (personally identifiable information) encrypted at rest</w:t>
      </w:r>
    </w:p>
    <w:p w14:paraId="51E054EA" w14:textId="77777777" w:rsidR="009E73F9" w:rsidRDefault="009E73F9">
      <w:pPr>
        <w:spacing w:after="80"/>
      </w:pPr>
    </w:p>
    <w:p w14:paraId="26267119" w14:textId="77777777" w:rsidR="009E73F9" w:rsidRDefault="00000000">
      <w:pPr>
        <w:spacing w:after="120"/>
      </w:pPr>
      <w:r>
        <w:rPr>
          <w:b/>
          <w:bCs/>
        </w:rPr>
        <w:t>Access Control:</w:t>
      </w:r>
    </w:p>
    <w:p w14:paraId="2BCD88A0" w14:textId="77777777" w:rsidR="009E73F9" w:rsidRDefault="00000000">
      <w:pPr>
        <w:pStyle w:val="ListParagraph"/>
        <w:numPr>
          <w:ilvl w:val="0"/>
          <w:numId w:val="2"/>
        </w:numPr>
        <w:spacing w:after="60"/>
      </w:pPr>
      <w:r>
        <w:t>Role-Based Access Control (RBAC) across all applications</w:t>
      </w:r>
    </w:p>
    <w:p w14:paraId="06FF32FA" w14:textId="77777777" w:rsidR="009E73F9" w:rsidRDefault="00000000">
      <w:pPr>
        <w:pStyle w:val="ListParagraph"/>
        <w:numPr>
          <w:ilvl w:val="0"/>
          <w:numId w:val="2"/>
        </w:numPr>
        <w:spacing w:after="60"/>
      </w:pPr>
      <w:r>
        <w:t>Least-privilege principle enforced</w:t>
      </w:r>
    </w:p>
    <w:p w14:paraId="075353ED" w14:textId="77777777" w:rsidR="009E73F9" w:rsidRDefault="00000000">
      <w:pPr>
        <w:pStyle w:val="ListParagraph"/>
        <w:numPr>
          <w:ilvl w:val="0"/>
          <w:numId w:val="2"/>
        </w:numPr>
        <w:spacing w:after="60"/>
      </w:pPr>
      <w:r>
        <w:t>All API endpoints require authentication</w:t>
      </w:r>
    </w:p>
    <w:p w14:paraId="22C759EE" w14:textId="77777777" w:rsidR="009E73F9" w:rsidRDefault="009E73F9">
      <w:pPr>
        <w:spacing w:after="80"/>
      </w:pPr>
    </w:p>
    <w:p w14:paraId="54D1C717" w14:textId="77777777" w:rsidR="009E73F9" w:rsidRDefault="00000000">
      <w:pPr>
        <w:spacing w:after="120"/>
      </w:pPr>
      <w:r>
        <w:rPr>
          <w:b/>
          <w:bCs/>
        </w:rPr>
        <w:t>Acceptance Criteria:</w:t>
      </w:r>
    </w:p>
    <w:p w14:paraId="0ECFB013" w14:textId="77777777" w:rsidR="009E73F9" w:rsidRDefault="00000000">
      <w:pPr>
        <w:pStyle w:val="ListParagraph"/>
        <w:numPr>
          <w:ilvl w:val="0"/>
          <w:numId w:val="2"/>
        </w:numPr>
        <w:spacing w:after="60"/>
      </w:pPr>
      <w:r>
        <w:t>AC-18.3.1: All PII is encrypted at rest using AES-256.</w:t>
      </w:r>
    </w:p>
    <w:p w14:paraId="50A27FE6" w14:textId="77777777" w:rsidR="009E73F9" w:rsidRDefault="00000000">
      <w:pPr>
        <w:pStyle w:val="ListParagraph"/>
        <w:numPr>
          <w:ilvl w:val="0"/>
          <w:numId w:val="2"/>
        </w:numPr>
        <w:spacing w:after="60"/>
      </w:pPr>
      <w:r>
        <w:t>AC-18.3.2: All API endpoints require authentication. No unauthenticated endpoints except public Drop detail view.</w:t>
      </w:r>
    </w:p>
    <w:p w14:paraId="051180D6" w14:textId="77777777" w:rsidR="009E73F9" w:rsidRDefault="00000000">
      <w:pPr>
        <w:pStyle w:val="ListParagraph"/>
        <w:numPr>
          <w:ilvl w:val="0"/>
          <w:numId w:val="2"/>
        </w:numPr>
        <w:spacing w:after="60"/>
      </w:pPr>
      <w:r>
        <w:t>AC-18.3.3: Regular security audits are conducted (frequency TBD, minimum annually).</w:t>
      </w:r>
    </w:p>
    <w:p w14:paraId="0B8842E6" w14:textId="77777777" w:rsidR="009E73F9" w:rsidRDefault="009E73F9">
      <w:pPr>
        <w:spacing w:after="80"/>
      </w:pPr>
    </w:p>
    <w:p w14:paraId="057B2B07" w14:textId="77777777" w:rsidR="009E73F9" w:rsidRDefault="00000000">
      <w:pPr>
        <w:pStyle w:val="Heading2"/>
      </w:pPr>
      <w:bookmarkStart w:id="255" w:name="_Toc228879588"/>
      <w:r>
        <w:t>18.4 Scalability</w:t>
      </w:r>
      <w:bookmarkEnd w:id="255"/>
    </w:p>
    <w:p w14:paraId="612E6B3B" w14:textId="77777777" w:rsidR="009E73F9" w:rsidRDefault="00000000">
      <w:pPr>
        <w:spacing w:after="120"/>
      </w:pPr>
      <w:r>
        <w:t>The system must handle the following concurrent load targets without manual intervention:</w:t>
      </w:r>
    </w:p>
    <w:p w14:paraId="4CD49F6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32F405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F444FB"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D070FC0" w14:textId="77777777" w:rsidR="009E73F9" w:rsidRDefault="00000000">
            <w:r>
              <w:rPr>
                <w:b/>
                <w:bCs/>
                <w:sz w:val="20"/>
                <w:szCs w:val="20"/>
              </w:rPr>
              <w:t>Target</w:t>
            </w:r>
          </w:p>
        </w:tc>
      </w:tr>
      <w:tr w:rsidR="009E73F9" w14:paraId="3C8B9E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43262" w14:textId="77777777" w:rsidR="009E73F9" w:rsidRDefault="00000000">
            <w:r>
              <w:rPr>
                <w:sz w:val="20"/>
                <w:szCs w:val="20"/>
              </w:rPr>
              <w:t>Concurrent Live Drops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B8EA" w14:textId="77777777" w:rsidR="009E73F9" w:rsidRDefault="00000000">
            <w:r>
              <w:rPr>
                <w:sz w:val="20"/>
                <w:szCs w:val="20"/>
              </w:rPr>
              <w:t>10,000</w:t>
            </w:r>
          </w:p>
        </w:tc>
      </w:tr>
      <w:tr w:rsidR="009E73F9" w14:paraId="3083AE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40F9D" w14:textId="77777777" w:rsidR="009E73F9" w:rsidRDefault="00000000">
            <w:r>
              <w:rPr>
                <w:sz w:val="20"/>
                <w:szCs w:val="20"/>
              </w:rPr>
              <w:lastRenderedPageBreak/>
              <w:t>Concurrent users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7E39B" w14:textId="77777777" w:rsidR="009E73F9" w:rsidRDefault="00000000">
            <w:r>
              <w:rPr>
                <w:sz w:val="20"/>
                <w:szCs w:val="20"/>
              </w:rPr>
              <w:t>100,000</w:t>
            </w:r>
          </w:p>
        </w:tc>
      </w:tr>
      <w:tr w:rsidR="009E73F9" w14:paraId="2AF814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924CA" w14:textId="77777777" w:rsidR="009E73F9" w:rsidRDefault="00000000">
            <w:r>
              <w:rPr>
                <w:sz w:val="20"/>
                <w:szCs w:val="20"/>
              </w:rPr>
              <w:t>Peak check-ins per minute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5298F" w14:textId="77777777" w:rsidR="009E73F9" w:rsidRDefault="00000000">
            <w:r>
              <w:rPr>
                <w:sz w:val="20"/>
                <w:szCs w:val="20"/>
              </w:rPr>
              <w:t>1,000+</w:t>
            </w:r>
          </w:p>
        </w:tc>
      </w:tr>
      <w:tr w:rsidR="009E73F9" w14:paraId="322288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67DBC" w14:textId="77777777" w:rsidR="009E73F9" w:rsidRDefault="00000000">
            <w:r>
              <w:rPr>
                <w:sz w:val="20"/>
                <w:szCs w:val="20"/>
              </w:rPr>
              <w:t>Concurrent reservations per Drop</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25990" w14:textId="77777777" w:rsidR="009E73F9" w:rsidRDefault="00000000">
            <w:r>
              <w:rPr>
                <w:sz w:val="20"/>
                <w:szCs w:val="20"/>
              </w:rPr>
              <w:t>Limited by capacity, not by system</w:t>
            </w:r>
          </w:p>
        </w:tc>
      </w:tr>
    </w:tbl>
    <w:p w14:paraId="71E085D8" w14:textId="77777777" w:rsidR="009E73F9" w:rsidRDefault="009E73F9">
      <w:pPr>
        <w:spacing w:after="80"/>
      </w:pPr>
    </w:p>
    <w:p w14:paraId="4D7B9BE4" w14:textId="77777777" w:rsidR="009E73F9" w:rsidRDefault="00000000">
      <w:pPr>
        <w:spacing w:after="120"/>
      </w:pPr>
      <w:r>
        <w:rPr>
          <w:b/>
          <w:bCs/>
        </w:rPr>
        <w:t>Architecture Requirements:</w:t>
      </w:r>
    </w:p>
    <w:p w14:paraId="1A184D60" w14:textId="77777777" w:rsidR="009E73F9" w:rsidRDefault="00000000">
      <w:pPr>
        <w:pStyle w:val="ListParagraph"/>
        <w:numPr>
          <w:ilvl w:val="0"/>
          <w:numId w:val="2"/>
        </w:numPr>
        <w:spacing w:after="60"/>
      </w:pPr>
      <w:r>
        <w:t>Auto-scaling for compute resources based on load</w:t>
      </w:r>
    </w:p>
    <w:p w14:paraId="315D23A8" w14:textId="77777777" w:rsidR="009E73F9" w:rsidRDefault="00000000">
      <w:pPr>
        <w:pStyle w:val="ListParagraph"/>
        <w:numPr>
          <w:ilvl w:val="0"/>
          <w:numId w:val="2"/>
        </w:numPr>
        <w:spacing w:after="60"/>
      </w:pPr>
      <w:r>
        <w:t>Stateless API servers (horizontal scaling)</w:t>
      </w:r>
    </w:p>
    <w:p w14:paraId="5D2DBE52" w14:textId="77777777" w:rsidR="009E73F9" w:rsidRDefault="00000000">
      <w:pPr>
        <w:pStyle w:val="ListParagraph"/>
        <w:numPr>
          <w:ilvl w:val="0"/>
          <w:numId w:val="2"/>
        </w:numPr>
        <w:spacing w:after="60"/>
      </w:pPr>
      <w:r>
        <w:t>Read replicas for database scaling</w:t>
      </w:r>
    </w:p>
    <w:p w14:paraId="3EEB24E8" w14:textId="77777777" w:rsidR="009E73F9" w:rsidRDefault="00000000">
      <w:pPr>
        <w:pStyle w:val="ListParagraph"/>
        <w:numPr>
          <w:ilvl w:val="0"/>
          <w:numId w:val="2"/>
        </w:numPr>
        <w:spacing w:after="60"/>
      </w:pPr>
      <w:r>
        <w:t>Queue-based asynchronous processing for payments, notifications, and analytics</w:t>
      </w:r>
    </w:p>
    <w:p w14:paraId="5DF3BF4E" w14:textId="77777777" w:rsidR="009E73F9" w:rsidRDefault="00000000">
      <w:pPr>
        <w:pStyle w:val="ListParagraph"/>
        <w:numPr>
          <w:ilvl w:val="0"/>
          <w:numId w:val="2"/>
        </w:numPr>
        <w:spacing w:after="60"/>
      </w:pPr>
      <w:r>
        <w:t>No single point of failure in the architecture</w:t>
      </w:r>
    </w:p>
    <w:p w14:paraId="6AFF0A2B" w14:textId="77777777" w:rsidR="009E73F9" w:rsidRDefault="009E73F9">
      <w:pPr>
        <w:spacing w:after="80"/>
      </w:pPr>
    </w:p>
    <w:p w14:paraId="553616F8" w14:textId="77777777" w:rsidR="009E73F9" w:rsidRDefault="00000000">
      <w:pPr>
        <w:spacing w:after="120"/>
      </w:pPr>
      <w:r>
        <w:rPr>
          <w:b/>
          <w:bCs/>
        </w:rPr>
        <w:t>Acceptance Criteria:</w:t>
      </w:r>
    </w:p>
    <w:p w14:paraId="171C11F8" w14:textId="77777777" w:rsidR="009E73F9" w:rsidRDefault="00000000">
      <w:pPr>
        <w:pStyle w:val="ListParagraph"/>
        <w:numPr>
          <w:ilvl w:val="0"/>
          <w:numId w:val="2"/>
        </w:numPr>
        <w:spacing w:after="60"/>
      </w:pPr>
      <w:r>
        <w:t>AC-18.4.1: System handles load spikes without manual intervention.</w:t>
      </w:r>
    </w:p>
    <w:p w14:paraId="2AEA23D2" w14:textId="77777777" w:rsidR="009E73F9" w:rsidRDefault="00000000">
      <w:pPr>
        <w:pStyle w:val="ListParagraph"/>
        <w:numPr>
          <w:ilvl w:val="0"/>
          <w:numId w:val="2"/>
        </w:numPr>
        <w:spacing w:after="60"/>
      </w:pPr>
      <w:r>
        <w:t>AC-18.4.2: No single point of failure exists in the production architecture.</w:t>
      </w:r>
    </w:p>
    <w:p w14:paraId="736D0920" w14:textId="77777777" w:rsidR="009E73F9" w:rsidRDefault="009E73F9">
      <w:pPr>
        <w:spacing w:after="80"/>
      </w:pPr>
    </w:p>
    <w:p w14:paraId="390408A9" w14:textId="77777777" w:rsidR="009E73F9" w:rsidRDefault="00000000">
      <w:pPr>
        <w:pStyle w:val="Heading2"/>
      </w:pPr>
      <w:bookmarkStart w:id="256" w:name="_Toc228879589"/>
      <w:r>
        <w:t>18.5 Audit Logging</w:t>
      </w:r>
      <w:bookmarkEnd w:id="256"/>
    </w:p>
    <w:p w14:paraId="6ACD14C8" w14:textId="77777777" w:rsidR="009E73F9" w:rsidRDefault="00000000">
      <w:pPr>
        <w:spacing w:after="120"/>
      </w:pPr>
      <w:r>
        <w:t>The audit log system maintains an immutable, append-only record of all state-changing events (detailed in Section 15.6).</w:t>
      </w:r>
    </w:p>
    <w:p w14:paraId="58A3313E" w14:textId="77777777" w:rsidR="009E73F9" w:rsidRDefault="009E73F9">
      <w:pPr>
        <w:spacing w:after="80"/>
      </w:pPr>
    </w:p>
    <w:p w14:paraId="07A509A5" w14:textId="77777777" w:rsidR="009E73F9" w:rsidRDefault="00000000">
      <w:pPr>
        <w:spacing w:after="120"/>
      </w:pPr>
      <w:r>
        <w:rPr>
          <w:b/>
          <w:bCs/>
        </w:rPr>
        <w:t>Requirements:</w:t>
      </w:r>
    </w:p>
    <w:p w14:paraId="616FA48E" w14:textId="77777777" w:rsidR="009E73F9" w:rsidRDefault="00000000">
      <w:pPr>
        <w:pStyle w:val="ListParagraph"/>
        <w:numPr>
          <w:ilvl w:val="0"/>
          <w:numId w:val="2"/>
        </w:numPr>
        <w:spacing w:after="60"/>
      </w:pPr>
      <w:r>
        <w:t>Append-only, immutable storage</w:t>
      </w:r>
    </w:p>
    <w:p w14:paraId="1308BC79" w14:textId="77777777" w:rsidR="009E73F9" w:rsidRDefault="00000000">
      <w:pPr>
        <w:pStyle w:val="ListParagraph"/>
        <w:numPr>
          <w:ilvl w:val="0"/>
          <w:numId w:val="2"/>
        </w:numPr>
        <w:spacing w:after="60"/>
      </w:pPr>
      <w:r>
        <w:t>Timestamped with ISO 8601 format</w:t>
      </w:r>
    </w:p>
    <w:p w14:paraId="51331C1D" w14:textId="77777777" w:rsidR="009E73F9" w:rsidRDefault="00000000">
      <w:pPr>
        <w:pStyle w:val="ListParagraph"/>
        <w:numPr>
          <w:ilvl w:val="0"/>
          <w:numId w:val="2"/>
        </w:numPr>
        <w:spacing w:after="60"/>
      </w:pPr>
      <w:r>
        <w:t>Actor-attributed (who performed the action)</w:t>
      </w:r>
    </w:p>
    <w:p w14:paraId="30CA5A2E" w14:textId="77777777" w:rsidR="009E73F9" w:rsidRDefault="00000000">
      <w:pPr>
        <w:pStyle w:val="ListParagraph"/>
        <w:numPr>
          <w:ilvl w:val="0"/>
          <w:numId w:val="2"/>
        </w:numPr>
        <w:spacing w:after="60"/>
      </w:pPr>
      <w:r>
        <w:t>Minimum 7-year retention period</w:t>
      </w:r>
    </w:p>
    <w:p w14:paraId="5DF261CA" w14:textId="77777777" w:rsidR="009E73F9" w:rsidRDefault="00000000">
      <w:pPr>
        <w:pStyle w:val="ListParagraph"/>
        <w:numPr>
          <w:ilvl w:val="0"/>
          <w:numId w:val="2"/>
        </w:numPr>
        <w:spacing w:after="60"/>
      </w:pPr>
      <w:r>
        <w:t>Before/after state snapshots for data-modifying events</w:t>
      </w:r>
    </w:p>
    <w:p w14:paraId="369E5C5F" w14:textId="77777777" w:rsidR="009E73F9" w:rsidRDefault="009E73F9">
      <w:pPr>
        <w:spacing w:after="80"/>
      </w:pPr>
    </w:p>
    <w:p w14:paraId="744A881E" w14:textId="77777777" w:rsidR="009E73F9" w:rsidRDefault="00000000">
      <w:pPr>
        <w:spacing w:after="120"/>
      </w:pPr>
      <w:r>
        <w:rPr>
          <w:b/>
          <w:bCs/>
        </w:rPr>
        <w:t>Logged Events (summary):</w:t>
      </w:r>
    </w:p>
    <w:p w14:paraId="6A54DE68" w14:textId="77777777" w:rsidR="009E73F9" w:rsidRDefault="00000000">
      <w:pPr>
        <w:pStyle w:val="ListParagraph"/>
        <w:numPr>
          <w:ilvl w:val="0"/>
          <w:numId w:val="2"/>
        </w:numPr>
        <w:spacing w:after="60"/>
      </w:pPr>
      <w:r>
        <w:t>Reservations (create, cancel, modify)</w:t>
      </w:r>
    </w:p>
    <w:p w14:paraId="54E53131" w14:textId="77777777" w:rsidR="009E73F9" w:rsidRDefault="00000000">
      <w:pPr>
        <w:pStyle w:val="ListParagraph"/>
        <w:numPr>
          <w:ilvl w:val="0"/>
          <w:numId w:val="2"/>
        </w:numPr>
        <w:spacing w:after="60"/>
      </w:pPr>
      <w:r>
        <w:t>Check-ins and no-show marking</w:t>
      </w:r>
    </w:p>
    <w:p w14:paraId="779D16D7" w14:textId="77777777" w:rsidR="009E73F9" w:rsidRDefault="00000000">
      <w:pPr>
        <w:pStyle w:val="ListParagraph"/>
        <w:numPr>
          <w:ilvl w:val="0"/>
          <w:numId w:val="2"/>
        </w:numPr>
        <w:spacing w:after="60"/>
      </w:pPr>
      <w:r>
        <w:t>Refunds (all types)</w:t>
      </w:r>
    </w:p>
    <w:p w14:paraId="6082217A" w14:textId="77777777" w:rsidR="009E73F9" w:rsidRDefault="00000000">
      <w:pPr>
        <w:pStyle w:val="ListParagraph"/>
        <w:numPr>
          <w:ilvl w:val="0"/>
          <w:numId w:val="2"/>
        </w:numPr>
        <w:spacing w:after="60"/>
      </w:pPr>
      <w:r>
        <w:t>Drop state changes</w:t>
      </w:r>
    </w:p>
    <w:p w14:paraId="7B4B2A65" w14:textId="77777777" w:rsidR="009E73F9" w:rsidRDefault="00000000">
      <w:pPr>
        <w:pStyle w:val="ListParagraph"/>
        <w:numPr>
          <w:ilvl w:val="0"/>
          <w:numId w:val="2"/>
        </w:numPr>
        <w:spacing w:after="60"/>
      </w:pPr>
      <w:r>
        <w:t>Capacity edits</w:t>
      </w:r>
    </w:p>
    <w:p w14:paraId="0DA6662C" w14:textId="77777777" w:rsidR="009E73F9" w:rsidRDefault="00000000">
      <w:pPr>
        <w:pStyle w:val="ListParagraph"/>
        <w:numPr>
          <w:ilvl w:val="0"/>
          <w:numId w:val="2"/>
        </w:numPr>
        <w:spacing w:after="60"/>
      </w:pPr>
      <w:r>
        <w:t>Credit issuance</w:t>
      </w:r>
    </w:p>
    <w:p w14:paraId="43AA54AA" w14:textId="77777777" w:rsidR="009E73F9" w:rsidRDefault="00000000">
      <w:pPr>
        <w:pStyle w:val="ListParagraph"/>
        <w:numPr>
          <w:ilvl w:val="0"/>
          <w:numId w:val="2"/>
        </w:numPr>
        <w:spacing w:after="60"/>
      </w:pPr>
      <w:r>
        <w:t>Org suspension and ban</w:t>
      </w:r>
    </w:p>
    <w:p w14:paraId="787EDDD0" w14:textId="77777777" w:rsidR="009E73F9" w:rsidRDefault="00000000">
      <w:pPr>
        <w:pStyle w:val="ListParagraph"/>
        <w:numPr>
          <w:ilvl w:val="0"/>
          <w:numId w:val="2"/>
        </w:numPr>
        <w:spacing w:after="60"/>
      </w:pPr>
      <w:r>
        <w:t>Partner additions and removals</w:t>
      </w:r>
    </w:p>
    <w:p w14:paraId="36106F85" w14:textId="77777777" w:rsidR="009E73F9" w:rsidRDefault="00000000">
      <w:pPr>
        <w:pStyle w:val="ListParagraph"/>
        <w:numPr>
          <w:ilvl w:val="0"/>
          <w:numId w:val="2"/>
        </w:numPr>
        <w:spacing w:after="60"/>
      </w:pPr>
      <w:r>
        <w:t>Feature flag changes</w:t>
      </w:r>
    </w:p>
    <w:p w14:paraId="2F931E01" w14:textId="77777777" w:rsidR="009E73F9" w:rsidRDefault="009E73F9">
      <w:pPr>
        <w:spacing w:after="80"/>
      </w:pPr>
    </w:p>
    <w:p w14:paraId="39F2DA4A" w14:textId="77777777" w:rsidR="009E73F9" w:rsidRDefault="00000000">
      <w:pPr>
        <w:spacing w:after="120"/>
      </w:pPr>
      <w:r>
        <w:rPr>
          <w:b/>
          <w:bCs/>
        </w:rPr>
        <w:t>Acceptance Criteria:</w:t>
      </w:r>
    </w:p>
    <w:p w14:paraId="34AD1F20" w14:textId="77777777" w:rsidR="009E73F9" w:rsidRDefault="00000000">
      <w:pPr>
        <w:pStyle w:val="ListParagraph"/>
        <w:numPr>
          <w:ilvl w:val="0"/>
          <w:numId w:val="2"/>
        </w:numPr>
        <w:spacing w:after="60"/>
      </w:pPr>
      <w:r>
        <w:lastRenderedPageBreak/>
        <w:t>AC-18.5.1: Audit log entries cannot be modified or deleted by any user or system process.</w:t>
      </w:r>
    </w:p>
    <w:p w14:paraId="708FEB15" w14:textId="77777777" w:rsidR="009E73F9" w:rsidRDefault="00000000">
      <w:pPr>
        <w:pStyle w:val="ListParagraph"/>
        <w:numPr>
          <w:ilvl w:val="0"/>
          <w:numId w:val="2"/>
        </w:numPr>
        <w:spacing w:after="60"/>
      </w:pPr>
      <w:r>
        <w:t>AC-18.5.2: Internal export functionality exists for compliance and audit review.</w:t>
      </w:r>
    </w:p>
    <w:p w14:paraId="5C3A8A60" w14:textId="77777777" w:rsidR="009E73F9" w:rsidRDefault="009E73F9">
      <w:pPr>
        <w:spacing w:after="80"/>
      </w:pPr>
    </w:p>
    <w:p w14:paraId="4CDB678E" w14:textId="77777777" w:rsidR="009E73F9" w:rsidRDefault="00000000">
      <w:pPr>
        <w:pStyle w:val="Heading2"/>
      </w:pPr>
      <w:bookmarkStart w:id="257" w:name="_Toc228879590"/>
      <w:r>
        <w:t>18.6 Data Retention &amp; Privacy</w:t>
      </w:r>
      <w:bookmarkEnd w:id="257"/>
    </w:p>
    <w:p w14:paraId="182094E5" w14:textId="77777777" w:rsidR="009E73F9" w:rsidRDefault="00000000">
      <w:pPr>
        <w:spacing w:after="120"/>
      </w:pPr>
      <w:r>
        <w:t>Data retention policies balance regulatory requirements with user privacy rights.</w:t>
      </w:r>
    </w:p>
    <w:p w14:paraId="34FCD4A8" w14:textId="77777777" w:rsidR="009E73F9" w:rsidRDefault="009E73F9">
      <w:pPr>
        <w:spacing w:after="80"/>
      </w:pPr>
    </w:p>
    <w:p w14:paraId="62770519" w14:textId="77777777" w:rsidR="009E73F9" w:rsidRDefault="00000000">
      <w:pPr>
        <w:spacing w:after="120"/>
      </w:pPr>
      <w:r>
        <w:rPr>
          <w:b/>
          <w:bCs/>
        </w:rPr>
        <w:t>Retention Periods:</w:t>
      </w:r>
    </w:p>
    <w:p w14:paraId="0B0B88A5" w14:textId="77777777" w:rsidR="009E73F9" w:rsidRDefault="00000000">
      <w:pPr>
        <w:pStyle w:val="ListParagraph"/>
        <w:numPr>
          <w:ilvl w:val="0"/>
          <w:numId w:val="2"/>
        </w:numPr>
        <w:spacing w:after="60"/>
      </w:pPr>
      <w:r>
        <w:t>Transaction data: 7 years (financial regulatory requirement)</w:t>
      </w:r>
    </w:p>
    <w:p w14:paraId="5485DF62" w14:textId="77777777" w:rsidR="009E73F9" w:rsidRDefault="00000000">
      <w:pPr>
        <w:pStyle w:val="ListParagraph"/>
        <w:numPr>
          <w:ilvl w:val="0"/>
          <w:numId w:val="2"/>
        </w:numPr>
        <w:spacing w:after="60"/>
      </w:pPr>
      <w:r>
        <w:t>Personal data: deletable on user request (except when under legal hold)</w:t>
      </w:r>
    </w:p>
    <w:p w14:paraId="2ED78A58" w14:textId="77777777" w:rsidR="009E73F9" w:rsidRDefault="00000000">
      <w:pPr>
        <w:pStyle w:val="ListParagraph"/>
        <w:numPr>
          <w:ilvl w:val="0"/>
          <w:numId w:val="2"/>
        </w:numPr>
        <w:spacing w:after="60"/>
      </w:pPr>
      <w:r>
        <w:t>Analytics data: anonymized after retention period for aggregate analytics</w:t>
      </w:r>
    </w:p>
    <w:p w14:paraId="1DE32059" w14:textId="77777777" w:rsidR="009E73F9" w:rsidRDefault="009E73F9">
      <w:pPr>
        <w:spacing w:after="80"/>
      </w:pPr>
    </w:p>
    <w:p w14:paraId="2D5CA9A9" w14:textId="77777777" w:rsidR="009E73F9" w:rsidRDefault="00000000">
      <w:pPr>
        <w:spacing w:after="120"/>
      </w:pPr>
      <w:r>
        <w:rPr>
          <w:b/>
          <w:bCs/>
        </w:rPr>
        <w:t>Privacy Compliance:</w:t>
      </w:r>
    </w:p>
    <w:p w14:paraId="56E57C21" w14:textId="77777777" w:rsidR="009E73F9" w:rsidRDefault="00000000">
      <w:pPr>
        <w:pStyle w:val="ListParagraph"/>
        <w:numPr>
          <w:ilvl w:val="0"/>
          <w:numId w:val="2"/>
        </w:numPr>
        <w:spacing w:after="60"/>
      </w:pPr>
      <w:r>
        <w:t>GDPR-ready: data export, consent logging, right to erasure</w:t>
      </w:r>
    </w:p>
    <w:p w14:paraId="3CD7DF9F" w14:textId="77777777" w:rsidR="009E73F9" w:rsidRDefault="00000000">
      <w:pPr>
        <w:pStyle w:val="ListParagraph"/>
        <w:numPr>
          <w:ilvl w:val="0"/>
          <w:numId w:val="2"/>
        </w:numPr>
        <w:spacing w:after="60"/>
      </w:pPr>
      <w:r>
        <w:t>CCPA-ready: opt-out mechanisms, data disclosure</w:t>
      </w:r>
    </w:p>
    <w:p w14:paraId="40AAA43D" w14:textId="77777777" w:rsidR="009E73F9" w:rsidRDefault="00000000">
      <w:pPr>
        <w:pStyle w:val="ListParagraph"/>
        <w:numPr>
          <w:ilvl w:val="0"/>
          <w:numId w:val="2"/>
        </w:numPr>
        <w:spacing w:after="60"/>
      </w:pPr>
      <w:r>
        <w:t>SMS opt-out: every SMS includes unsubscribe/STOP instructions</w:t>
      </w:r>
    </w:p>
    <w:p w14:paraId="6D6B8AF4" w14:textId="77777777" w:rsidR="009E73F9" w:rsidRDefault="00000000">
      <w:pPr>
        <w:pStyle w:val="ListParagraph"/>
        <w:numPr>
          <w:ilvl w:val="0"/>
          <w:numId w:val="2"/>
        </w:numPr>
        <w:spacing w:after="60"/>
      </w:pPr>
      <w:r>
        <w:t>Consent logs: all consent actions (opt-in, opt-out) are timestamped and stored</w:t>
      </w:r>
    </w:p>
    <w:p w14:paraId="51BEA7D4" w14:textId="77777777" w:rsidR="009E73F9" w:rsidRDefault="009E73F9">
      <w:pPr>
        <w:spacing w:after="80"/>
      </w:pPr>
    </w:p>
    <w:p w14:paraId="1A394D27" w14:textId="77777777" w:rsidR="009E73F9" w:rsidRDefault="00000000">
      <w:pPr>
        <w:spacing w:after="120"/>
      </w:pPr>
      <w:r>
        <w:rPr>
          <w:b/>
          <w:bCs/>
        </w:rPr>
        <w:t>Acceptance Criteria:</w:t>
      </w:r>
    </w:p>
    <w:p w14:paraId="2351A28B" w14:textId="77777777" w:rsidR="009E73F9" w:rsidRDefault="00000000">
      <w:pPr>
        <w:pStyle w:val="ListParagraph"/>
        <w:numPr>
          <w:ilvl w:val="0"/>
          <w:numId w:val="2"/>
        </w:numPr>
        <w:spacing w:after="60"/>
      </w:pPr>
      <w:r>
        <w:t>AC-18.6.1: Data export endpoint exists for consumer data portability requests.</w:t>
      </w:r>
    </w:p>
    <w:p w14:paraId="0DD56C04" w14:textId="77777777" w:rsidR="009E73F9" w:rsidRDefault="00000000">
      <w:pPr>
        <w:pStyle w:val="ListParagraph"/>
        <w:numPr>
          <w:ilvl w:val="0"/>
          <w:numId w:val="2"/>
        </w:numPr>
        <w:spacing w:after="60"/>
      </w:pPr>
      <w:r>
        <w:t>AC-18.6.2: Deletion workflow exists for personal data erasure requests.</w:t>
      </w:r>
    </w:p>
    <w:p w14:paraId="4F9D8DCC" w14:textId="77777777" w:rsidR="009E73F9" w:rsidRDefault="00000000">
      <w:pPr>
        <w:pStyle w:val="ListParagraph"/>
        <w:numPr>
          <w:ilvl w:val="0"/>
          <w:numId w:val="2"/>
        </w:numPr>
        <w:spacing w:after="60"/>
      </w:pPr>
      <w:r>
        <w:t>AC-18.6.3: Legal hold mechanism prevents deletion of data under legal review.</w:t>
      </w:r>
    </w:p>
    <w:p w14:paraId="6A55BBB9" w14:textId="77777777" w:rsidR="009E73F9" w:rsidRDefault="009E73F9">
      <w:pPr>
        <w:spacing w:after="80"/>
      </w:pPr>
    </w:p>
    <w:p w14:paraId="760FA8A2" w14:textId="77777777" w:rsidR="009E73F9" w:rsidRDefault="00000000">
      <w:pPr>
        <w:pStyle w:val="Heading2"/>
      </w:pPr>
      <w:bookmarkStart w:id="258" w:name="_Toc228879591"/>
      <w:r>
        <w:t>18.7 Accessibility</w:t>
      </w:r>
      <w:bookmarkEnd w:id="258"/>
    </w:p>
    <w:p w14:paraId="51C5356D" w14:textId="77777777" w:rsidR="009E73F9" w:rsidRDefault="00000000">
      <w:pPr>
        <w:spacing w:after="120"/>
      </w:pPr>
      <w:r>
        <w:t>Nigh is committed to accessible design across all applications.</w:t>
      </w:r>
    </w:p>
    <w:p w14:paraId="159F8A11" w14:textId="77777777" w:rsidR="009E73F9" w:rsidRDefault="009E73F9">
      <w:pPr>
        <w:spacing w:after="80"/>
      </w:pPr>
    </w:p>
    <w:p w14:paraId="24805E22" w14:textId="77777777" w:rsidR="009E73F9" w:rsidRDefault="00000000">
      <w:pPr>
        <w:spacing w:after="120"/>
      </w:pPr>
      <w:r>
        <w:rPr>
          <w:b/>
          <w:bCs/>
        </w:rPr>
        <w:t>Standards:</w:t>
      </w:r>
    </w:p>
    <w:p w14:paraId="6BA7FB6A" w14:textId="77777777" w:rsidR="009E73F9" w:rsidRDefault="00000000">
      <w:pPr>
        <w:pStyle w:val="ListParagraph"/>
        <w:numPr>
          <w:ilvl w:val="0"/>
          <w:numId w:val="2"/>
        </w:numPr>
        <w:spacing w:after="60"/>
      </w:pPr>
      <w:r>
        <w:t>Consumer app: WCAG 2.1 Level AA compliance</w:t>
      </w:r>
    </w:p>
    <w:p w14:paraId="26651323" w14:textId="77777777" w:rsidR="009E73F9" w:rsidRDefault="00000000">
      <w:pPr>
        <w:pStyle w:val="ListParagraph"/>
        <w:numPr>
          <w:ilvl w:val="0"/>
          <w:numId w:val="2"/>
        </w:numPr>
        <w:spacing w:after="60"/>
      </w:pPr>
      <w:r>
        <w:t>Host app: WCAG 2.1 Level AA target by end of v1</w:t>
      </w:r>
    </w:p>
    <w:p w14:paraId="0E9BE256" w14:textId="77777777" w:rsidR="009E73F9" w:rsidRDefault="009E73F9">
      <w:pPr>
        <w:spacing w:after="80"/>
      </w:pPr>
    </w:p>
    <w:p w14:paraId="0D46AEB3" w14:textId="77777777" w:rsidR="009E73F9" w:rsidRDefault="00000000">
      <w:pPr>
        <w:spacing w:after="120"/>
      </w:pPr>
      <w:r>
        <w:rPr>
          <w:b/>
          <w:bCs/>
        </w:rPr>
        <w:t>Specific Requirements:</w:t>
      </w:r>
    </w:p>
    <w:p w14:paraId="6BA8B801" w14:textId="77777777" w:rsidR="009E73F9" w:rsidRDefault="00000000">
      <w:pPr>
        <w:pStyle w:val="ListParagraph"/>
        <w:numPr>
          <w:ilvl w:val="0"/>
          <w:numId w:val="2"/>
        </w:numPr>
        <w:spacing w:after="60"/>
      </w:pPr>
      <w:r>
        <w:t>Color contrast ratios meeting AA standards (4.5:1 for normal text, 3:1 for large text)</w:t>
      </w:r>
    </w:p>
    <w:p w14:paraId="42A7FA4B" w14:textId="77777777" w:rsidR="009E73F9" w:rsidRDefault="00000000">
      <w:pPr>
        <w:pStyle w:val="ListParagraph"/>
        <w:numPr>
          <w:ilvl w:val="0"/>
          <w:numId w:val="2"/>
        </w:numPr>
        <w:spacing w:after="60"/>
      </w:pPr>
      <w:r>
        <w:t>Screen reader compatibility (proper ARIA labels, semantic HTML)</w:t>
      </w:r>
    </w:p>
    <w:p w14:paraId="4139F9B8" w14:textId="77777777" w:rsidR="009E73F9" w:rsidRDefault="00000000">
      <w:pPr>
        <w:pStyle w:val="ListParagraph"/>
        <w:numPr>
          <w:ilvl w:val="0"/>
          <w:numId w:val="2"/>
        </w:numPr>
        <w:spacing w:after="60"/>
      </w:pPr>
      <w:r>
        <w:t>Accessible forms (labeled inputs, error descriptions, focus management)</w:t>
      </w:r>
    </w:p>
    <w:p w14:paraId="682DE5F4" w14:textId="77777777" w:rsidR="009E73F9" w:rsidRDefault="00000000">
      <w:pPr>
        <w:pStyle w:val="ListParagraph"/>
        <w:numPr>
          <w:ilvl w:val="0"/>
          <w:numId w:val="2"/>
        </w:numPr>
        <w:spacing w:after="60"/>
      </w:pPr>
      <w:r>
        <w:t>Logical tab order for keyboard navigation</w:t>
      </w:r>
    </w:p>
    <w:p w14:paraId="43DBA0E0" w14:textId="77777777" w:rsidR="009E73F9" w:rsidRDefault="00000000">
      <w:pPr>
        <w:pStyle w:val="ListParagraph"/>
        <w:numPr>
          <w:ilvl w:val="0"/>
          <w:numId w:val="2"/>
        </w:numPr>
        <w:spacing w:after="60"/>
      </w:pPr>
      <w:r>
        <w:t>Alt text for all meaningful images</w:t>
      </w:r>
    </w:p>
    <w:p w14:paraId="5BB7860B" w14:textId="77777777" w:rsidR="009E73F9" w:rsidRDefault="009E73F9">
      <w:pPr>
        <w:spacing w:after="80"/>
      </w:pPr>
    </w:p>
    <w:p w14:paraId="2A9E3794" w14:textId="77777777" w:rsidR="009E73F9" w:rsidRDefault="00000000">
      <w:pPr>
        <w:spacing w:after="120"/>
      </w:pPr>
      <w:r>
        <w:rPr>
          <w:b/>
          <w:bCs/>
        </w:rPr>
        <w:lastRenderedPageBreak/>
        <w:t>Acceptance Criteria:</w:t>
      </w:r>
    </w:p>
    <w:p w14:paraId="12C6EB9B" w14:textId="77777777" w:rsidR="009E73F9" w:rsidRDefault="00000000">
      <w:pPr>
        <w:pStyle w:val="ListParagraph"/>
        <w:numPr>
          <w:ilvl w:val="0"/>
          <w:numId w:val="2"/>
        </w:numPr>
        <w:spacing w:after="60"/>
      </w:pPr>
      <w:r>
        <w:t>AC-18.7.1: Accessibility audit is completed before launch.</w:t>
      </w:r>
    </w:p>
    <w:p w14:paraId="74494DAE" w14:textId="77777777" w:rsidR="009E73F9" w:rsidRDefault="00000000">
      <w:pPr>
        <w:pStyle w:val="ListParagraph"/>
        <w:numPr>
          <w:ilvl w:val="0"/>
          <w:numId w:val="2"/>
        </w:numPr>
        <w:spacing w:after="60"/>
      </w:pPr>
      <w:r>
        <w:t>AC-18.7.2: Critical accessibility issues (Level A failures) are resolved before launch.</w:t>
      </w:r>
    </w:p>
    <w:p w14:paraId="3B360B24" w14:textId="77777777" w:rsidR="009E73F9" w:rsidRDefault="00000000">
      <w:pPr>
        <w:pStyle w:val="ListParagraph"/>
        <w:numPr>
          <w:ilvl w:val="0"/>
          <w:numId w:val="2"/>
        </w:numPr>
        <w:spacing w:after="60"/>
      </w:pPr>
      <w:r>
        <w:t>AC-18.7.3: Level AA compliance is achieved for the consumer app before launch.</w:t>
      </w:r>
    </w:p>
    <w:p w14:paraId="23563261" w14:textId="77777777" w:rsidR="009E73F9" w:rsidRDefault="009E73F9">
      <w:pPr>
        <w:spacing w:after="80"/>
      </w:pPr>
    </w:p>
    <w:p w14:paraId="3CD785F6" w14:textId="77777777" w:rsidR="009E73F9" w:rsidRDefault="00000000">
      <w:pPr>
        <w:pStyle w:val="Heading2"/>
      </w:pPr>
      <w:bookmarkStart w:id="259" w:name="_Toc228879592"/>
      <w:r>
        <w:t>18.8 Backup &amp; Recovery</w:t>
      </w:r>
      <w:bookmarkEnd w:id="259"/>
    </w:p>
    <w:p w14:paraId="333AF639" w14:textId="77777777" w:rsidR="009E73F9" w:rsidRDefault="00000000">
      <w:pPr>
        <w:spacing w:after="120"/>
      </w:pPr>
      <w:r>
        <w:t>The backup and recovery strategy ensures data durability and rapid recovery from failures.</w:t>
      </w:r>
    </w:p>
    <w:p w14:paraId="7804C9F6" w14:textId="77777777" w:rsidR="009E73F9" w:rsidRDefault="009E73F9">
      <w:pPr>
        <w:spacing w:after="80"/>
      </w:pPr>
    </w:p>
    <w:p w14:paraId="6AC4D9BA" w14:textId="77777777" w:rsidR="009E73F9" w:rsidRDefault="00000000">
      <w:pPr>
        <w:spacing w:after="120"/>
      </w:pPr>
      <w:r>
        <w:rPr>
          <w:b/>
          <w:bCs/>
        </w:rPr>
        <w:t>Backup Schedule:</w:t>
      </w:r>
    </w:p>
    <w:p w14:paraId="1CE19C0C" w14:textId="77777777" w:rsidR="009E73F9" w:rsidRDefault="00000000">
      <w:pPr>
        <w:pStyle w:val="ListParagraph"/>
        <w:numPr>
          <w:ilvl w:val="0"/>
          <w:numId w:val="2"/>
        </w:numPr>
        <w:spacing w:after="60"/>
      </w:pPr>
      <w:r>
        <w:t>Daily full backups</w:t>
      </w:r>
    </w:p>
    <w:p w14:paraId="162C4C5B" w14:textId="77777777" w:rsidR="009E73F9" w:rsidRDefault="00000000">
      <w:pPr>
        <w:pStyle w:val="ListParagraph"/>
        <w:numPr>
          <w:ilvl w:val="0"/>
          <w:numId w:val="2"/>
        </w:numPr>
        <w:spacing w:after="60"/>
      </w:pPr>
      <w:r>
        <w:t>Point-in-time recovery capability (continuous WAL archiving)</w:t>
      </w:r>
    </w:p>
    <w:p w14:paraId="3C7A0A4A" w14:textId="77777777" w:rsidR="009E73F9" w:rsidRDefault="00000000">
      <w:pPr>
        <w:pStyle w:val="ListParagraph"/>
        <w:numPr>
          <w:ilvl w:val="0"/>
          <w:numId w:val="2"/>
        </w:numPr>
        <w:spacing w:after="60"/>
      </w:pPr>
      <w:r>
        <w:t>Off-site storage (geographically separate from primary data center)</w:t>
      </w:r>
    </w:p>
    <w:p w14:paraId="30E97A72" w14:textId="77777777" w:rsidR="009E73F9" w:rsidRDefault="009E73F9">
      <w:pPr>
        <w:spacing w:after="80"/>
      </w:pPr>
    </w:p>
    <w:p w14:paraId="080B3EC9" w14:textId="77777777" w:rsidR="009E73F9" w:rsidRDefault="00000000">
      <w:pPr>
        <w:spacing w:after="120"/>
      </w:pPr>
      <w:r>
        <w:rPr>
          <w:b/>
          <w:bCs/>
        </w:rPr>
        <w:t>Recovery Targets:</w:t>
      </w:r>
    </w:p>
    <w:p w14:paraId="3274508E" w14:textId="77777777" w:rsidR="009E73F9" w:rsidRDefault="00000000">
      <w:pPr>
        <w:pStyle w:val="ListParagraph"/>
        <w:numPr>
          <w:ilvl w:val="0"/>
          <w:numId w:val="2"/>
        </w:numPr>
        <w:spacing w:after="60"/>
      </w:pPr>
      <w:r>
        <w:t>RPO (Recovery Point Objective): &lt; 15 minutes (maximum data loss in recovery scenario)</w:t>
      </w:r>
    </w:p>
    <w:p w14:paraId="33431F85" w14:textId="77777777" w:rsidR="009E73F9" w:rsidRDefault="00000000">
      <w:pPr>
        <w:pStyle w:val="ListParagraph"/>
        <w:numPr>
          <w:ilvl w:val="0"/>
          <w:numId w:val="2"/>
        </w:numPr>
        <w:spacing w:after="60"/>
      </w:pPr>
      <w:r>
        <w:t>RTO (Recovery Time Objective): &lt; 2 hours (maximum time to restore service)</w:t>
      </w:r>
    </w:p>
    <w:p w14:paraId="311CF32E" w14:textId="77777777" w:rsidR="009E73F9" w:rsidRDefault="009E73F9">
      <w:pPr>
        <w:spacing w:after="80"/>
      </w:pPr>
    </w:p>
    <w:p w14:paraId="3EA9F896" w14:textId="77777777" w:rsidR="009E73F9" w:rsidRDefault="00000000">
      <w:pPr>
        <w:spacing w:after="120"/>
      </w:pPr>
      <w:r>
        <w:rPr>
          <w:b/>
          <w:bCs/>
        </w:rPr>
        <w:t>Acceptance Criteria:</w:t>
      </w:r>
    </w:p>
    <w:p w14:paraId="19B27A45" w14:textId="77777777" w:rsidR="009E73F9" w:rsidRDefault="00000000">
      <w:pPr>
        <w:pStyle w:val="ListParagraph"/>
        <w:numPr>
          <w:ilvl w:val="0"/>
          <w:numId w:val="2"/>
        </w:numPr>
        <w:spacing w:after="60"/>
      </w:pPr>
      <w:r>
        <w:t>AC-18.8.1: Recovery plan is documented and maintained.</w:t>
      </w:r>
    </w:p>
    <w:p w14:paraId="6F09727E" w14:textId="77777777" w:rsidR="009E73F9" w:rsidRDefault="00000000">
      <w:pPr>
        <w:pStyle w:val="ListParagraph"/>
        <w:numPr>
          <w:ilvl w:val="0"/>
          <w:numId w:val="2"/>
        </w:numPr>
        <w:spacing w:after="60"/>
      </w:pPr>
      <w:r>
        <w:t>AC-18.8.2: Recovery is tested quarterly with documented results.</w:t>
      </w:r>
    </w:p>
    <w:p w14:paraId="587A4C46" w14:textId="77777777" w:rsidR="009E73F9" w:rsidRDefault="00000000">
      <w:pPr>
        <w:pStyle w:val="ListParagraph"/>
        <w:numPr>
          <w:ilvl w:val="0"/>
          <w:numId w:val="2"/>
        </w:numPr>
        <w:spacing w:after="60"/>
      </w:pPr>
      <w:r>
        <w:t>AC-18.8.3: RPO &lt; 15 minutes and RTO &lt; 2 hours are achievable in test scenarios.</w:t>
      </w:r>
    </w:p>
    <w:p w14:paraId="66CD070C" w14:textId="77777777" w:rsidR="009E73F9" w:rsidRDefault="009E73F9">
      <w:pPr>
        <w:spacing w:after="80"/>
      </w:pPr>
    </w:p>
    <w:p w14:paraId="62944D98" w14:textId="77777777" w:rsidR="009E73F9" w:rsidRDefault="00000000">
      <w:pPr>
        <w:pStyle w:val="Heading2"/>
      </w:pPr>
      <w:bookmarkStart w:id="260" w:name="_Toc228879593"/>
      <w:r>
        <w:t>18.9 Mobile-First Architecture</w:t>
      </w:r>
      <w:bookmarkEnd w:id="260"/>
    </w:p>
    <w:p w14:paraId="6E71B22F" w14:textId="77777777" w:rsidR="009E73F9" w:rsidRDefault="00000000">
      <w:pPr>
        <w:spacing w:after="120"/>
      </w:pPr>
      <w:r>
        <w:t>The platform architecture prioritizes mobile experiences.</w:t>
      </w:r>
    </w:p>
    <w:p w14:paraId="1ACD997B" w14:textId="77777777" w:rsidR="009E73F9" w:rsidRDefault="009E73F9">
      <w:pPr>
        <w:spacing w:after="80"/>
      </w:pPr>
    </w:p>
    <w:p w14:paraId="5C85C671" w14:textId="77777777" w:rsidR="009E73F9" w:rsidRDefault="00000000">
      <w:pPr>
        <w:spacing w:after="120"/>
      </w:pPr>
      <w:r>
        <w:rPr>
          <w:b/>
          <w:bCs/>
        </w:rPr>
        <w:t>Platform Distribution: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9E73F9" w14:paraId="1F7CC0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1AD730" w14:textId="77777777" w:rsidR="009E73F9" w:rsidRDefault="00000000">
            <w:r>
              <w:rPr>
                <w:b/>
                <w:bCs/>
                <w:sz w:val="20"/>
                <w:szCs w:val="20"/>
              </w:rPr>
              <w:t>App</w:t>
            </w:r>
          </w:p>
        </w:tc>
        <w:tc>
          <w:tcPr>
            <w:tcW w:w="6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7BE02C4" w14:textId="77777777" w:rsidR="009E73F9" w:rsidRDefault="00000000">
            <w:r>
              <w:rPr>
                <w:b/>
                <w:bCs/>
                <w:sz w:val="20"/>
                <w:szCs w:val="20"/>
              </w:rPr>
              <w:t>Platform</w:t>
            </w:r>
          </w:p>
        </w:tc>
      </w:tr>
      <w:tr w:rsidR="009E73F9" w14:paraId="42895A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BF573" w14:textId="77777777" w:rsidR="009E73F9" w:rsidRDefault="00000000">
            <w:r>
              <w:rPr>
                <w:sz w:val="20"/>
                <w:szCs w:val="20"/>
              </w:rPr>
              <w:t>Consumer (Nigh Drops)</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3F2E0" w14:textId="77777777" w:rsidR="009E73F9" w:rsidRDefault="00000000">
            <w:r>
              <w:rPr>
                <w:sz w:val="20"/>
                <w:szCs w:val="20"/>
              </w:rPr>
              <w:t>Native iOS + Native Android</w:t>
            </w:r>
          </w:p>
        </w:tc>
      </w:tr>
      <w:tr w:rsidR="009E73F9" w14:paraId="31D30C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BA715" w14:textId="77777777" w:rsidR="009E73F9" w:rsidRDefault="00000000">
            <w:r>
              <w:rPr>
                <w:sz w:val="20"/>
                <w:szCs w:val="20"/>
              </w:rPr>
              <w:t>Host (Nigh Host)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5ABF7" w14:textId="77777777" w:rsidR="009E73F9" w:rsidRDefault="00000000">
            <w:r>
              <w:rPr>
                <w:sz w:val="20"/>
                <w:szCs w:val="20"/>
              </w:rPr>
              <w:t>Responsive web + Native mobile (iOS + Android)</w:t>
            </w:r>
          </w:p>
        </w:tc>
      </w:tr>
      <w:tr w:rsidR="009E73F9" w14:paraId="6E0B96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42E9" w14:textId="77777777" w:rsidR="009E73F9" w:rsidRDefault="00000000">
            <w:r>
              <w:rPr>
                <w:sz w:val="20"/>
                <w:szCs w:val="20"/>
              </w:rPr>
              <w:t>Enterprise</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59400" w14:textId="77777777" w:rsidR="009E73F9" w:rsidRDefault="00000000">
            <w:r>
              <w:rPr>
                <w:sz w:val="20"/>
                <w:szCs w:val="20"/>
              </w:rPr>
              <w:t>Web-only</w:t>
            </w:r>
          </w:p>
        </w:tc>
      </w:tr>
      <w:tr w:rsidR="009E73F9" w14:paraId="64EBB3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8203A" w14:textId="77777777" w:rsidR="009E73F9" w:rsidRDefault="00000000">
            <w:r>
              <w:rPr>
                <w:sz w:val="20"/>
                <w:szCs w:val="20"/>
              </w:rPr>
              <w:t>Support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9310D" w14:textId="77777777" w:rsidR="009E73F9" w:rsidRDefault="00000000">
            <w:r>
              <w:rPr>
                <w:sz w:val="20"/>
                <w:szCs w:val="20"/>
              </w:rPr>
              <w:t>Web-only</w:t>
            </w:r>
          </w:p>
        </w:tc>
      </w:tr>
    </w:tbl>
    <w:p w14:paraId="415A2DDA" w14:textId="77777777" w:rsidR="009E73F9" w:rsidRDefault="009E73F9">
      <w:pPr>
        <w:spacing w:after="80"/>
      </w:pPr>
    </w:p>
    <w:p w14:paraId="3B9DCAC7" w14:textId="77777777" w:rsidR="009E73F9" w:rsidRDefault="00000000">
      <w:pPr>
        <w:spacing w:after="120"/>
      </w:pPr>
      <w:r>
        <w:rPr>
          <w:b/>
          <w:bCs/>
        </w:rPr>
        <w:t>Mobile Priorities:</w:t>
      </w:r>
    </w:p>
    <w:p w14:paraId="2F79122E" w14:textId="77777777" w:rsidR="009E73F9" w:rsidRDefault="00000000">
      <w:pPr>
        <w:pStyle w:val="ListParagraph"/>
        <w:numPr>
          <w:ilvl w:val="0"/>
          <w:numId w:val="2"/>
        </w:numPr>
        <w:spacing w:after="60"/>
      </w:pPr>
      <w:r>
        <w:t>Fast reservation flow (minimal taps from discovery to confirmation)</w:t>
      </w:r>
    </w:p>
    <w:p w14:paraId="52BB390A" w14:textId="77777777" w:rsidR="009E73F9" w:rsidRDefault="00000000">
      <w:pPr>
        <w:pStyle w:val="ListParagraph"/>
        <w:numPr>
          <w:ilvl w:val="0"/>
          <w:numId w:val="2"/>
        </w:numPr>
        <w:spacing w:after="60"/>
      </w:pPr>
      <w:r>
        <w:t>Fast QR display (immediate render, high brightness, keep-screen-on)</w:t>
      </w:r>
    </w:p>
    <w:p w14:paraId="738815AA" w14:textId="77777777" w:rsidR="009E73F9" w:rsidRDefault="00000000">
      <w:pPr>
        <w:pStyle w:val="ListParagraph"/>
        <w:numPr>
          <w:ilvl w:val="0"/>
          <w:numId w:val="2"/>
        </w:numPr>
        <w:spacing w:after="60"/>
      </w:pPr>
      <w:r>
        <w:lastRenderedPageBreak/>
        <w:t>Low friction check-in (scan to result in &lt; 1 second)</w:t>
      </w:r>
    </w:p>
    <w:p w14:paraId="46B3FD37" w14:textId="77777777" w:rsidR="009E73F9" w:rsidRDefault="00000000">
      <w:pPr>
        <w:pStyle w:val="ListParagraph"/>
        <w:numPr>
          <w:ilvl w:val="0"/>
          <w:numId w:val="2"/>
        </w:numPr>
        <w:spacing w:after="60"/>
      </w:pPr>
      <w:r>
        <w:t>Offline ticket access (cached wallet data)</w:t>
      </w:r>
    </w:p>
    <w:p w14:paraId="0205F463" w14:textId="77777777" w:rsidR="009E73F9" w:rsidRDefault="009E73F9">
      <w:pPr>
        <w:spacing w:after="80"/>
      </w:pPr>
    </w:p>
    <w:p w14:paraId="397D1F6E" w14:textId="77777777" w:rsidR="009E73F9" w:rsidRDefault="00000000">
      <w:pPr>
        <w:spacing w:after="120"/>
      </w:pPr>
      <w:r>
        <w:rPr>
          <w:b/>
          <w:bCs/>
        </w:rPr>
        <w:t>Acceptance Criteria:</w:t>
      </w:r>
    </w:p>
    <w:p w14:paraId="102B91EA" w14:textId="77777777" w:rsidR="009E73F9" w:rsidRDefault="00000000">
      <w:pPr>
        <w:pStyle w:val="ListParagraph"/>
        <w:numPr>
          <w:ilvl w:val="0"/>
          <w:numId w:val="2"/>
        </w:numPr>
        <w:spacing w:after="60"/>
      </w:pPr>
      <w:r>
        <w:t>AC-18.9.1: Consumer app is native on both iOS and Android.</w:t>
      </w:r>
    </w:p>
    <w:p w14:paraId="7289650B" w14:textId="77777777" w:rsidR="009E73F9" w:rsidRDefault="00000000">
      <w:pPr>
        <w:pStyle w:val="ListParagraph"/>
        <w:numPr>
          <w:ilvl w:val="0"/>
          <w:numId w:val="2"/>
        </w:numPr>
        <w:spacing w:after="60"/>
      </w:pPr>
      <w:r>
        <w:t>AC-18.9.2: Critical mobile flows (reservation, QR display, check-in) meet performance targets.</w:t>
      </w:r>
    </w:p>
    <w:p w14:paraId="1BF64930" w14:textId="77777777" w:rsidR="009E73F9" w:rsidRDefault="00000000">
      <w:r>
        <w:br w:type="page"/>
      </w:r>
    </w:p>
    <w:p w14:paraId="52628962" w14:textId="77777777" w:rsidR="009E73F9" w:rsidRDefault="00000000">
      <w:pPr>
        <w:pStyle w:val="Heading1"/>
      </w:pPr>
      <w:bookmarkStart w:id="261" w:name="_Toc228879594"/>
      <w:r>
        <w:lastRenderedPageBreak/>
        <w:t>19. Future Considerations (Not in v1)</w:t>
      </w:r>
      <w:bookmarkEnd w:id="261"/>
    </w:p>
    <w:p w14:paraId="293D515D" w14:textId="77777777" w:rsidR="009E73F9" w:rsidRDefault="00000000">
      <w:pPr>
        <w:spacing w:after="120"/>
      </w:pPr>
      <w:r>
        <w:t>The following features are planned for future releases but are explicitly excluded from the v1 scope. Each item includes a brief description, use cases, rationale for deferral, and data model implications to ensure v1 architecture does not preclude future implementation.</w:t>
      </w:r>
    </w:p>
    <w:p w14:paraId="306731AE" w14:textId="77777777" w:rsidR="009E73F9" w:rsidRDefault="009E73F9">
      <w:pPr>
        <w:spacing w:after="80"/>
      </w:pPr>
    </w:p>
    <w:p w14:paraId="01E9B256" w14:textId="77777777" w:rsidR="009E73F9" w:rsidRDefault="00000000">
      <w:pPr>
        <w:pStyle w:val="Heading2"/>
      </w:pPr>
      <w:bookmarkStart w:id="262" w:name="_Toc228879595"/>
      <w:r>
        <w:t>19.1 Buy Zone (Geo-Fencing)</w:t>
      </w:r>
      <w:bookmarkEnd w:id="262"/>
    </w:p>
    <w:p w14:paraId="7D6B43B6" w14:textId="77777777" w:rsidR="009E73F9" w:rsidRDefault="00000000">
      <w:pPr>
        <w:spacing w:after="120"/>
      </w:pPr>
      <w:r>
        <w:rPr>
          <w:b/>
          <w:bCs/>
        </w:rPr>
        <w:t>Description:</w:t>
      </w:r>
    </w:p>
    <w:p w14:paraId="17119F59" w14:textId="77777777" w:rsidR="009E73F9" w:rsidRDefault="00000000">
      <w:pPr>
        <w:spacing w:after="120"/>
      </w:pPr>
      <w:r>
        <w:t>Radius-based geographic restriction that limits Drop reservations to consumers within a specified distance from the venue. Configurable radius range: 50 meters to 5 kilometers. Supports shrinking radius over time (e.g., radius decreases as Drop start time approaches, increasing urgency).</w:t>
      </w:r>
    </w:p>
    <w:p w14:paraId="1A1AD7E6" w14:textId="77777777" w:rsidR="009E73F9" w:rsidRDefault="00000000">
      <w:pPr>
        <w:spacing w:after="120"/>
      </w:pPr>
      <w:r>
        <w:rPr>
          <w:b/>
          <w:bCs/>
        </w:rPr>
        <w:t>Use Cases:</w:t>
      </w:r>
    </w:p>
    <w:p w14:paraId="12D95FBC" w14:textId="77777777" w:rsidR="009E73F9" w:rsidRDefault="00000000">
      <w:pPr>
        <w:pStyle w:val="ListParagraph"/>
        <w:numPr>
          <w:ilvl w:val="0"/>
          <w:numId w:val="2"/>
        </w:numPr>
        <w:spacing w:after="60"/>
      </w:pPr>
      <w:r>
        <w:t>Local restaurant wants only nearby diners to reserve</w:t>
      </w:r>
    </w:p>
    <w:p w14:paraId="383A6638" w14:textId="77777777" w:rsidR="009E73F9" w:rsidRDefault="00000000">
      <w:pPr>
        <w:pStyle w:val="ListParagraph"/>
        <w:numPr>
          <w:ilvl w:val="0"/>
          <w:numId w:val="2"/>
        </w:numPr>
        <w:spacing w:after="60"/>
      </w:pPr>
      <w:r>
        <w:t>Event wants to build walk-up traffic by shrinking radius close to start time</w:t>
      </w:r>
    </w:p>
    <w:p w14:paraId="337051A7" w14:textId="77777777" w:rsidR="009E73F9" w:rsidRDefault="00000000">
      <w:pPr>
        <w:spacing w:after="120"/>
      </w:pPr>
      <w:r>
        <w:rPr>
          <w:b/>
          <w:bCs/>
        </w:rPr>
        <w:t>Why Deferred:</w:t>
      </w:r>
    </w:p>
    <w:p w14:paraId="76F94F4D" w14:textId="77777777" w:rsidR="009E73F9" w:rsidRDefault="00000000">
      <w:pPr>
        <w:spacing w:after="120"/>
      </w:pPr>
      <w:r>
        <w:t>Requires robust GPS validation, mock location detection, and careful UX for geo-fence violations during checkout. Complexity of shrinking radius timing logic requires thorough testing.</w:t>
      </w:r>
    </w:p>
    <w:p w14:paraId="556442CB" w14:textId="77777777" w:rsidR="009E73F9" w:rsidRDefault="00000000">
      <w:pPr>
        <w:spacing w:after="120"/>
      </w:pPr>
      <w:r>
        <w:rPr>
          <w:b/>
          <w:bCs/>
        </w:rPr>
        <w:t>Data Model Implications:</w:t>
      </w:r>
    </w:p>
    <w:p w14:paraId="02634F53" w14:textId="77777777" w:rsidR="009E73F9" w:rsidRDefault="00000000">
      <w:pPr>
        <w:spacing w:after="120"/>
      </w:pPr>
      <w:r>
        <w:t>Feature-flagged (FLAG-BZ). Drop table: buy_zone_enabled (boolean), buy_zone_center_lat, buy_zone_center_lng, buy_zone_radius_m, buy_zone_shrink_enabled, buy_zone_shrink_schedule (JSON).</w:t>
      </w:r>
    </w:p>
    <w:p w14:paraId="36E6D402" w14:textId="77777777" w:rsidR="009E73F9" w:rsidRDefault="009E73F9">
      <w:pPr>
        <w:spacing w:after="80"/>
      </w:pPr>
    </w:p>
    <w:p w14:paraId="506014B0" w14:textId="77777777" w:rsidR="009E73F9" w:rsidRDefault="00000000">
      <w:pPr>
        <w:pStyle w:val="Heading2"/>
      </w:pPr>
      <w:bookmarkStart w:id="263" w:name="_Toc228879596"/>
      <w:r>
        <w:t>19.2 Nigh Zone (Isochrone Discovery)</w:t>
      </w:r>
      <w:bookmarkEnd w:id="263"/>
    </w:p>
    <w:p w14:paraId="11068B1E" w14:textId="77777777" w:rsidR="009E73F9" w:rsidRDefault="00000000">
      <w:pPr>
        <w:spacing w:after="120"/>
      </w:pPr>
      <w:r>
        <w:rPr>
          <w:b/>
          <w:bCs/>
        </w:rPr>
        <w:t>Description:</w:t>
      </w:r>
    </w:p>
    <w:p w14:paraId="4313B5F2" w14:textId="77777777" w:rsidR="009E73F9" w:rsidRDefault="00000000">
      <w:pPr>
        <w:spacing w:after="120"/>
      </w:pPr>
      <w:r>
        <w:t>Travel-time-based discovery filter. Instead of simple radius (which ignores roads, traffic, transit), Nigh Zone uses isochrone mapping to show Drops reachable within a consumer-configurable time window (5-60 minutes). More honest and practical than radius-based filtering.</w:t>
      </w:r>
    </w:p>
    <w:p w14:paraId="6637D9A8" w14:textId="77777777" w:rsidR="009E73F9" w:rsidRDefault="00000000">
      <w:pPr>
        <w:spacing w:after="120"/>
      </w:pPr>
      <w:r>
        <w:rPr>
          <w:b/>
          <w:bCs/>
        </w:rPr>
        <w:t>Use Cases:</w:t>
      </w:r>
    </w:p>
    <w:p w14:paraId="07A5EC95" w14:textId="77777777" w:rsidR="009E73F9" w:rsidRDefault="00000000">
      <w:pPr>
        <w:pStyle w:val="ListParagraph"/>
        <w:numPr>
          <w:ilvl w:val="0"/>
          <w:numId w:val="2"/>
        </w:numPr>
        <w:spacing w:after="60"/>
      </w:pPr>
      <w:r>
        <w:t>Consumer wants to see 'what can I get to in 15 minutes'</w:t>
      </w:r>
    </w:p>
    <w:p w14:paraId="0371CED9" w14:textId="77777777" w:rsidR="009E73F9" w:rsidRDefault="00000000">
      <w:pPr>
        <w:pStyle w:val="ListParagraph"/>
        <w:numPr>
          <w:ilvl w:val="0"/>
          <w:numId w:val="2"/>
        </w:numPr>
        <w:spacing w:after="60"/>
      </w:pPr>
      <w:r>
        <w:t>Urban consumers where 1 mile can mean 5 minutes or 30 minutes depending on direction</w:t>
      </w:r>
    </w:p>
    <w:p w14:paraId="40190F95" w14:textId="77777777" w:rsidR="009E73F9" w:rsidRDefault="00000000">
      <w:pPr>
        <w:spacing w:after="120"/>
      </w:pPr>
      <w:r>
        <w:rPr>
          <w:b/>
          <w:bCs/>
        </w:rPr>
        <w:t>Why Deferred:</w:t>
      </w:r>
    </w:p>
    <w:p w14:paraId="1C779C2D" w14:textId="77777777" w:rsidR="009E73F9" w:rsidRDefault="00000000">
      <w:pPr>
        <w:spacing w:after="120"/>
      </w:pPr>
      <w:r>
        <w:t>Requires third-party isochrone API integration, real-time traffic data, and consumer UX for configuring travel mode (walk, drive, transit). Significant infrastructure cost.</w:t>
      </w:r>
    </w:p>
    <w:p w14:paraId="33AF240B" w14:textId="77777777" w:rsidR="009E73F9" w:rsidRDefault="00000000">
      <w:pPr>
        <w:spacing w:after="120"/>
      </w:pPr>
      <w:r>
        <w:rPr>
          <w:b/>
          <w:bCs/>
        </w:rPr>
        <w:t>Data Model Implications:</w:t>
      </w:r>
    </w:p>
    <w:p w14:paraId="61068E97" w14:textId="77777777" w:rsidR="009E73F9" w:rsidRDefault="00000000">
      <w:pPr>
        <w:spacing w:after="120"/>
      </w:pPr>
      <w:r>
        <w:t>Consumer preferences: preferred_travel_mode, preferred_travel_time. Drop discovery queries require isochrone polygon intersection.</w:t>
      </w:r>
    </w:p>
    <w:p w14:paraId="53991377" w14:textId="77777777" w:rsidR="009E73F9" w:rsidRDefault="009E73F9">
      <w:pPr>
        <w:spacing w:after="80"/>
      </w:pPr>
    </w:p>
    <w:p w14:paraId="328CA98D" w14:textId="77777777" w:rsidR="009E73F9" w:rsidRDefault="00000000">
      <w:pPr>
        <w:pStyle w:val="Heading2"/>
      </w:pPr>
      <w:bookmarkStart w:id="264" w:name="_Toc228879597"/>
      <w:r>
        <w:lastRenderedPageBreak/>
        <w:t>19.3 Drop Boost (Paid Promotion)</w:t>
      </w:r>
      <w:bookmarkEnd w:id="264"/>
    </w:p>
    <w:p w14:paraId="59516096" w14:textId="77777777" w:rsidR="009E73F9" w:rsidRDefault="00000000">
      <w:pPr>
        <w:spacing w:after="120"/>
      </w:pPr>
      <w:r>
        <w:rPr>
          <w:b/>
          <w:bCs/>
        </w:rPr>
        <w:t>Description:</w:t>
      </w:r>
    </w:p>
    <w:p w14:paraId="21F33695" w14:textId="77777777" w:rsidR="009E73F9" w:rsidRDefault="00000000">
      <w:pPr>
        <w:spacing w:after="120"/>
      </w:pPr>
      <w:r>
        <w:t>Paid promotion that surfaces Drops to non-followers. Boosted Drops appear labeled as 'Sponsored' in discovery contexts. Can be targeted using isochrone-based geographic targeting.</w:t>
      </w:r>
    </w:p>
    <w:p w14:paraId="0A81AEAD" w14:textId="77777777" w:rsidR="009E73F9" w:rsidRDefault="00000000">
      <w:pPr>
        <w:spacing w:after="120"/>
      </w:pPr>
      <w:r>
        <w:rPr>
          <w:b/>
          <w:bCs/>
        </w:rPr>
        <w:t>Use Cases:</w:t>
      </w:r>
    </w:p>
    <w:p w14:paraId="2C16CD55" w14:textId="77777777" w:rsidR="009E73F9" w:rsidRDefault="00000000">
      <w:pPr>
        <w:pStyle w:val="ListParagraph"/>
        <w:numPr>
          <w:ilvl w:val="0"/>
          <w:numId w:val="2"/>
        </w:numPr>
        <w:spacing w:after="60"/>
      </w:pPr>
      <w:r>
        <w:t>New business wants to reach nearby consumers who don't follow them yet</w:t>
      </w:r>
    </w:p>
    <w:p w14:paraId="01D00F59" w14:textId="77777777" w:rsidR="009E73F9" w:rsidRDefault="00000000">
      <w:pPr>
        <w:pStyle w:val="ListParagraph"/>
        <w:numPr>
          <w:ilvl w:val="0"/>
          <w:numId w:val="2"/>
        </w:numPr>
        <w:spacing w:after="60"/>
      </w:pPr>
      <w:r>
        <w:t>Special event promotion to broader audience</w:t>
      </w:r>
    </w:p>
    <w:p w14:paraId="25E9782A" w14:textId="77777777" w:rsidR="009E73F9" w:rsidRDefault="00000000">
      <w:pPr>
        <w:spacing w:after="120"/>
      </w:pPr>
      <w:r>
        <w:rPr>
          <w:b/>
          <w:bCs/>
        </w:rPr>
        <w:t>Why Deferred:</w:t>
      </w:r>
    </w:p>
    <w:p w14:paraId="08B3AAE5" w14:textId="77777777" w:rsidR="009E73F9" w:rsidRDefault="00000000">
      <w:pPr>
        <w:spacing w:after="120"/>
      </w:pPr>
      <w:r>
        <w:t>Requires ad infrastructure (budgeting, bidding, impression tracking), 'Sponsored' label UX, and careful integration with the SaaS-first model.</w:t>
      </w:r>
    </w:p>
    <w:p w14:paraId="6FAFD02E" w14:textId="77777777" w:rsidR="009E73F9" w:rsidRDefault="00000000">
      <w:pPr>
        <w:spacing w:after="120"/>
      </w:pPr>
      <w:r>
        <w:rPr>
          <w:b/>
          <w:bCs/>
        </w:rPr>
        <w:t>Data Model Implications:</w:t>
      </w:r>
    </w:p>
    <w:p w14:paraId="46D26F5E" w14:textId="77777777" w:rsidR="009E73F9" w:rsidRDefault="00000000">
      <w:pPr>
        <w:spacing w:after="120"/>
      </w:pPr>
      <w:r>
        <w:t>boost table: boost_id, drop_id, budget, spent, target_radius, target_isochrone, status, created_at. impression/click tracking tables.</w:t>
      </w:r>
    </w:p>
    <w:p w14:paraId="12075054" w14:textId="77777777" w:rsidR="009E73F9" w:rsidRDefault="009E73F9">
      <w:pPr>
        <w:spacing w:after="80"/>
      </w:pPr>
    </w:p>
    <w:p w14:paraId="3DA15E90" w14:textId="77777777" w:rsidR="009E73F9" w:rsidRDefault="00000000">
      <w:pPr>
        <w:pStyle w:val="Heading2"/>
      </w:pPr>
      <w:bookmarkStart w:id="265" w:name="_Toc228879598"/>
      <w:r>
        <w:t>19.4 Walk-Up Entry</w:t>
      </w:r>
      <w:bookmarkEnd w:id="265"/>
    </w:p>
    <w:p w14:paraId="72B58F0E" w14:textId="77777777" w:rsidR="009E73F9" w:rsidRDefault="00000000">
      <w:pPr>
        <w:spacing w:after="120"/>
      </w:pPr>
      <w:r>
        <w:rPr>
          <w:b/>
          <w:bCs/>
        </w:rPr>
        <w:t>Description:</w:t>
      </w:r>
    </w:p>
    <w:p w14:paraId="3A3DF6A2" w14:textId="77777777" w:rsidR="009E73F9" w:rsidRDefault="00000000">
      <w:pPr>
        <w:spacing w:after="120"/>
      </w:pPr>
      <w:r>
        <w:t>Allows hosts to mark ungated entries without tickets for free Drops. Captures walk-up attendance data without requiring pre-reservation.</w:t>
      </w:r>
    </w:p>
    <w:p w14:paraId="762B89ED" w14:textId="77777777" w:rsidR="009E73F9" w:rsidRDefault="00000000">
      <w:pPr>
        <w:spacing w:after="120"/>
      </w:pPr>
      <w:r>
        <w:rPr>
          <w:b/>
          <w:bCs/>
        </w:rPr>
        <w:t>Use Cases:</w:t>
      </w:r>
    </w:p>
    <w:p w14:paraId="7F574A92" w14:textId="77777777" w:rsidR="009E73F9" w:rsidRDefault="00000000">
      <w:pPr>
        <w:pStyle w:val="ListParagraph"/>
        <w:numPr>
          <w:ilvl w:val="0"/>
          <w:numId w:val="2"/>
        </w:numPr>
        <w:spacing w:after="60"/>
      </w:pPr>
      <w:r>
        <w:t>Free community events where pre-reservation is optional</w:t>
      </w:r>
    </w:p>
    <w:p w14:paraId="52D4BE72" w14:textId="77777777" w:rsidR="009E73F9" w:rsidRDefault="00000000">
      <w:pPr>
        <w:pStyle w:val="ListParagraph"/>
        <w:numPr>
          <w:ilvl w:val="0"/>
          <w:numId w:val="2"/>
        </w:numPr>
        <w:spacing w:after="60"/>
      </w:pPr>
      <w:r>
        <w:t>Tracking actual attendance beyond just reservations</w:t>
      </w:r>
    </w:p>
    <w:p w14:paraId="469AFB8C" w14:textId="77777777" w:rsidR="009E73F9" w:rsidRDefault="00000000">
      <w:pPr>
        <w:spacing w:after="120"/>
      </w:pPr>
      <w:r>
        <w:rPr>
          <w:b/>
          <w:bCs/>
        </w:rPr>
        <w:t>Why Deferred:</w:t>
      </w:r>
    </w:p>
    <w:p w14:paraId="42B1056C" w14:textId="77777777" w:rsidR="009E73F9" w:rsidRDefault="00000000">
      <w:pPr>
        <w:spacing w:after="120"/>
      </w:pPr>
      <w:r>
        <w:t>Requires check-in flow modification to handle non-ticketed attendees. UX design for manual entry without QR scan.</w:t>
      </w:r>
    </w:p>
    <w:p w14:paraId="1C29D8BA" w14:textId="77777777" w:rsidR="009E73F9" w:rsidRDefault="00000000">
      <w:pPr>
        <w:spacing w:after="120"/>
      </w:pPr>
      <w:r>
        <w:rPr>
          <w:b/>
          <w:bCs/>
        </w:rPr>
        <w:t>Data Model Implications:</w:t>
      </w:r>
    </w:p>
    <w:p w14:paraId="0C6C1EE8" w14:textId="77777777" w:rsidR="009E73F9" w:rsidRDefault="00000000">
      <w:pPr>
        <w:spacing w:after="120"/>
      </w:pPr>
      <w:r>
        <w:t>attendance table: attendance_id, drop_id, entry_type (ticket|walk_up), checked_in_at, checked_in_by.</w:t>
      </w:r>
    </w:p>
    <w:p w14:paraId="2AEA5AC3" w14:textId="77777777" w:rsidR="009E73F9" w:rsidRDefault="009E73F9">
      <w:pPr>
        <w:spacing w:after="80"/>
      </w:pPr>
    </w:p>
    <w:p w14:paraId="7BA8B251" w14:textId="77777777" w:rsidR="009E73F9" w:rsidRDefault="00000000">
      <w:pPr>
        <w:pStyle w:val="Heading2"/>
      </w:pPr>
      <w:bookmarkStart w:id="266" w:name="_Toc228879599"/>
      <w:r>
        <w:t>19.5 Comp Tickets</w:t>
      </w:r>
      <w:bookmarkEnd w:id="266"/>
    </w:p>
    <w:p w14:paraId="11CDD892" w14:textId="77777777" w:rsidR="009E73F9" w:rsidRDefault="00000000">
      <w:pPr>
        <w:spacing w:after="120"/>
      </w:pPr>
      <w:r>
        <w:rPr>
          <w:b/>
          <w:bCs/>
        </w:rPr>
        <w:t>Description:</w:t>
      </w:r>
    </w:p>
    <w:p w14:paraId="20FA185B" w14:textId="77777777" w:rsidR="009E73F9" w:rsidRDefault="00000000">
      <w:pPr>
        <w:spacing w:after="120"/>
      </w:pPr>
      <w:r>
        <w:t>Issue complimentary tickets from the Liveview interface during an active Drop. Host can create free tickets on the spot for VIPs, media, or other guests.</w:t>
      </w:r>
    </w:p>
    <w:p w14:paraId="35852131" w14:textId="77777777" w:rsidR="009E73F9" w:rsidRDefault="00000000">
      <w:pPr>
        <w:spacing w:after="120"/>
      </w:pPr>
      <w:r>
        <w:rPr>
          <w:b/>
          <w:bCs/>
        </w:rPr>
        <w:t>Use Cases:</w:t>
      </w:r>
    </w:p>
    <w:p w14:paraId="4F572F3D" w14:textId="77777777" w:rsidR="009E73F9" w:rsidRDefault="00000000">
      <w:pPr>
        <w:pStyle w:val="ListParagraph"/>
        <w:numPr>
          <w:ilvl w:val="0"/>
          <w:numId w:val="2"/>
        </w:numPr>
        <w:spacing w:after="60"/>
      </w:pPr>
      <w:r>
        <w:t>VIP guest arrives without reservation</w:t>
      </w:r>
    </w:p>
    <w:p w14:paraId="5EBC1A37" w14:textId="77777777" w:rsidR="009E73F9" w:rsidRDefault="00000000">
      <w:pPr>
        <w:pStyle w:val="ListParagraph"/>
        <w:numPr>
          <w:ilvl w:val="0"/>
          <w:numId w:val="2"/>
        </w:numPr>
        <w:spacing w:after="60"/>
      </w:pPr>
      <w:r>
        <w:t>Media/press coverage</w:t>
      </w:r>
    </w:p>
    <w:p w14:paraId="71468EC3" w14:textId="77777777" w:rsidR="009E73F9" w:rsidRDefault="00000000">
      <w:pPr>
        <w:pStyle w:val="ListParagraph"/>
        <w:numPr>
          <w:ilvl w:val="0"/>
          <w:numId w:val="2"/>
        </w:numPr>
        <w:spacing w:after="60"/>
      </w:pPr>
      <w:r>
        <w:t>Last-minute host decisions</w:t>
      </w:r>
    </w:p>
    <w:p w14:paraId="3ADFC66D" w14:textId="77777777" w:rsidR="009E73F9" w:rsidRDefault="00000000">
      <w:pPr>
        <w:spacing w:after="120"/>
      </w:pPr>
      <w:r>
        <w:rPr>
          <w:b/>
          <w:bCs/>
        </w:rPr>
        <w:lastRenderedPageBreak/>
        <w:t>Why Deferred:</w:t>
      </w:r>
    </w:p>
    <w:p w14:paraId="35CC198B" w14:textId="77777777" w:rsidR="009E73F9" w:rsidRDefault="00000000">
      <w:pPr>
        <w:spacing w:after="120"/>
      </w:pPr>
      <w:r>
        <w:t>Requires ticket creation outside normal checkout flow, special pricing (zero), and audit trail for comp tickets.</w:t>
      </w:r>
    </w:p>
    <w:p w14:paraId="71FCAA15" w14:textId="77777777" w:rsidR="009E73F9" w:rsidRDefault="00000000">
      <w:pPr>
        <w:spacing w:after="120"/>
      </w:pPr>
      <w:r>
        <w:rPr>
          <w:b/>
          <w:bCs/>
        </w:rPr>
        <w:t>Data Model Implications:</w:t>
      </w:r>
    </w:p>
    <w:p w14:paraId="0515D780" w14:textId="77777777" w:rsidR="009E73F9" w:rsidRDefault="00000000">
      <w:pPr>
        <w:spacing w:after="120"/>
      </w:pPr>
      <w:r>
        <w:t>Ticket table: is_comp (boolean), comp_reason, comp_issued_by. Comp tickets counted separately in analytics.</w:t>
      </w:r>
    </w:p>
    <w:p w14:paraId="31F90452" w14:textId="77777777" w:rsidR="009E73F9" w:rsidRDefault="009E73F9">
      <w:pPr>
        <w:spacing w:after="80"/>
      </w:pPr>
    </w:p>
    <w:p w14:paraId="392787D2" w14:textId="77777777" w:rsidR="009E73F9" w:rsidRDefault="00000000">
      <w:pPr>
        <w:pStyle w:val="Heading2"/>
      </w:pPr>
      <w:bookmarkStart w:id="267" w:name="_Toc228879600"/>
      <w:r>
        <w:t>19.6 Surprise Drops</w:t>
      </w:r>
      <w:bookmarkEnd w:id="267"/>
    </w:p>
    <w:p w14:paraId="3C924873" w14:textId="77777777" w:rsidR="009E73F9" w:rsidRDefault="00000000">
      <w:pPr>
        <w:spacing w:after="120"/>
      </w:pPr>
      <w:r>
        <w:rPr>
          <w:b/>
          <w:bCs/>
        </w:rPr>
        <w:t>Description:</w:t>
      </w:r>
    </w:p>
    <w:p w14:paraId="52F2305A" w14:textId="77777777" w:rsidR="009E73F9" w:rsidRDefault="00000000">
      <w:pPr>
        <w:spacing w:after="120"/>
      </w:pPr>
      <w:r>
        <w:t>Location is withheld from the Drop detail until a reveal trigger (time-based or manual). Drop shows 'Location TBD' until reveal. Creates anticipation and mystery.</w:t>
      </w:r>
    </w:p>
    <w:p w14:paraId="3035DEF6" w14:textId="77777777" w:rsidR="009E73F9" w:rsidRDefault="00000000">
      <w:pPr>
        <w:spacing w:after="120"/>
      </w:pPr>
      <w:r>
        <w:rPr>
          <w:b/>
          <w:bCs/>
        </w:rPr>
        <w:t>Use Cases:</w:t>
      </w:r>
    </w:p>
    <w:p w14:paraId="1DB75D49" w14:textId="77777777" w:rsidR="009E73F9" w:rsidRDefault="00000000">
      <w:pPr>
        <w:pStyle w:val="ListParagraph"/>
        <w:numPr>
          <w:ilvl w:val="0"/>
          <w:numId w:val="2"/>
        </w:numPr>
        <w:spacing w:after="60"/>
      </w:pPr>
      <w:r>
        <w:t>Pop-up events with secret locations</w:t>
      </w:r>
    </w:p>
    <w:p w14:paraId="1E826BCC" w14:textId="77777777" w:rsidR="009E73F9" w:rsidRDefault="00000000">
      <w:pPr>
        <w:pStyle w:val="ListParagraph"/>
        <w:numPr>
          <w:ilvl w:val="0"/>
          <w:numId w:val="2"/>
        </w:numPr>
        <w:spacing w:after="60"/>
      </w:pPr>
      <w:r>
        <w:t>Mystery dining experiences</w:t>
      </w:r>
    </w:p>
    <w:p w14:paraId="0C6E4662" w14:textId="77777777" w:rsidR="009E73F9" w:rsidRDefault="00000000">
      <w:pPr>
        <w:pStyle w:val="ListParagraph"/>
        <w:numPr>
          <w:ilvl w:val="0"/>
          <w:numId w:val="2"/>
        </w:numPr>
        <w:spacing w:after="60"/>
      </w:pPr>
      <w:r>
        <w:t>Surprise party coordination</w:t>
      </w:r>
    </w:p>
    <w:p w14:paraId="7D8EC5D6" w14:textId="77777777" w:rsidR="009E73F9" w:rsidRDefault="00000000">
      <w:pPr>
        <w:spacing w:after="120"/>
      </w:pPr>
      <w:r>
        <w:rPr>
          <w:b/>
          <w:bCs/>
        </w:rPr>
        <w:t>Why Deferred:</w:t>
      </w:r>
    </w:p>
    <w:p w14:paraId="69489156" w14:textId="77777777" w:rsidR="009E73F9" w:rsidRDefault="00000000">
      <w:pPr>
        <w:spacing w:after="120"/>
      </w:pPr>
      <w:r>
        <w:t>Requires locationStatus field (confirmed|tbd), reveal trigger logic, and push notification at reveal time. UX for map/directions when location is unknown.</w:t>
      </w:r>
    </w:p>
    <w:p w14:paraId="1FFC6DFB" w14:textId="77777777" w:rsidR="009E73F9" w:rsidRDefault="00000000">
      <w:pPr>
        <w:spacing w:after="120"/>
      </w:pPr>
      <w:r>
        <w:rPr>
          <w:b/>
          <w:bCs/>
        </w:rPr>
        <w:t>Data Model Implications:</w:t>
      </w:r>
    </w:p>
    <w:p w14:paraId="3213F294" w14:textId="77777777" w:rsidR="009E73F9" w:rsidRDefault="00000000">
      <w:pPr>
        <w:spacing w:after="120"/>
      </w:pPr>
      <w:r>
        <w:t>Drop table: location_status ENUM (confirmed, tbd), reveal_at (timestamp, nullable), reveal_triggered_by.</w:t>
      </w:r>
    </w:p>
    <w:p w14:paraId="424DDAAD" w14:textId="77777777" w:rsidR="009E73F9" w:rsidRDefault="009E73F9">
      <w:pPr>
        <w:spacing w:after="80"/>
      </w:pPr>
    </w:p>
    <w:p w14:paraId="3FCB008E" w14:textId="77777777" w:rsidR="009E73F9" w:rsidRDefault="00000000">
      <w:pPr>
        <w:pStyle w:val="Heading2"/>
      </w:pPr>
      <w:bookmarkStart w:id="268" w:name="_Toc228879601"/>
      <w:r>
        <w:t>19.7 Franchise Networks</w:t>
      </w:r>
      <w:bookmarkEnd w:id="268"/>
    </w:p>
    <w:p w14:paraId="69E11C07" w14:textId="77777777" w:rsidR="009E73F9" w:rsidRDefault="00000000">
      <w:pPr>
        <w:spacing w:after="120"/>
      </w:pPr>
      <w:r>
        <w:rPr>
          <w:b/>
          <w:bCs/>
        </w:rPr>
        <w:t>Description:</w:t>
      </w:r>
    </w:p>
    <w:p w14:paraId="7BFD2D94" w14:textId="77777777" w:rsidR="009E73F9" w:rsidRDefault="00000000">
      <w:pPr>
        <w:spacing w:after="120"/>
      </w:pPr>
      <w:r>
        <w:t>Support for franchise relationships with brand-level configuration, pricing agreements, and aggregate dashboards across franchise locations.</w:t>
      </w:r>
    </w:p>
    <w:p w14:paraId="3ACA7C54" w14:textId="77777777" w:rsidR="009E73F9" w:rsidRDefault="00000000">
      <w:pPr>
        <w:spacing w:after="120"/>
      </w:pPr>
      <w:r>
        <w:rPr>
          <w:b/>
          <w:bCs/>
        </w:rPr>
        <w:t>Use Cases:</w:t>
      </w:r>
    </w:p>
    <w:p w14:paraId="05107C35" w14:textId="77777777" w:rsidR="009E73F9" w:rsidRDefault="00000000">
      <w:pPr>
        <w:pStyle w:val="ListParagraph"/>
        <w:numPr>
          <w:ilvl w:val="0"/>
          <w:numId w:val="2"/>
        </w:numPr>
        <w:spacing w:after="60"/>
      </w:pPr>
      <w:r>
        <w:t>National franchise with hundreds of locations wanting unified analytics</w:t>
      </w:r>
    </w:p>
    <w:p w14:paraId="6479C0FD" w14:textId="77777777" w:rsidR="009E73F9" w:rsidRDefault="00000000">
      <w:pPr>
        <w:pStyle w:val="ListParagraph"/>
        <w:numPr>
          <w:ilvl w:val="0"/>
          <w:numId w:val="2"/>
        </w:numPr>
        <w:spacing w:after="60"/>
      </w:pPr>
      <w:r>
        <w:t>Brand-level pricing agreements applied across locations</w:t>
      </w:r>
    </w:p>
    <w:p w14:paraId="2DED8B8B" w14:textId="77777777" w:rsidR="009E73F9" w:rsidRDefault="00000000">
      <w:pPr>
        <w:spacing w:after="120"/>
      </w:pPr>
      <w:r>
        <w:rPr>
          <w:b/>
          <w:bCs/>
        </w:rPr>
        <w:t>Why Deferred:</w:t>
      </w:r>
    </w:p>
    <w:p w14:paraId="0D0F20FA" w14:textId="77777777" w:rsidR="009E73F9" w:rsidRDefault="00000000">
      <w:pPr>
        <w:spacing w:after="120"/>
      </w:pPr>
      <w:r>
        <w:t>Requires complex hierarchy management, franchise agreement data model, and aggregate dashboard infrastructure beyond current Enterprise capabilities.</w:t>
      </w:r>
    </w:p>
    <w:p w14:paraId="1870C341" w14:textId="77777777" w:rsidR="009E73F9" w:rsidRDefault="00000000">
      <w:pPr>
        <w:spacing w:after="120"/>
      </w:pPr>
      <w:r>
        <w:rPr>
          <w:b/>
          <w:bCs/>
        </w:rPr>
        <w:t>Data Model Implications:</w:t>
      </w:r>
    </w:p>
    <w:p w14:paraId="38FF6370" w14:textId="77777777" w:rsidR="009E73F9" w:rsidRDefault="00000000">
      <w:pPr>
        <w:spacing w:after="120"/>
      </w:pPr>
      <w:r>
        <w:t>brand_affiliation_id on Account table. franchise_agreement table with pricing terms. Aggregate analytics views.</w:t>
      </w:r>
    </w:p>
    <w:p w14:paraId="38969CD3" w14:textId="77777777" w:rsidR="009E73F9" w:rsidRDefault="009E73F9">
      <w:pPr>
        <w:spacing w:after="80"/>
      </w:pPr>
    </w:p>
    <w:p w14:paraId="050B1C07" w14:textId="77777777" w:rsidR="009E73F9" w:rsidRDefault="00000000">
      <w:pPr>
        <w:pStyle w:val="Heading2"/>
      </w:pPr>
      <w:bookmarkStart w:id="269" w:name="_Toc228879602"/>
      <w:r>
        <w:lastRenderedPageBreak/>
        <w:t>19.8 CRM and Segmentation</w:t>
      </w:r>
      <w:bookmarkEnd w:id="269"/>
    </w:p>
    <w:p w14:paraId="163EF610" w14:textId="77777777" w:rsidR="009E73F9" w:rsidRDefault="00000000">
      <w:pPr>
        <w:spacing w:after="120"/>
      </w:pPr>
      <w:r>
        <w:rPr>
          <w:b/>
          <w:bCs/>
        </w:rPr>
        <w:t>Description:</w:t>
      </w:r>
    </w:p>
    <w:p w14:paraId="08727C2A" w14:textId="77777777" w:rsidR="009E73F9" w:rsidRDefault="00000000">
      <w:pPr>
        <w:spacing w:after="120"/>
      </w:pPr>
      <w:r>
        <w:t>Customer relationship management features including customer lists, repeat behavior tracking, VIP designation, and customer notes. Available at higher subscription tiers.</w:t>
      </w:r>
    </w:p>
    <w:p w14:paraId="2B11FB26" w14:textId="77777777" w:rsidR="009E73F9" w:rsidRDefault="00000000">
      <w:pPr>
        <w:spacing w:after="120"/>
      </w:pPr>
      <w:r>
        <w:rPr>
          <w:b/>
          <w:bCs/>
        </w:rPr>
        <w:t>Use Cases:</w:t>
      </w:r>
    </w:p>
    <w:p w14:paraId="6BDCBADE" w14:textId="77777777" w:rsidR="009E73F9" w:rsidRDefault="00000000">
      <w:pPr>
        <w:pStyle w:val="ListParagraph"/>
        <w:numPr>
          <w:ilvl w:val="0"/>
          <w:numId w:val="2"/>
        </w:numPr>
        <w:spacing w:after="60"/>
      </w:pPr>
      <w:r>
        <w:t>Restaurant tracks regular diners and their preferences</w:t>
      </w:r>
    </w:p>
    <w:p w14:paraId="0DF9BD3B" w14:textId="77777777" w:rsidR="009E73F9" w:rsidRDefault="00000000">
      <w:pPr>
        <w:pStyle w:val="ListParagraph"/>
        <w:numPr>
          <w:ilvl w:val="0"/>
          <w:numId w:val="2"/>
        </w:numPr>
        <w:spacing w:after="60"/>
      </w:pPr>
      <w:r>
        <w:t>Fitness studio identifies high-value members</w:t>
      </w:r>
    </w:p>
    <w:p w14:paraId="40DD272C" w14:textId="77777777" w:rsidR="009E73F9" w:rsidRDefault="00000000">
      <w:pPr>
        <w:spacing w:after="120"/>
      </w:pPr>
      <w:r>
        <w:rPr>
          <w:b/>
          <w:bCs/>
        </w:rPr>
        <w:t>Why Deferred:</w:t>
      </w:r>
    </w:p>
    <w:p w14:paraId="7F34994C" w14:textId="77777777" w:rsidR="009E73F9" w:rsidRDefault="00000000">
      <w:pPr>
        <w:spacing w:after="120"/>
      </w:pPr>
      <w:r>
        <w:t>Requires guest data enrichment pipeline, segmentation engine, and integration with Drop targeting. Significant backend infrastructure.</w:t>
      </w:r>
    </w:p>
    <w:p w14:paraId="1FEA0268" w14:textId="77777777" w:rsidR="009E73F9" w:rsidRDefault="00000000">
      <w:pPr>
        <w:spacing w:after="120"/>
      </w:pPr>
      <w:r>
        <w:rPr>
          <w:b/>
          <w:bCs/>
        </w:rPr>
        <w:t>Data Model Implications:</w:t>
      </w:r>
    </w:p>
    <w:p w14:paraId="6F6B04C1" w14:textId="77777777" w:rsidR="009E73F9" w:rsidRDefault="00000000">
      <w:pPr>
        <w:spacing w:after="120"/>
      </w:pPr>
      <w:r>
        <w:t>customer_segment table, guest_notes table, guest_tags table. Segment-based audience targeting for Drops.</w:t>
      </w:r>
    </w:p>
    <w:p w14:paraId="77A24A0F" w14:textId="77777777" w:rsidR="009E73F9" w:rsidRDefault="009E73F9">
      <w:pPr>
        <w:spacing w:after="80"/>
      </w:pPr>
    </w:p>
    <w:p w14:paraId="28001B82" w14:textId="77777777" w:rsidR="009E73F9" w:rsidRDefault="00000000">
      <w:pPr>
        <w:pStyle w:val="Heading2"/>
      </w:pPr>
      <w:bookmarkStart w:id="270" w:name="_Toc228879603"/>
      <w:r>
        <w:t>19.9 Advanced Marketing</w:t>
      </w:r>
      <w:bookmarkEnd w:id="270"/>
    </w:p>
    <w:p w14:paraId="272C2005" w14:textId="77777777" w:rsidR="009E73F9" w:rsidRDefault="00000000">
      <w:pPr>
        <w:spacing w:after="120"/>
      </w:pPr>
      <w:r>
        <w:rPr>
          <w:b/>
          <w:bCs/>
        </w:rPr>
        <w:t>Description:</w:t>
      </w:r>
    </w:p>
    <w:p w14:paraId="62D538D4" w14:textId="77777777" w:rsidR="009E73F9" w:rsidRDefault="00000000">
      <w:pPr>
        <w:spacing w:after="120"/>
      </w:pPr>
      <w:r>
        <w:t>Suite of marketing tools: birthday offers (automated Drop offers on consumer birthdays), direct offers (targeted Drop offers to specific consumers), coming-soon teasers (pre-publish Drop visibility), custom ticket design (branded ticket visuals), and loyalty programs (points-based rewards).</w:t>
      </w:r>
    </w:p>
    <w:p w14:paraId="28F21521" w14:textId="77777777" w:rsidR="009E73F9" w:rsidRDefault="00000000">
      <w:pPr>
        <w:spacing w:after="120"/>
      </w:pPr>
      <w:r>
        <w:rPr>
          <w:b/>
          <w:bCs/>
        </w:rPr>
        <w:t>Use Cases:</w:t>
      </w:r>
    </w:p>
    <w:p w14:paraId="6A214CFB" w14:textId="77777777" w:rsidR="009E73F9" w:rsidRDefault="00000000">
      <w:pPr>
        <w:pStyle w:val="ListParagraph"/>
        <w:numPr>
          <w:ilvl w:val="0"/>
          <w:numId w:val="2"/>
        </w:numPr>
        <w:spacing w:after="60"/>
      </w:pPr>
      <w:r>
        <w:t>Automated birthday promotions</w:t>
      </w:r>
    </w:p>
    <w:p w14:paraId="1A9329A7" w14:textId="77777777" w:rsidR="009E73F9" w:rsidRDefault="00000000">
      <w:pPr>
        <w:pStyle w:val="ListParagraph"/>
        <w:numPr>
          <w:ilvl w:val="0"/>
          <w:numId w:val="2"/>
        </w:numPr>
        <w:spacing w:after="60"/>
      </w:pPr>
      <w:r>
        <w:t>VIP-only Drop access</w:t>
      </w:r>
    </w:p>
    <w:p w14:paraId="1AB1B7CC" w14:textId="77777777" w:rsidR="009E73F9" w:rsidRDefault="00000000">
      <w:pPr>
        <w:pStyle w:val="ListParagraph"/>
        <w:numPr>
          <w:ilvl w:val="0"/>
          <w:numId w:val="2"/>
        </w:numPr>
        <w:spacing w:after="60"/>
      </w:pPr>
      <w:r>
        <w:t>Branded ticket experiences</w:t>
      </w:r>
    </w:p>
    <w:p w14:paraId="2EE4D591" w14:textId="77777777" w:rsidR="009E73F9" w:rsidRDefault="00000000">
      <w:pPr>
        <w:spacing w:after="120"/>
      </w:pPr>
      <w:r>
        <w:rPr>
          <w:b/>
          <w:bCs/>
        </w:rPr>
        <w:t>Why Deferred:</w:t>
      </w:r>
    </w:p>
    <w:p w14:paraId="1BE1E7F5" w14:textId="77777777" w:rsidR="009E73F9" w:rsidRDefault="00000000">
      <w:pPr>
        <w:spacing w:after="120"/>
      </w:pPr>
      <w:r>
        <w:t>Each sub-feature is a significant effort. Combined, they represent a major marketing platform build. Prioritized for post-launch based on host demand.</w:t>
      </w:r>
    </w:p>
    <w:p w14:paraId="448C5208" w14:textId="77777777" w:rsidR="009E73F9" w:rsidRDefault="00000000">
      <w:pPr>
        <w:spacing w:after="120"/>
      </w:pPr>
      <w:r>
        <w:rPr>
          <w:b/>
          <w:bCs/>
        </w:rPr>
        <w:t>Data Model Implications:</w:t>
      </w:r>
    </w:p>
    <w:p w14:paraId="5633E74E" w14:textId="77777777" w:rsidR="009E73F9" w:rsidRDefault="00000000">
      <w:pPr>
        <w:spacing w:after="120"/>
      </w:pPr>
      <w:r>
        <w:t>marketing_campaign table, loyalty_points ledger, custom_ticket_template table, birthday_offer_config table.</w:t>
      </w:r>
    </w:p>
    <w:p w14:paraId="203D727B" w14:textId="77777777" w:rsidR="009E73F9" w:rsidRDefault="009E73F9">
      <w:pPr>
        <w:spacing w:after="80"/>
      </w:pPr>
    </w:p>
    <w:p w14:paraId="705D95AC" w14:textId="77777777" w:rsidR="009E73F9" w:rsidRDefault="00000000">
      <w:pPr>
        <w:pStyle w:val="Heading2"/>
      </w:pPr>
      <w:bookmarkStart w:id="271" w:name="_Toc228879604"/>
      <w:r>
        <w:t>19.10 Proactive Niya Notifications</w:t>
      </w:r>
      <w:bookmarkEnd w:id="271"/>
    </w:p>
    <w:p w14:paraId="5143E224" w14:textId="77777777" w:rsidR="009E73F9" w:rsidRDefault="00000000">
      <w:pPr>
        <w:spacing w:after="120"/>
      </w:pPr>
      <w:r>
        <w:rPr>
          <w:b/>
          <w:bCs/>
        </w:rPr>
        <w:t>Description:</w:t>
      </w:r>
    </w:p>
    <w:p w14:paraId="34476641" w14:textId="77777777" w:rsidR="009E73F9" w:rsidRDefault="00000000">
      <w:pPr>
        <w:spacing w:after="120"/>
      </w:pPr>
      <w:r>
        <w:t>AI-powered push notifications where Niya proactively notifies consumers about Drops that match their preferences, even from Accounts they don't follow. Enterprise-tier feature.</w:t>
      </w:r>
    </w:p>
    <w:p w14:paraId="322AAA06" w14:textId="77777777" w:rsidR="009E73F9" w:rsidRDefault="00000000">
      <w:pPr>
        <w:spacing w:after="120"/>
      </w:pPr>
      <w:r>
        <w:rPr>
          <w:b/>
          <w:bCs/>
        </w:rPr>
        <w:t>Use Cases:</w:t>
      </w:r>
    </w:p>
    <w:p w14:paraId="29C97CED" w14:textId="77777777" w:rsidR="009E73F9" w:rsidRDefault="00000000">
      <w:pPr>
        <w:pStyle w:val="ListParagraph"/>
        <w:numPr>
          <w:ilvl w:val="0"/>
          <w:numId w:val="2"/>
        </w:numPr>
        <w:spacing w:after="60"/>
      </w:pPr>
      <w:r>
        <w:t>Consumer who loves live music gets notified about a new jazz Drop nearby</w:t>
      </w:r>
    </w:p>
    <w:p w14:paraId="31CA5449" w14:textId="77777777" w:rsidR="009E73F9" w:rsidRDefault="00000000">
      <w:pPr>
        <w:pStyle w:val="ListParagraph"/>
        <w:numPr>
          <w:ilvl w:val="0"/>
          <w:numId w:val="2"/>
        </w:numPr>
        <w:spacing w:after="60"/>
      </w:pPr>
      <w:r>
        <w:lastRenderedPageBreak/>
        <w:t>Consumer in a new city gets location-relevant suggestions</w:t>
      </w:r>
    </w:p>
    <w:p w14:paraId="3A10333C" w14:textId="77777777" w:rsidR="009E73F9" w:rsidRDefault="00000000">
      <w:pPr>
        <w:spacing w:after="120"/>
      </w:pPr>
      <w:r>
        <w:rPr>
          <w:b/>
          <w:bCs/>
        </w:rPr>
        <w:t>Why Deferred:</w:t>
      </w:r>
    </w:p>
    <w:p w14:paraId="1A8A5FEA" w14:textId="77777777" w:rsidR="009E73F9" w:rsidRDefault="00000000">
      <w:pPr>
        <w:spacing w:after="120"/>
      </w:pPr>
      <w:r>
        <w:t>Requires mature preference model, notification frequency management to avoid spam, and careful integration with the follow-based model. Must not undermine the SaaS-first principle.</w:t>
      </w:r>
    </w:p>
    <w:p w14:paraId="498E42B0" w14:textId="77777777" w:rsidR="009E73F9" w:rsidRDefault="00000000">
      <w:pPr>
        <w:spacing w:after="120"/>
      </w:pPr>
      <w:r>
        <w:rPr>
          <w:b/>
          <w:bCs/>
        </w:rPr>
        <w:t>Data Model Implications:</w:t>
      </w:r>
    </w:p>
    <w:p w14:paraId="71A139FE" w14:textId="77777777" w:rsidR="009E73F9" w:rsidRDefault="00000000">
      <w:pPr>
        <w:spacing w:after="120"/>
      </w:pPr>
      <w:r>
        <w:t>niya_notification_log table, preference_match_score calculations, notification_frequency_limits.</w:t>
      </w:r>
    </w:p>
    <w:p w14:paraId="513AC03B" w14:textId="77777777" w:rsidR="009E73F9" w:rsidRDefault="009E73F9">
      <w:pPr>
        <w:spacing w:after="80"/>
      </w:pPr>
    </w:p>
    <w:p w14:paraId="55ED741E" w14:textId="77777777" w:rsidR="009E73F9" w:rsidRDefault="00000000">
      <w:pPr>
        <w:pStyle w:val="Heading2"/>
      </w:pPr>
      <w:bookmarkStart w:id="272" w:name="_Toc228879605"/>
      <w:r>
        <w:t>19.11 Watch/Save</w:t>
      </w:r>
      <w:bookmarkEnd w:id="272"/>
    </w:p>
    <w:p w14:paraId="118C9731" w14:textId="77777777" w:rsidR="009E73F9" w:rsidRDefault="00000000">
      <w:pPr>
        <w:spacing w:after="120"/>
      </w:pPr>
      <w:r>
        <w:rPr>
          <w:b/>
          <w:bCs/>
        </w:rPr>
        <w:t>Description:</w:t>
      </w:r>
    </w:p>
    <w:p w14:paraId="5990E2AE" w14:textId="77777777" w:rsidR="009E73F9" w:rsidRDefault="00000000">
      <w:pPr>
        <w:spacing w:after="120"/>
      </w:pPr>
      <w:r>
        <w:t>Consumer can 'watch' a Drop, receiving a notification if it goes from Sold Out back to available (e.g., due to cancellations freeing capacity).</w:t>
      </w:r>
    </w:p>
    <w:p w14:paraId="265509AD" w14:textId="77777777" w:rsidR="009E73F9" w:rsidRDefault="00000000">
      <w:pPr>
        <w:spacing w:after="120"/>
      </w:pPr>
      <w:r>
        <w:rPr>
          <w:b/>
          <w:bCs/>
        </w:rPr>
        <w:t>Use Cases:</w:t>
      </w:r>
    </w:p>
    <w:p w14:paraId="2760EADF" w14:textId="77777777" w:rsidR="009E73F9" w:rsidRDefault="00000000">
      <w:pPr>
        <w:pStyle w:val="ListParagraph"/>
        <w:numPr>
          <w:ilvl w:val="0"/>
          <w:numId w:val="2"/>
        </w:numPr>
        <w:spacing w:after="60"/>
      </w:pPr>
      <w:r>
        <w:t>Consumer misses out on a popular Drop and wants to be notified of openings</w:t>
      </w:r>
    </w:p>
    <w:p w14:paraId="4C1F2941" w14:textId="77777777" w:rsidR="009E73F9" w:rsidRDefault="00000000">
      <w:pPr>
        <w:spacing w:after="120"/>
      </w:pPr>
      <w:r>
        <w:rPr>
          <w:b/>
          <w:bCs/>
        </w:rPr>
        <w:t>Why Deferred:</w:t>
      </w:r>
    </w:p>
    <w:p w14:paraId="627E7DF3" w14:textId="77777777" w:rsidR="009E73F9" w:rsidRDefault="00000000">
      <w:pPr>
        <w:spacing w:after="120"/>
      </w:pPr>
      <w:r>
        <w:t>Requires watch list management, capacity change event monitoring, and notification logic for watched Drops.</w:t>
      </w:r>
    </w:p>
    <w:p w14:paraId="29B2BD3A" w14:textId="77777777" w:rsidR="009E73F9" w:rsidRDefault="00000000">
      <w:pPr>
        <w:spacing w:after="120"/>
      </w:pPr>
      <w:r>
        <w:rPr>
          <w:b/>
          <w:bCs/>
        </w:rPr>
        <w:t>Data Model Implications:</w:t>
      </w:r>
    </w:p>
    <w:p w14:paraId="49122DC4" w14:textId="77777777" w:rsidR="009E73F9" w:rsidRDefault="00000000">
      <w:pPr>
        <w:spacing w:after="120"/>
      </w:pPr>
      <w:r>
        <w:t>drop_watch table: consumer_id, drop_id, watched_at. Trigger notification on capacity increase when previously sold out.</w:t>
      </w:r>
    </w:p>
    <w:p w14:paraId="59728DEB" w14:textId="77777777" w:rsidR="009E73F9" w:rsidRDefault="009E73F9">
      <w:pPr>
        <w:spacing w:after="80"/>
      </w:pPr>
    </w:p>
    <w:p w14:paraId="1ABB68C9" w14:textId="77777777" w:rsidR="009E73F9" w:rsidRDefault="00000000">
      <w:pPr>
        <w:pStyle w:val="Heading2"/>
      </w:pPr>
      <w:bookmarkStart w:id="273" w:name="_Toc228879606"/>
      <w:r>
        <w:t>19.12 Consumer Web UX</w:t>
      </w:r>
      <w:bookmarkEnd w:id="273"/>
    </w:p>
    <w:p w14:paraId="22AF9687" w14:textId="77777777" w:rsidR="009E73F9" w:rsidRDefault="00000000">
      <w:pPr>
        <w:spacing w:after="120"/>
      </w:pPr>
      <w:r>
        <w:rPr>
          <w:b/>
          <w:bCs/>
        </w:rPr>
        <w:t>Description:</w:t>
      </w:r>
    </w:p>
    <w:p w14:paraId="452E72AA" w14:textId="77777777" w:rsidR="009E73F9" w:rsidRDefault="00000000">
      <w:pPr>
        <w:spacing w:after="120"/>
      </w:pPr>
      <w:r>
        <w:t>Full reservation capability on desktop web, allowing consumers to discover, browse, and reserve Drops from a desktop browser without the mobile app.</w:t>
      </w:r>
    </w:p>
    <w:p w14:paraId="21F1B163" w14:textId="77777777" w:rsidR="009E73F9" w:rsidRDefault="00000000">
      <w:pPr>
        <w:spacing w:after="120"/>
      </w:pPr>
      <w:r>
        <w:rPr>
          <w:b/>
          <w:bCs/>
        </w:rPr>
        <w:t>Use Cases:</w:t>
      </w:r>
    </w:p>
    <w:p w14:paraId="502EDD55" w14:textId="77777777" w:rsidR="009E73F9" w:rsidRDefault="00000000">
      <w:pPr>
        <w:pStyle w:val="ListParagraph"/>
        <w:numPr>
          <w:ilvl w:val="0"/>
          <w:numId w:val="2"/>
        </w:numPr>
        <w:spacing w:after="60"/>
      </w:pPr>
      <w:r>
        <w:t>Office workers browsing lunch Drops from their computer</w:t>
      </w:r>
    </w:p>
    <w:p w14:paraId="30EDF2D3" w14:textId="77777777" w:rsidR="009E73F9" w:rsidRDefault="00000000">
      <w:pPr>
        <w:pStyle w:val="ListParagraph"/>
        <w:numPr>
          <w:ilvl w:val="0"/>
          <w:numId w:val="2"/>
        </w:numPr>
        <w:spacing w:after="60"/>
      </w:pPr>
      <w:r>
        <w:t>Event planning from desktop</w:t>
      </w:r>
    </w:p>
    <w:p w14:paraId="3389668A" w14:textId="77777777" w:rsidR="009E73F9" w:rsidRDefault="00000000">
      <w:pPr>
        <w:spacing w:after="120"/>
      </w:pPr>
      <w:r>
        <w:rPr>
          <w:b/>
          <w:bCs/>
        </w:rPr>
        <w:t>Why Deferred:</w:t>
      </w:r>
    </w:p>
    <w:p w14:paraId="392F8676" w14:textId="77777777" w:rsidR="009E73F9" w:rsidRDefault="00000000">
      <w:pPr>
        <w:spacing w:after="120"/>
      </w:pPr>
      <w:r>
        <w:t>v1 focuses on mobile-first. Desktop currently shows Drop info and prompts mobile continuation. Full desktop reservation requires payment UI, wallet, and QR display adaptation.</w:t>
      </w:r>
    </w:p>
    <w:p w14:paraId="6F463DE6" w14:textId="77777777" w:rsidR="009E73F9" w:rsidRDefault="00000000">
      <w:pPr>
        <w:spacing w:after="120"/>
      </w:pPr>
      <w:r>
        <w:rPr>
          <w:b/>
          <w:bCs/>
        </w:rPr>
        <w:t>Data Model Implications:</w:t>
      </w:r>
    </w:p>
    <w:p w14:paraId="74C18302" w14:textId="77777777" w:rsidR="009E73F9" w:rsidRDefault="00000000">
      <w:pPr>
        <w:spacing w:after="120"/>
      </w:pPr>
      <w:r>
        <w:t>No data model changes. Requires frontend web application build.</w:t>
      </w:r>
    </w:p>
    <w:p w14:paraId="3ECBD77E" w14:textId="77777777" w:rsidR="009E73F9" w:rsidRDefault="009E73F9">
      <w:pPr>
        <w:spacing w:after="80"/>
      </w:pPr>
    </w:p>
    <w:p w14:paraId="2D16C8AD" w14:textId="77777777" w:rsidR="009E73F9" w:rsidRDefault="00000000">
      <w:pPr>
        <w:pStyle w:val="Heading2"/>
      </w:pPr>
      <w:bookmarkStart w:id="274" w:name="_Toc228879607"/>
      <w:r>
        <w:t>19.13 Appointment Format</w:t>
      </w:r>
      <w:bookmarkEnd w:id="274"/>
    </w:p>
    <w:p w14:paraId="5E1D6EC3" w14:textId="77777777" w:rsidR="009E73F9" w:rsidRDefault="00000000">
      <w:pPr>
        <w:spacing w:after="120"/>
      </w:pPr>
      <w:r>
        <w:rPr>
          <w:b/>
          <w:bCs/>
        </w:rPr>
        <w:t>Description:</w:t>
      </w:r>
    </w:p>
    <w:p w14:paraId="2A2F077B" w14:textId="77777777" w:rsidR="009E73F9" w:rsidRDefault="00000000">
      <w:pPr>
        <w:spacing w:after="120"/>
      </w:pPr>
      <w:r>
        <w:lastRenderedPageBreak/>
        <w:t>Slot-based scheduling format where a Drop represents a service with multiple time slots, each with independent capacity. Example: a salon with 30-minute slots, each accommodating 1-3 clients.</w:t>
      </w:r>
    </w:p>
    <w:p w14:paraId="693ECEF3" w14:textId="77777777" w:rsidR="009E73F9" w:rsidRDefault="00000000">
      <w:pPr>
        <w:spacing w:after="120"/>
      </w:pPr>
      <w:r>
        <w:rPr>
          <w:b/>
          <w:bCs/>
        </w:rPr>
        <w:t>Use Cases:</w:t>
      </w:r>
    </w:p>
    <w:p w14:paraId="2996353E" w14:textId="77777777" w:rsidR="009E73F9" w:rsidRDefault="00000000">
      <w:pPr>
        <w:pStyle w:val="ListParagraph"/>
        <w:numPr>
          <w:ilvl w:val="0"/>
          <w:numId w:val="2"/>
        </w:numPr>
        <w:spacing w:after="60"/>
      </w:pPr>
      <w:r>
        <w:t>Hair salons, spas, fitness classes with fixed time slots</w:t>
      </w:r>
    </w:p>
    <w:p w14:paraId="028553C2" w14:textId="77777777" w:rsidR="009E73F9" w:rsidRDefault="00000000">
      <w:pPr>
        <w:pStyle w:val="ListParagraph"/>
        <w:numPr>
          <w:ilvl w:val="0"/>
          <w:numId w:val="2"/>
        </w:numPr>
        <w:spacing w:after="60"/>
      </w:pPr>
      <w:r>
        <w:t>Consultation bookings</w:t>
      </w:r>
    </w:p>
    <w:p w14:paraId="4FEAF0D9" w14:textId="77777777" w:rsidR="009E73F9" w:rsidRDefault="00000000">
      <w:pPr>
        <w:spacing w:after="120"/>
      </w:pPr>
      <w:r>
        <w:rPr>
          <w:b/>
          <w:bCs/>
        </w:rPr>
        <w:t>Why Deferred:</w:t>
      </w:r>
    </w:p>
    <w:p w14:paraId="03269798" w14:textId="77777777" w:rsidR="009E73F9" w:rsidRDefault="00000000">
      <w:pPr>
        <w:spacing w:after="120"/>
      </w:pPr>
      <w:r>
        <w:t>Requires fundamentally different time model (slots vs. single event), per-slot capacity, calendar integration, and rescheduling flow. Significant architectural addition.</w:t>
      </w:r>
    </w:p>
    <w:p w14:paraId="7A9255C4" w14:textId="77777777" w:rsidR="009E73F9" w:rsidRDefault="00000000">
      <w:pPr>
        <w:spacing w:after="120"/>
      </w:pPr>
      <w:r>
        <w:rPr>
          <w:b/>
          <w:bCs/>
        </w:rPr>
        <w:t>Data Model Implications:</w:t>
      </w:r>
    </w:p>
    <w:p w14:paraId="5AF13F35" w14:textId="77777777" w:rsidR="009E73F9" w:rsidRDefault="00000000">
      <w:pPr>
        <w:spacing w:after="120"/>
      </w:pPr>
      <w:r>
        <w:t>drop_slot table: slot_id, drop_id, start_time, end_time, capacity, reserved_count. Reservation links to slot_id.</w:t>
      </w:r>
    </w:p>
    <w:p w14:paraId="7412C086" w14:textId="77777777" w:rsidR="009E73F9" w:rsidRDefault="009E73F9">
      <w:pPr>
        <w:spacing w:after="80"/>
      </w:pPr>
    </w:p>
    <w:p w14:paraId="0E70C094" w14:textId="77777777" w:rsidR="009E73F9" w:rsidRDefault="00000000">
      <w:pPr>
        <w:pStyle w:val="Heading2"/>
      </w:pPr>
      <w:bookmarkStart w:id="275" w:name="_Toc228879608"/>
      <w:r>
        <w:t>19.14 Live Scoreboard / Gameday Modes</w:t>
      </w:r>
      <w:bookmarkEnd w:id="275"/>
    </w:p>
    <w:p w14:paraId="1698B6D3" w14:textId="77777777" w:rsidR="009E73F9" w:rsidRDefault="00000000">
      <w:pPr>
        <w:spacing w:after="120"/>
      </w:pPr>
      <w:r>
        <w:rPr>
          <w:b/>
          <w:bCs/>
        </w:rPr>
        <w:t>Description:</w:t>
      </w:r>
    </w:p>
    <w:p w14:paraId="7BAA73F2" w14:textId="77777777" w:rsidR="009E73F9" w:rsidRDefault="00000000">
      <w:pPr>
        <w:spacing w:after="120"/>
      </w:pPr>
      <w:r>
        <w:t>Real-time engagement visualization during live Drops. Leaderboards, check-in milestones, live activity feeds visible to attendees. Gamification of the live event experience.</w:t>
      </w:r>
    </w:p>
    <w:p w14:paraId="552F0D10" w14:textId="77777777" w:rsidR="009E73F9" w:rsidRDefault="00000000">
      <w:pPr>
        <w:spacing w:after="120"/>
      </w:pPr>
      <w:r>
        <w:rPr>
          <w:b/>
          <w:bCs/>
        </w:rPr>
        <w:t>Use Cases:</w:t>
      </w:r>
    </w:p>
    <w:p w14:paraId="09150C49" w14:textId="77777777" w:rsidR="009E73F9" w:rsidRDefault="00000000">
      <w:pPr>
        <w:pStyle w:val="ListParagraph"/>
        <w:numPr>
          <w:ilvl w:val="0"/>
          <w:numId w:val="2"/>
        </w:numPr>
        <w:spacing w:after="60"/>
      </w:pPr>
      <w:r>
        <w:t>Sports venue showing check-in progress</w:t>
      </w:r>
    </w:p>
    <w:p w14:paraId="07850E76" w14:textId="77777777" w:rsidR="009E73F9" w:rsidRDefault="00000000">
      <w:pPr>
        <w:pStyle w:val="ListParagraph"/>
        <w:numPr>
          <w:ilvl w:val="0"/>
          <w:numId w:val="2"/>
        </w:numPr>
        <w:spacing w:after="60"/>
      </w:pPr>
      <w:r>
        <w:t>Competition-style events with live scoring</w:t>
      </w:r>
    </w:p>
    <w:p w14:paraId="1688725A" w14:textId="77777777" w:rsidR="009E73F9" w:rsidRDefault="00000000">
      <w:pPr>
        <w:spacing w:after="120"/>
      </w:pPr>
      <w:r>
        <w:rPr>
          <w:b/>
          <w:bCs/>
        </w:rPr>
        <w:t>Why Deferred:</w:t>
      </w:r>
    </w:p>
    <w:p w14:paraId="0B97A3FD" w14:textId="77777777" w:rsidR="009E73F9" w:rsidRDefault="00000000">
      <w:pPr>
        <w:spacing w:after="120"/>
      </w:pPr>
      <w:r>
        <w:t>Requires real-time broadcasting infrastructure, consumer-facing live UI components, and careful consideration of privacy (who can see what activity).</w:t>
      </w:r>
    </w:p>
    <w:p w14:paraId="537AEAB7" w14:textId="77777777" w:rsidR="009E73F9" w:rsidRDefault="00000000">
      <w:pPr>
        <w:spacing w:after="120"/>
      </w:pPr>
      <w:r>
        <w:rPr>
          <w:b/>
          <w:bCs/>
        </w:rPr>
        <w:t>Data Model Implications:</w:t>
      </w:r>
    </w:p>
    <w:p w14:paraId="2D8B4519" w14:textId="77777777" w:rsidR="009E73F9" w:rsidRDefault="00000000">
      <w:pPr>
        <w:spacing w:after="120"/>
      </w:pPr>
      <w:r>
        <w:t>scoreboard_config table, milestone_event table. Real-time event stream infrastructure.</w:t>
      </w:r>
    </w:p>
    <w:p w14:paraId="52E6A905" w14:textId="77777777" w:rsidR="009E73F9" w:rsidRDefault="009E73F9">
      <w:pPr>
        <w:spacing w:after="80"/>
      </w:pPr>
    </w:p>
    <w:p w14:paraId="75EF15F5" w14:textId="77777777" w:rsidR="009E73F9" w:rsidRDefault="00000000">
      <w:pPr>
        <w:pStyle w:val="Heading2"/>
      </w:pPr>
      <w:bookmarkStart w:id="276" w:name="_Toc228879609"/>
      <w:r>
        <w:t>19.15 Partner Payouts</w:t>
      </w:r>
      <w:bookmarkEnd w:id="276"/>
    </w:p>
    <w:p w14:paraId="702A3C7B" w14:textId="77777777" w:rsidR="009E73F9" w:rsidRDefault="00000000">
      <w:pPr>
        <w:spacing w:after="120"/>
      </w:pPr>
      <w:r>
        <w:rPr>
          <w:b/>
          <w:bCs/>
        </w:rPr>
        <w:t>Description:</w:t>
      </w:r>
    </w:p>
    <w:p w14:paraId="1F5F2ADB" w14:textId="77777777" w:rsidR="009E73F9" w:rsidRDefault="00000000">
      <w:pPr>
        <w:spacing w:after="120"/>
      </w:pPr>
      <w:r>
        <w:t>Automated commission splits between Hosts and Partners based on attribution data. Configurable commission rates, earnings caps, and automated Stripe Connect transfers.</w:t>
      </w:r>
    </w:p>
    <w:p w14:paraId="20FBC3E4" w14:textId="77777777" w:rsidR="009E73F9" w:rsidRDefault="00000000">
      <w:pPr>
        <w:spacing w:after="120"/>
      </w:pPr>
      <w:r>
        <w:rPr>
          <w:b/>
          <w:bCs/>
        </w:rPr>
        <w:t>Use Cases:</w:t>
      </w:r>
    </w:p>
    <w:p w14:paraId="7596BB5F" w14:textId="77777777" w:rsidR="009E73F9" w:rsidRDefault="00000000">
      <w:pPr>
        <w:pStyle w:val="ListParagraph"/>
        <w:numPr>
          <w:ilvl w:val="0"/>
          <w:numId w:val="2"/>
        </w:numPr>
        <w:spacing w:after="60"/>
      </w:pPr>
      <w:r>
        <w:t>Influencer receives automatic 10% commission on attributed reservations</w:t>
      </w:r>
    </w:p>
    <w:p w14:paraId="329F1889" w14:textId="77777777" w:rsidR="009E73F9" w:rsidRDefault="00000000">
      <w:pPr>
        <w:pStyle w:val="ListParagraph"/>
        <w:numPr>
          <w:ilvl w:val="0"/>
          <w:numId w:val="2"/>
        </w:numPr>
        <w:spacing w:after="60"/>
      </w:pPr>
      <w:r>
        <w:t>Sponsor receives revenue reporting with automated payment</w:t>
      </w:r>
    </w:p>
    <w:p w14:paraId="1C7CFE56" w14:textId="77777777" w:rsidR="009E73F9" w:rsidRDefault="00000000">
      <w:pPr>
        <w:spacing w:after="120"/>
      </w:pPr>
      <w:r>
        <w:rPr>
          <w:b/>
          <w:bCs/>
        </w:rPr>
        <w:t>Why Deferred:</w:t>
      </w:r>
    </w:p>
    <w:p w14:paraId="0235F66C" w14:textId="77777777" w:rsidR="009E73F9" w:rsidRDefault="00000000">
      <w:pPr>
        <w:spacing w:after="120"/>
      </w:pPr>
      <w:r>
        <w:t>Requires Stripe Connect for Partners, commission ledger, tax implications (1099s), and complex financial reconciliation. Legal review needed.</w:t>
      </w:r>
    </w:p>
    <w:p w14:paraId="6B3B4428" w14:textId="77777777" w:rsidR="009E73F9" w:rsidRDefault="00000000">
      <w:pPr>
        <w:spacing w:after="120"/>
      </w:pPr>
      <w:r>
        <w:rPr>
          <w:b/>
          <w:bCs/>
        </w:rPr>
        <w:t>Data Model Implications:</w:t>
      </w:r>
    </w:p>
    <w:p w14:paraId="5BB291D7" w14:textId="77777777" w:rsidR="009E73F9" w:rsidRDefault="00000000">
      <w:pPr>
        <w:spacing w:after="120"/>
      </w:pPr>
      <w:r>
        <w:lastRenderedPageBreak/>
        <w:t>partner_commission table, commission_ledger, partner_stripe_account. Automated transfer scheduling.</w:t>
      </w:r>
    </w:p>
    <w:p w14:paraId="6C91D7AB" w14:textId="77777777" w:rsidR="009E73F9" w:rsidRDefault="009E73F9">
      <w:pPr>
        <w:spacing w:after="80"/>
      </w:pPr>
    </w:p>
    <w:p w14:paraId="320BB0E9" w14:textId="77777777" w:rsidR="009E73F9" w:rsidRDefault="00000000">
      <w:pPr>
        <w:pStyle w:val="Heading2"/>
      </w:pPr>
      <w:bookmarkStart w:id="277" w:name="_Toc228879610"/>
      <w:r>
        <w:t>19.16 Contained Venue Geo-Fence</w:t>
      </w:r>
      <w:bookmarkEnd w:id="277"/>
    </w:p>
    <w:p w14:paraId="058EA2CE" w14:textId="77777777" w:rsidR="009E73F9" w:rsidRDefault="00000000">
      <w:pPr>
        <w:spacing w:after="120"/>
      </w:pPr>
      <w:r>
        <w:rPr>
          <w:b/>
          <w:bCs/>
        </w:rPr>
        <w:t>Description:</w:t>
      </w:r>
    </w:p>
    <w:p w14:paraId="4C08693D" w14:textId="77777777" w:rsidR="009E73F9" w:rsidRDefault="00000000">
      <w:pPr>
        <w:spacing w:after="120"/>
      </w:pPr>
      <w:r>
        <w:t>Polygon-based geographic boundary for venues like stadiums, parks, and campuses. More accurate than circular radius for irregularly shaped venues. Includes GPS validation and mock location detection.</w:t>
      </w:r>
    </w:p>
    <w:p w14:paraId="79BA3009" w14:textId="77777777" w:rsidR="009E73F9" w:rsidRDefault="00000000">
      <w:pPr>
        <w:spacing w:after="120"/>
      </w:pPr>
      <w:r>
        <w:rPr>
          <w:b/>
          <w:bCs/>
        </w:rPr>
        <w:t>Use Cases:</w:t>
      </w:r>
    </w:p>
    <w:p w14:paraId="76D1B22B" w14:textId="77777777" w:rsidR="009E73F9" w:rsidRDefault="00000000">
      <w:pPr>
        <w:pStyle w:val="ListParagraph"/>
        <w:numPr>
          <w:ilvl w:val="0"/>
          <w:numId w:val="2"/>
        </w:numPr>
        <w:spacing w:after="60"/>
      </w:pPr>
      <w:r>
        <w:t>Stadium events requiring check-in from within the venue</w:t>
      </w:r>
    </w:p>
    <w:p w14:paraId="65AD00D9" w14:textId="77777777" w:rsidR="009E73F9" w:rsidRDefault="00000000">
      <w:pPr>
        <w:pStyle w:val="ListParagraph"/>
        <w:numPr>
          <w:ilvl w:val="0"/>
          <w:numId w:val="2"/>
        </w:numPr>
        <w:spacing w:after="60"/>
      </w:pPr>
      <w:r>
        <w:t>Park events with defined boundaries</w:t>
      </w:r>
    </w:p>
    <w:p w14:paraId="39066DF5" w14:textId="77777777" w:rsidR="009E73F9" w:rsidRDefault="00000000">
      <w:pPr>
        <w:spacing w:after="120"/>
      </w:pPr>
      <w:r>
        <w:rPr>
          <w:b/>
          <w:bCs/>
        </w:rPr>
        <w:t>Why Deferred:</w:t>
      </w:r>
    </w:p>
    <w:p w14:paraId="46B523C6" w14:textId="77777777" w:rsidR="009E73F9" w:rsidRDefault="00000000">
      <w:pPr>
        <w:spacing w:after="120"/>
      </w:pPr>
      <w:r>
        <w:t>Requires polygon geo-fence editor, GPS accuracy handling, mock location detection, and complex spatial queries.</w:t>
      </w:r>
    </w:p>
    <w:p w14:paraId="2E2A3F9E" w14:textId="77777777" w:rsidR="009E73F9" w:rsidRDefault="00000000">
      <w:pPr>
        <w:spacing w:after="120"/>
      </w:pPr>
      <w:r>
        <w:rPr>
          <w:b/>
          <w:bCs/>
        </w:rPr>
        <w:t>Data Model Implications:</w:t>
      </w:r>
    </w:p>
    <w:p w14:paraId="25D75E53" w14:textId="77777777" w:rsidR="009E73F9" w:rsidRDefault="00000000">
      <w:pPr>
        <w:spacing w:after="120"/>
      </w:pPr>
      <w:r>
        <w:t>venue_geofence table: geofence_id, venue_id, boundary_polygon (GeoJSON), validation_rules.</w:t>
      </w:r>
    </w:p>
    <w:p w14:paraId="524A6C65" w14:textId="77777777" w:rsidR="009E73F9" w:rsidRDefault="009E73F9">
      <w:pPr>
        <w:spacing w:after="80"/>
      </w:pPr>
    </w:p>
    <w:p w14:paraId="0C2D3B28" w14:textId="77777777" w:rsidR="009E73F9" w:rsidRDefault="00000000">
      <w:pPr>
        <w:pStyle w:val="Heading2"/>
      </w:pPr>
      <w:bookmarkStart w:id="278" w:name="_Toc228879611"/>
      <w:r>
        <w:t>19.17 Two-Way Messaging (Full)</w:t>
      </w:r>
      <w:bookmarkEnd w:id="278"/>
    </w:p>
    <w:p w14:paraId="3E43268D" w14:textId="77777777" w:rsidR="009E73F9" w:rsidRDefault="00000000">
      <w:pPr>
        <w:spacing w:after="120"/>
      </w:pPr>
      <w:r>
        <w:rPr>
          <w:b/>
          <w:bCs/>
        </w:rPr>
        <w:t>Description:</w:t>
      </w:r>
    </w:p>
    <w:p w14:paraId="312AD1D4" w14:textId="77777777" w:rsidR="009E73F9" w:rsidRDefault="00000000">
      <w:pPr>
        <w:spacing w:after="120"/>
      </w:pPr>
      <w:r>
        <w:t>Full bi-directional messaging: business-to-consumer initiated messages, consumer-to-consumer messaging (beyond friends), and enhanced group threads.</w:t>
      </w:r>
    </w:p>
    <w:p w14:paraId="52C08D5A" w14:textId="77777777" w:rsidR="009E73F9" w:rsidRDefault="00000000">
      <w:pPr>
        <w:spacing w:after="120"/>
      </w:pPr>
      <w:r>
        <w:rPr>
          <w:b/>
          <w:bCs/>
        </w:rPr>
        <w:t>Use Cases:</w:t>
      </w:r>
    </w:p>
    <w:p w14:paraId="3FFB9FA5" w14:textId="77777777" w:rsidR="009E73F9" w:rsidRDefault="00000000">
      <w:pPr>
        <w:pStyle w:val="ListParagraph"/>
        <w:numPr>
          <w:ilvl w:val="0"/>
          <w:numId w:val="2"/>
        </w:numPr>
        <w:spacing w:after="60"/>
      </w:pPr>
      <w:r>
        <w:t>Business proactively messages guests with updates</w:t>
      </w:r>
    </w:p>
    <w:p w14:paraId="332850A3" w14:textId="77777777" w:rsidR="009E73F9" w:rsidRDefault="00000000">
      <w:pPr>
        <w:pStyle w:val="ListParagraph"/>
        <w:numPr>
          <w:ilvl w:val="0"/>
          <w:numId w:val="2"/>
        </w:numPr>
        <w:spacing w:after="60"/>
      </w:pPr>
      <w:r>
        <w:t>Consumer-to-consumer coordination for shared events</w:t>
      </w:r>
    </w:p>
    <w:p w14:paraId="2CAA52EF" w14:textId="77777777" w:rsidR="009E73F9" w:rsidRDefault="00000000">
      <w:pPr>
        <w:spacing w:after="120"/>
      </w:pPr>
      <w:r>
        <w:rPr>
          <w:b/>
          <w:bCs/>
        </w:rPr>
        <w:t>Why Deferred:</w:t>
      </w:r>
    </w:p>
    <w:p w14:paraId="1D3C6CE0" w14:textId="77777777" w:rsidR="009E73F9" w:rsidRDefault="00000000">
      <w:pPr>
        <w:spacing w:after="120"/>
      </w:pPr>
      <w:r>
        <w:t>v1 messaging is contextual and limited (Section 7.10). Full two-way messaging requires notification management, spam prevention, and potentially regulatory compliance (TCPA for business-initiated).</w:t>
      </w:r>
    </w:p>
    <w:p w14:paraId="32297CE1" w14:textId="77777777" w:rsidR="009E73F9" w:rsidRDefault="00000000">
      <w:pPr>
        <w:spacing w:after="120"/>
      </w:pPr>
      <w:r>
        <w:rPr>
          <w:b/>
          <w:bCs/>
        </w:rPr>
        <w:t>Data Model Implications:</w:t>
      </w:r>
    </w:p>
    <w:p w14:paraId="7CA8A3B8" w14:textId="77777777" w:rsidR="009E73F9" w:rsidRDefault="00000000">
      <w:pPr>
        <w:spacing w:after="120"/>
      </w:pPr>
      <w:r>
        <w:t>message_thread table enhancement, message_type expansion, notification_preference granularity.</w:t>
      </w:r>
    </w:p>
    <w:p w14:paraId="6C9DBDD5" w14:textId="77777777" w:rsidR="009E73F9" w:rsidRDefault="009E73F9">
      <w:pPr>
        <w:spacing w:after="80"/>
      </w:pPr>
    </w:p>
    <w:p w14:paraId="7A88751C" w14:textId="77777777" w:rsidR="009E73F9" w:rsidRDefault="00000000">
      <w:pPr>
        <w:pStyle w:val="Heading2"/>
      </w:pPr>
      <w:bookmarkStart w:id="279" w:name="_Toc228879612"/>
      <w:r>
        <w:t>19.18 CRM Integrations/Syncing</w:t>
      </w:r>
      <w:bookmarkEnd w:id="279"/>
    </w:p>
    <w:p w14:paraId="6001A031" w14:textId="77777777" w:rsidR="009E73F9" w:rsidRDefault="00000000">
      <w:pPr>
        <w:spacing w:after="120"/>
      </w:pPr>
      <w:r>
        <w:rPr>
          <w:b/>
          <w:bCs/>
        </w:rPr>
        <w:t>Description:</w:t>
      </w:r>
    </w:p>
    <w:p w14:paraId="396B5CBB" w14:textId="77777777" w:rsidR="009E73F9" w:rsidRDefault="00000000">
      <w:pPr>
        <w:spacing w:after="120"/>
      </w:pPr>
      <w:r>
        <w:t>External CRM integration allowing hosts to sync Nigh guest data with external CRM platforms (Salesforce, HubSpot, etc.).</w:t>
      </w:r>
    </w:p>
    <w:p w14:paraId="66D13F1C" w14:textId="77777777" w:rsidR="009E73F9" w:rsidRDefault="00000000">
      <w:pPr>
        <w:spacing w:after="120"/>
      </w:pPr>
      <w:r>
        <w:rPr>
          <w:b/>
          <w:bCs/>
        </w:rPr>
        <w:lastRenderedPageBreak/>
        <w:t>Use Cases:</w:t>
      </w:r>
    </w:p>
    <w:p w14:paraId="046EF276" w14:textId="77777777" w:rsidR="009E73F9" w:rsidRDefault="00000000">
      <w:pPr>
        <w:pStyle w:val="ListParagraph"/>
        <w:numPr>
          <w:ilvl w:val="0"/>
          <w:numId w:val="2"/>
        </w:numPr>
        <w:spacing w:after="60"/>
      </w:pPr>
      <w:r>
        <w:t>Enterprise customers syncing Nigh attendance data to their existing CRM</w:t>
      </w:r>
    </w:p>
    <w:p w14:paraId="2F5851D0" w14:textId="77777777" w:rsidR="009E73F9" w:rsidRDefault="00000000">
      <w:pPr>
        <w:pStyle w:val="ListParagraph"/>
        <w:numPr>
          <w:ilvl w:val="0"/>
          <w:numId w:val="2"/>
        </w:numPr>
        <w:spacing w:after="60"/>
      </w:pPr>
      <w:r>
        <w:t>Unified customer view across platforms</w:t>
      </w:r>
    </w:p>
    <w:p w14:paraId="6A477433" w14:textId="77777777" w:rsidR="009E73F9" w:rsidRDefault="00000000">
      <w:pPr>
        <w:spacing w:after="120"/>
      </w:pPr>
      <w:r>
        <w:rPr>
          <w:b/>
          <w:bCs/>
        </w:rPr>
        <w:t>Why Deferred:</w:t>
      </w:r>
    </w:p>
    <w:p w14:paraId="5241A7FC" w14:textId="77777777" w:rsidR="009E73F9" w:rsidRDefault="00000000">
      <w:pPr>
        <w:spacing w:after="120"/>
      </w:pPr>
      <w:r>
        <w:t>Requires API development for each CRM platform, data mapping, sync conflict resolution, and OAuth integration. Enterprise-tier feature with significant per-integration effort.</w:t>
      </w:r>
    </w:p>
    <w:p w14:paraId="3BD6581F" w14:textId="77777777" w:rsidR="009E73F9" w:rsidRDefault="00000000">
      <w:pPr>
        <w:spacing w:after="120"/>
      </w:pPr>
      <w:r>
        <w:rPr>
          <w:b/>
          <w:bCs/>
        </w:rPr>
        <w:t>Data Model Implications:</w:t>
      </w:r>
    </w:p>
    <w:p w14:paraId="28FF747B" w14:textId="77777777" w:rsidR="009E73F9" w:rsidRDefault="00000000">
      <w:pPr>
        <w:spacing w:after="120"/>
      </w:pPr>
      <w:r>
        <w:t>crm_integration table: integration_id, account_id, provider, credentials, sync_config, last_sync_at.</w:t>
      </w:r>
    </w:p>
    <w:p w14:paraId="6B2456A4" w14:textId="77777777" w:rsidR="009E73F9" w:rsidRDefault="009E73F9">
      <w:pPr>
        <w:spacing w:after="80"/>
      </w:pPr>
    </w:p>
    <w:p w14:paraId="6C1CC81D" w14:textId="77777777" w:rsidR="009E73F9" w:rsidRDefault="00000000">
      <w:pPr>
        <w:pStyle w:val="Heading2"/>
      </w:pPr>
      <w:bookmarkStart w:id="280" w:name="_Toc228879613"/>
      <w:r>
        <w:t>19.19 CRM Tier System</w:t>
      </w:r>
      <w:bookmarkEnd w:id="280"/>
    </w:p>
    <w:p w14:paraId="2735E803" w14:textId="77777777" w:rsidR="009E73F9" w:rsidRDefault="00000000">
      <w:pPr>
        <w:spacing w:after="120"/>
      </w:pPr>
      <w:r>
        <w:rPr>
          <w:b/>
          <w:bCs/>
        </w:rPr>
        <w:t>Description:</w:t>
      </w:r>
    </w:p>
    <w:p w14:paraId="5A128F15" w14:textId="77777777" w:rsidR="009E73F9" w:rsidRDefault="00000000">
      <w:pPr>
        <w:spacing w:after="120"/>
      </w:pPr>
      <w:r>
        <w:t>Tiered customer classification within Nigh's built-in CRM. Hosts can assign tier levels (e.g., Bronze, Silver, Gold, Platinum) to guests based on attendance, spend, and engagement.</w:t>
      </w:r>
    </w:p>
    <w:p w14:paraId="15080A39" w14:textId="77777777" w:rsidR="009E73F9" w:rsidRDefault="00000000">
      <w:pPr>
        <w:spacing w:after="120"/>
      </w:pPr>
      <w:r>
        <w:rPr>
          <w:b/>
          <w:bCs/>
        </w:rPr>
        <w:t>Use Cases:</w:t>
      </w:r>
    </w:p>
    <w:p w14:paraId="707CEE44" w14:textId="77777777" w:rsidR="009E73F9" w:rsidRDefault="00000000">
      <w:pPr>
        <w:pStyle w:val="ListParagraph"/>
        <w:numPr>
          <w:ilvl w:val="0"/>
          <w:numId w:val="2"/>
        </w:numPr>
        <w:spacing w:after="60"/>
      </w:pPr>
      <w:r>
        <w:t>Restaurant assigns Gold tier to frequent diners, offering priority access to new Drops</w:t>
      </w:r>
    </w:p>
    <w:p w14:paraId="03CDA470" w14:textId="77777777" w:rsidR="009E73F9" w:rsidRDefault="00000000">
      <w:pPr>
        <w:pStyle w:val="ListParagraph"/>
        <w:numPr>
          <w:ilvl w:val="0"/>
          <w:numId w:val="2"/>
        </w:numPr>
        <w:spacing w:after="60"/>
      </w:pPr>
      <w:r>
        <w:t>Fitness studio gives Platinum members early access to popular classes</w:t>
      </w:r>
    </w:p>
    <w:p w14:paraId="032A083A" w14:textId="77777777" w:rsidR="009E73F9" w:rsidRDefault="00000000">
      <w:pPr>
        <w:spacing w:after="120"/>
      </w:pPr>
      <w:r>
        <w:rPr>
          <w:b/>
          <w:bCs/>
        </w:rPr>
        <w:t>Why Deferred:</w:t>
      </w:r>
    </w:p>
    <w:p w14:paraId="7E8A3AA2" w14:textId="77777777" w:rsidR="009E73F9" w:rsidRDefault="00000000">
      <w:pPr>
        <w:spacing w:after="120"/>
      </w:pPr>
      <w:r>
        <w:t>Requires tier definition system, automatic tier assignment rules, tier-based feature gating (e.g., early access), and integration with Drop audience targeting.</w:t>
      </w:r>
    </w:p>
    <w:p w14:paraId="17F86772" w14:textId="77777777" w:rsidR="009E73F9" w:rsidRDefault="00000000">
      <w:pPr>
        <w:spacing w:after="120"/>
      </w:pPr>
      <w:r>
        <w:rPr>
          <w:b/>
          <w:bCs/>
        </w:rPr>
        <w:t>Data Model Implications:</w:t>
      </w:r>
    </w:p>
    <w:p w14:paraId="2FA53DEE" w14:textId="77777777" w:rsidR="009E73F9" w:rsidRDefault="00000000">
      <w:pPr>
        <w:spacing w:after="120"/>
      </w:pPr>
      <w:r>
        <w:t>customer_tier_config table, guest_tier_assignment table, tier_rule table with automated evaluation.</w:t>
      </w:r>
    </w:p>
    <w:p w14:paraId="3A1F0001" w14:textId="77777777" w:rsidR="009E73F9" w:rsidRDefault="009E73F9">
      <w:pPr>
        <w:spacing w:after="80"/>
      </w:pPr>
    </w:p>
    <w:p w14:paraId="3A1F0002" w14:textId="77777777" w:rsidR="009E73F9" w:rsidRDefault="00000000">
      <w:pPr>
        <w:pStyle w:val="Heading2"/>
      </w:pPr>
      <w:bookmarkStart w:id="290" w:name="_Toc228879620"/>
      <w:r>
        <w:t>19.20 Referral Program (Refer &amp; Earn)</w:t>
      </w:r>
      <w:bookmarkEnd w:id="290"/>
    </w:p>
    <w:p w14:paraId="3A1F0003" w14:textId="77777777" w:rsidR="009E73F9" w:rsidRDefault="00000000">
      <w:pPr>
        <w:spacing w:after="120"/>
      </w:pPr>
      <w:r>
        <w:rPr>
          <w:b/>
          <w:bCs/>
        </w:rPr>
        <w:t>Description:</w:t>
      </w:r>
    </w:p>
    <w:p w14:paraId="3A1F0004" w14:textId="77777777" w:rsidR="009E73F9" w:rsidRDefault="00000000">
      <w:pPr>
        <w:spacing w:after="120"/>
      </w:pPr>
      <w:r>
        <w:t>Every account (consumer and business) receives a unique referral URL for inviting others to Nigh. Referrers earn N Credits when referred users sign up and complete qualifying actions (e.g., first reservation, subscription activation). The referral program supports both consumer-to-consumer and host-to-host referral flows with configurable reward amounts and conditions.</w:t>
      </w:r>
    </w:p>
    <w:p w14:paraId="3A1F0005" w14:textId="77777777" w:rsidR="009E73F9" w:rsidRDefault="00000000">
      <w:pPr>
        <w:spacing w:after="120"/>
      </w:pPr>
      <w:r>
        <w:rPr>
          <w:b/>
          <w:bCs/>
        </w:rPr>
        <w:t>Key Features:</w:t>
      </w:r>
    </w:p>
    <w:p w14:paraId="3A1F0006" w14:textId="77777777" w:rsidR="009E73F9" w:rsidRDefault="00000000">
      <w:pPr>
        <w:pStyle w:val="ListParagraph"/>
        <w:numPr>
          <w:ilvl w:val="0"/>
          <w:numId w:val="2"/>
        </w:numPr>
        <w:spacing w:after="60"/>
      </w:pPr>
      <w:r>
        <w:t>Permanent referral URLs (invite.nigh.com/[code]) for every account</w:t>
      </w:r>
    </w:p>
    <w:p w14:paraId="3A1F0007" w14:textId="77777777" w:rsidR="009E73F9" w:rsidRDefault="00000000">
      <w:pPr>
        <w:pStyle w:val="ListParagraph"/>
        <w:numPr>
          <w:ilvl w:val="0"/>
          <w:numId w:val="2"/>
        </w:numPr>
        <w:spacing w:after="60"/>
      </w:pPr>
      <w:r>
        <w:t>Consumer referral flow: referrer shares URL, new consumer signs up and makes first reservation, referrer earns N Credits</w:t>
      </w:r>
    </w:p>
    <w:p w14:paraId="3A1F0008" w14:textId="77777777" w:rsidR="009E73F9" w:rsidRDefault="00000000">
      <w:pPr>
        <w:pStyle w:val="ListParagraph"/>
        <w:numPr>
          <w:ilvl w:val="0"/>
          <w:numId w:val="2"/>
        </w:numPr>
        <w:spacing w:after="60"/>
      </w:pPr>
      <w:r>
        <w:t>Host referral flow: referrer shares URL, new business signs up and activates paid subscription, referrer earns credits</w:t>
      </w:r>
    </w:p>
    <w:p w14:paraId="3A1F0009" w14:textId="77777777" w:rsidR="009E73F9" w:rsidRDefault="00000000">
      <w:pPr>
        <w:pStyle w:val="ListParagraph"/>
        <w:numPr>
          <w:ilvl w:val="0"/>
          <w:numId w:val="2"/>
        </w:numPr>
        <w:spacing w:after="60"/>
      </w:pPr>
      <w:r>
        <w:t>Flat rewards, performance-based milestone rewards, and consumer credit rewards</w:t>
      </w:r>
    </w:p>
    <w:p w14:paraId="3A1F000A" w14:textId="77777777" w:rsidR="009E73F9" w:rsidRDefault="00000000">
      <w:pPr>
        <w:pStyle w:val="ListParagraph"/>
        <w:numPr>
          <w:ilvl w:val="0"/>
          <w:numId w:val="2"/>
        </w:numPr>
        <w:spacing w:after="60"/>
      </w:pPr>
      <w:r>
        <w:t>Vesting periods, performance windows, and payout caps</w:t>
      </w:r>
    </w:p>
    <w:p w14:paraId="3A1F000B" w14:textId="77777777" w:rsidR="009E73F9" w:rsidRDefault="00000000">
      <w:pPr>
        <w:pStyle w:val="ListParagraph"/>
        <w:numPr>
          <w:ilvl w:val="0"/>
          <w:numId w:val="2"/>
        </w:numPr>
        <w:spacing w:after="60"/>
      </w:pPr>
      <w:r>
        <w:t>Attribution stored at signup, credit amounts and conditions configurable by Support only</w:t>
      </w:r>
    </w:p>
    <w:p w14:paraId="3A1F000C" w14:textId="77777777" w:rsidR="009E73F9" w:rsidRDefault="00000000">
      <w:pPr>
        <w:spacing w:after="120"/>
      </w:pPr>
      <w:r>
        <w:rPr>
          <w:b/>
          <w:bCs/>
        </w:rPr>
        <w:t>Why Deferred:</w:t>
      </w:r>
    </w:p>
    <w:p w14:paraId="3A1F000D" w14:textId="77777777" w:rsidR="009E73F9" w:rsidRDefault="00000000">
      <w:pPr>
        <w:spacing w:after="120"/>
      </w:pPr>
      <w:r>
        <w:t>Requires referral URL generation and management, attribution tracking engine, vesting and milestone logic, referral funnel analytics, and integration with N Credits system. Subscription promos (promo groups, promo codes, price locks) ship in v1; the referral layer builds on top of that foundation.</w:t>
      </w:r>
    </w:p>
    <w:p w14:paraId="3A1F000E" w14:textId="77777777" w:rsidR="009E73F9" w:rsidRDefault="00000000">
      <w:pPr>
        <w:spacing w:after="120"/>
      </w:pPr>
      <w:r>
        <w:rPr>
          <w:b/>
          <w:bCs/>
        </w:rPr>
        <w:t>Data Model Implications:</w:t>
      </w:r>
    </w:p>
    <w:p w14:paraId="3A1F000F" w14:textId="77777777" w:rsidR="009E73F9" w:rsidRDefault="00000000">
      <w:pPr>
        <w:spacing w:after="120"/>
      </w:pPr>
      <w:r>
        <w:t>referral_programs table, referrals table (with attribution, vesting status, milestone tracking), referral_links table, referral_rewards table with configurable reward types and conditions.</w:t>
      </w:r>
    </w:p>
    <w:p w14:paraId="7145B22B" w14:textId="77777777" w:rsidR="009E73F9" w:rsidRDefault="00000000">
      <w:r>
        <w:br w:type="page"/>
      </w:r>
    </w:p>
    <w:p w14:paraId="19D10C3E" w14:textId="77777777" w:rsidR="009E73F9" w:rsidRDefault="00000000">
      <w:pPr>
        <w:pStyle w:val="Heading1"/>
      </w:pPr>
      <w:bookmarkStart w:id="281" w:name="_Toc228879614"/>
      <w:r>
        <w:lastRenderedPageBreak/>
        <w:t>Appendix A: Glossary</w:t>
      </w:r>
      <w:bookmarkEnd w:id="281"/>
    </w:p>
    <w:p w14:paraId="03CF5A4E" w14:textId="77777777" w:rsidR="009E73F9" w:rsidRDefault="00000000">
      <w:pPr>
        <w:spacing w:after="120"/>
      </w:pPr>
      <w:r>
        <w:t>The following terms are used throughout this Business Requirements Document with specific meanings in the Nigh platform context.</w:t>
      </w:r>
    </w:p>
    <w:p w14:paraId="44C8032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04562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2DDE70" w14:textId="77777777" w:rsidR="009E73F9" w:rsidRDefault="00000000">
            <w:r>
              <w:rPr>
                <w:b/>
                <w:bCs/>
                <w:sz w:val="20"/>
                <w:szCs w:val="20"/>
              </w:rPr>
              <w:t>Term</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BB3E6A" w14:textId="77777777" w:rsidR="009E73F9" w:rsidRDefault="00000000">
            <w:r>
              <w:rPr>
                <w:b/>
                <w:bCs/>
                <w:sz w:val="20"/>
                <w:szCs w:val="20"/>
              </w:rPr>
              <w:t>Definition</w:t>
            </w:r>
          </w:p>
        </w:tc>
      </w:tr>
      <w:tr w:rsidR="009E73F9" w14:paraId="52F743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352A1" w14:textId="77777777" w:rsidR="009E73F9" w:rsidRDefault="00000000">
            <w:r>
              <w:rPr>
                <w:sz w:val="20"/>
                <w:szCs w:val="20"/>
              </w:rPr>
              <w:t>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5D2DD" w14:textId="77777777" w:rsidR="009E73F9" w:rsidRDefault="00000000">
            <w:r>
              <w:rPr>
                <w:sz w:val="20"/>
                <w:szCs w:val="20"/>
              </w:rPr>
              <w:t>A business entity on Nigh. Can be a Place (fixed location), Mobile (roaming), or Brand (non-physical). Each Account has its own subscription, team, and configuration.</w:t>
            </w:r>
          </w:p>
        </w:tc>
      </w:tr>
      <w:tr w:rsidR="009E73F9" w14:paraId="4F36E9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8D57C" w14:textId="77777777" w:rsidR="009E73F9" w:rsidRDefault="00000000">
            <w:r>
              <w:rPr>
                <w:sz w:val="20"/>
                <w:szCs w:val="20"/>
              </w:rPr>
              <w:t>Arrival Window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E279" w14:textId="77777777" w:rsidR="009E73F9" w:rsidRDefault="00000000">
            <w:r>
              <w:rPr>
                <w:sz w:val="20"/>
                <w:szCs w:val="20"/>
              </w:rPr>
              <w:t>The time window during which guests are expected to arrive for a Drop. Starts at the Drop's published start time. Configurable by the host.</w:t>
            </w:r>
          </w:p>
        </w:tc>
      </w:tr>
      <w:tr w:rsidR="009E73F9" w14:paraId="44C14F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D1DD" w14:textId="77777777" w:rsidR="009E73F9" w:rsidRDefault="00000000">
            <w:r>
              <w:rPr>
                <w:sz w:val="20"/>
                <w:szCs w:val="20"/>
              </w:rPr>
              <w:t>Brand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1BF36" w14:textId="77777777" w:rsidR="009E73F9" w:rsidRDefault="00000000">
            <w:r>
              <w:rPr>
                <w:sz w:val="20"/>
                <w:szCs w:val="20"/>
              </w:rPr>
              <w:t>An Account type for non-physical businesses (e.g., online brands, media companies, influencers). Can host Drops at any venue.</w:t>
            </w:r>
          </w:p>
        </w:tc>
      </w:tr>
      <w:tr w:rsidR="009E73F9" w14:paraId="00968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CC653" w14:textId="77777777" w:rsidR="009E73F9" w:rsidRDefault="00000000">
            <w:r>
              <w:rPr>
                <w:sz w:val="20"/>
                <w:szCs w:val="20"/>
              </w:rPr>
              <w:t>Canceled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12EA0" w14:textId="77777777" w:rsidR="009E73F9" w:rsidRDefault="00000000">
            <w:r>
              <w:rPr>
                <w:sz w:val="20"/>
                <w:szCs w:val="20"/>
              </w:rPr>
              <w:t>A terminal state for a Drop or ticket. Drop Canceled means the host or Support canceled the event. Ticket Canceled means the reservation was canceled.</w:t>
            </w:r>
          </w:p>
        </w:tc>
      </w:tr>
      <w:tr w:rsidR="009E73F9" w14:paraId="4A011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054F9" w14:textId="77777777" w:rsidR="009E73F9" w:rsidRDefault="00000000">
            <w:r>
              <w:rPr>
                <w:sz w:val="20"/>
                <w:szCs w:val="20"/>
              </w:rPr>
              <w:t>Checked 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89A37" w14:textId="77777777" w:rsidR="009E73F9" w:rsidRDefault="00000000">
            <w:r>
              <w:rPr>
                <w:sz w:val="20"/>
                <w:szCs w:val="20"/>
              </w:rPr>
              <w:t>Ticket status indicating the guest has been scanned/verified at the venue. Terminal positive outcome.</w:t>
            </w:r>
          </w:p>
        </w:tc>
      </w:tr>
      <w:tr w:rsidR="009E73F9" w14:paraId="2EBF03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9E409" w14:textId="77777777" w:rsidR="009E73F9" w:rsidRDefault="00000000">
            <w:r>
              <w:rPr>
                <w:sz w:val="20"/>
                <w:szCs w:val="20"/>
              </w:rPr>
              <w:t>Collection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DFAE4" w14:textId="77777777" w:rsidR="009E73F9" w:rsidRDefault="00000000">
            <w:r>
              <w:rPr>
                <w:sz w:val="20"/>
                <w:szCs w:val="20"/>
              </w:rPr>
              <w:t>A curated bundle of related Drops grouped under a shared theme, campaign, or event. Has its own URL and QR code. Gated by FLAG-6.</w:t>
            </w:r>
          </w:p>
        </w:tc>
      </w:tr>
      <w:tr w:rsidR="009E73F9" w14:paraId="00E1A9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61C1" w14:textId="77777777" w:rsidR="009E73F9" w:rsidRDefault="00000000">
            <w:r>
              <w:rPr>
                <w:sz w:val="20"/>
                <w:szCs w:val="20"/>
              </w:rPr>
              <w:t>Consumer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10DF8" w14:textId="77777777" w:rsidR="009E73F9" w:rsidRDefault="00000000">
            <w:r>
              <w:rPr>
                <w:sz w:val="20"/>
                <w:szCs w:val="20"/>
              </w:rPr>
              <w:t>An individual user of the Nigh Drops app. The data model term for what the UI calls a 'Guest.' Consumers discover, reserve, and attend Drops.</w:t>
            </w:r>
          </w:p>
        </w:tc>
      </w:tr>
      <w:tr w:rsidR="009E73F9" w14:paraId="43139A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8D061" w14:textId="77777777" w:rsidR="009E73F9" w:rsidRDefault="00000000">
            <w:r>
              <w:rPr>
                <w:sz w:val="20"/>
                <w:szCs w:val="20"/>
              </w:rPr>
              <w:t>Drop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EF82C" w14:textId="77777777" w:rsidR="009E73F9" w:rsidRDefault="00000000">
            <w:r>
              <w:rPr>
                <w:sz w:val="20"/>
                <w:szCs w:val="20"/>
              </w:rPr>
              <w:t>The core unit of commerce on Nigh. A time-bound, capacity-limited experience offered by a business. Equivalent to an event listing with integrated ticketing.</w:t>
            </w:r>
          </w:p>
        </w:tc>
      </w:tr>
      <w:tr w:rsidR="009E73F9" w14:paraId="37315C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F186E" w14:textId="77777777" w:rsidR="009E73F9" w:rsidRDefault="00000000">
            <w:r>
              <w:rPr>
                <w:sz w:val="20"/>
                <w:szCs w:val="20"/>
              </w:rPr>
              <w:t>Enterprise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911EB" w14:textId="77777777" w:rsidR="009E73F9" w:rsidRDefault="00000000">
            <w:r>
              <w:rPr>
                <w:sz w:val="20"/>
                <w:szCs w:val="20"/>
              </w:rPr>
              <w:t>An organizational structure that manages multiple Accounts with hierarchical relationships, centralized administration, and aggregate analytics.</w:t>
            </w:r>
          </w:p>
        </w:tc>
      </w:tr>
      <w:tr w:rsidR="009E73F9" w14:paraId="51E453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47BD0" w14:textId="77777777" w:rsidR="009E73F9" w:rsidRDefault="00000000">
            <w:r>
              <w:rPr>
                <w:sz w:val="20"/>
                <w:szCs w:val="20"/>
              </w:rPr>
              <w:t>Guest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EE3C1" w14:textId="77777777" w:rsidR="009E73F9" w:rsidRDefault="00000000">
            <w:r>
              <w:rPr>
                <w:sz w:val="20"/>
                <w:szCs w:val="20"/>
              </w:rPr>
              <w:t>The UI-facing term for a Consumer. Used in all business-facing and consumer-facing interfaces. 'Consumer' is used only in the data model.</w:t>
            </w:r>
          </w:p>
        </w:tc>
      </w:tr>
      <w:tr w:rsidR="009E73F9" w14:paraId="38117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18797" w14:textId="77777777" w:rsidR="009E73F9" w:rsidRDefault="00000000">
            <w:r>
              <w:rPr>
                <w:sz w:val="20"/>
                <w:szCs w:val="20"/>
              </w:rPr>
              <w:t>Heads Up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B8386" w14:textId="77777777" w:rsidR="009E73F9" w:rsidRDefault="00000000">
            <w:r>
              <w:rPr>
                <w:sz w:val="20"/>
                <w:szCs w:val="20"/>
              </w:rPr>
              <w:t>A short (130 chars max), time-limited broadcast from a business or consumer. Expires at midnight. Created via Niya text chat.</w:t>
            </w:r>
          </w:p>
        </w:tc>
      </w:tr>
      <w:tr w:rsidR="009E73F9" w14:paraId="3C1EAD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8F0CE" w14:textId="77777777" w:rsidR="009E73F9" w:rsidRDefault="00000000">
            <w:r>
              <w:rPr>
                <w:sz w:val="20"/>
                <w:szCs w:val="20"/>
              </w:rPr>
              <w:t>Live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AD233" w14:textId="77777777" w:rsidR="009E73F9" w:rsidRDefault="00000000">
            <w:r>
              <w:rPr>
                <w:sz w:val="20"/>
                <w:szCs w:val="20"/>
              </w:rPr>
              <w:t>Drop lifecycle state indicating the Drop is active and accepting reservations or check-ins. The primary operational state.</w:t>
            </w:r>
          </w:p>
        </w:tc>
      </w:tr>
      <w:tr w:rsidR="009E73F9" w14:paraId="762D7C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DE81" w14:textId="77777777" w:rsidR="009E73F9" w:rsidRDefault="00000000">
            <w:r>
              <w:rPr>
                <w:sz w:val="20"/>
                <w:szCs w:val="20"/>
              </w:rPr>
              <w:t>Mobile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3F227" w14:textId="77777777" w:rsidR="009E73F9" w:rsidRDefault="00000000">
            <w:r>
              <w:rPr>
                <w:sz w:val="20"/>
                <w:szCs w:val="20"/>
              </w:rPr>
              <w:t>An Account type for businesses without a fixed location (e.g., food trucks, pop-up shops, fitness instructors). Can set venue per Drop.</w:t>
            </w:r>
          </w:p>
        </w:tc>
      </w:tr>
      <w:tr w:rsidR="009E73F9" w14:paraId="7E340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4013B" w14:textId="77777777" w:rsidR="009E73F9" w:rsidRDefault="00000000">
            <w:r>
              <w:rPr>
                <w:sz w:val="20"/>
                <w:szCs w:val="20"/>
              </w:rPr>
              <w:t>N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022CE" w14:textId="77777777" w:rsidR="009E73F9" w:rsidRDefault="00000000">
            <w:r>
              <w:rPr>
                <w:sz w:val="20"/>
                <w:szCs w:val="20"/>
              </w:rPr>
              <w:t>Consumer-facing credit currency. Earned through referrals or issued by Support. Applied to reduce reservation costs.</w:t>
            </w:r>
          </w:p>
        </w:tc>
      </w:tr>
      <w:tr w:rsidR="009E73F9" w14:paraId="0FB782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0C5E1" w14:textId="77777777" w:rsidR="009E73F9" w:rsidRDefault="00000000">
            <w:r>
              <w:rPr>
                <w:sz w:val="20"/>
                <w:szCs w:val="20"/>
              </w:rPr>
              <w:t>Niya</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40A99" w14:textId="77777777" w:rsidR="009E73F9" w:rsidRDefault="00000000">
            <w:r>
              <w:rPr>
                <w:sz w:val="20"/>
                <w:szCs w:val="20"/>
              </w:rPr>
              <w:t>Nigh's AI assistant integrated across Consumer, Pro, and Support apps. Provides contextual help within the social local commerce domain.</w:t>
            </w:r>
          </w:p>
        </w:tc>
      </w:tr>
      <w:tr w:rsidR="009E73F9" w14:paraId="4130DF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29A11" w14:textId="77777777" w:rsidR="009E73F9" w:rsidRDefault="00000000">
            <w:r>
              <w:rPr>
                <w:sz w:val="20"/>
                <w:szCs w:val="20"/>
              </w:rPr>
              <w:t>No-Show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D479B" w14:textId="77777777" w:rsidR="009E73F9" w:rsidRDefault="00000000">
            <w:r>
              <w:rPr>
                <w:sz w:val="20"/>
                <w:szCs w:val="20"/>
              </w:rPr>
              <w:t>Ticket status for a guest who reserved but did not check in by the end of the Arrival Window.</w:t>
            </w:r>
          </w:p>
        </w:tc>
      </w:tr>
      <w:tr w:rsidR="009E73F9" w14:paraId="0BFA88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905F6" w14:textId="77777777" w:rsidR="009E73F9" w:rsidRDefault="00000000">
            <w:r>
              <w:rPr>
                <w:sz w:val="20"/>
                <w:szCs w:val="20"/>
              </w:rPr>
              <w:t>Org</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67747" w14:textId="77777777" w:rsidR="009E73F9" w:rsidRDefault="00000000">
            <w:r>
              <w:rPr>
                <w:sz w:val="20"/>
                <w:szCs w:val="20"/>
              </w:rPr>
              <w:t>Short for Organization. The top-level entity that owns one or more Accounts. In Pro mode, Org and Account are effectively 1:1.</w:t>
            </w:r>
          </w:p>
        </w:tc>
      </w:tr>
      <w:tr w:rsidR="009E73F9" w14:paraId="61F8B3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62433" w14:textId="77777777" w:rsidR="009E73F9" w:rsidRDefault="00000000">
            <w:r>
              <w:rPr>
                <w:sz w:val="20"/>
                <w:szCs w:val="20"/>
              </w:rPr>
              <w:t>Org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77ED0" w14:textId="77777777" w:rsidR="009E73F9" w:rsidRDefault="00000000">
            <w:r>
              <w:rPr>
                <w:sz w:val="20"/>
                <w:szCs w:val="20"/>
              </w:rPr>
              <w:t>Business-facing credit currency. Earned through referrals or issued by Support. Applied to subscription or platform fees.</w:t>
            </w:r>
          </w:p>
        </w:tc>
      </w:tr>
      <w:tr w:rsidR="009E73F9" w14:paraId="000B0C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DE938" w14:textId="77777777" w:rsidR="009E73F9" w:rsidRDefault="00000000">
            <w:r>
              <w:rPr>
                <w:sz w:val="20"/>
                <w:szCs w:val="20"/>
              </w:rPr>
              <w:lastRenderedPageBreak/>
              <w:t>Partner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8C284" w14:textId="77777777" w:rsidR="009E73F9" w:rsidRDefault="00000000">
            <w:r>
              <w:rPr>
                <w:sz w:val="20"/>
                <w:szCs w:val="20"/>
              </w:rPr>
              <w:t>Any verified Nigh account that collaborates on a Drop in a promotional capacity (Promote, Sponsor, or Co-host). Partners do not have operational control.</w:t>
            </w:r>
          </w:p>
        </w:tc>
      </w:tr>
      <w:tr w:rsidR="009E73F9" w14:paraId="3F1EF1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D4772" w14:textId="77777777" w:rsidR="009E73F9" w:rsidRDefault="00000000">
            <w:r>
              <w:rPr>
                <w:sz w:val="20"/>
                <w:szCs w:val="20"/>
              </w:rPr>
              <w:t>Paused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ACB1D" w14:textId="77777777" w:rsidR="009E73F9" w:rsidRDefault="00000000">
            <w:r>
              <w:rPr>
                <w:sz w:val="20"/>
                <w:szCs w:val="20"/>
              </w:rPr>
              <w:t>Drop lifecycle state where reservations are temporarily suspended. Existing tickets remain valid. Can resume to Live.</w:t>
            </w:r>
          </w:p>
        </w:tc>
      </w:tr>
      <w:tr w:rsidR="009E73F9" w14:paraId="4444D3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000C6" w14:textId="77777777" w:rsidR="009E73F9" w:rsidRDefault="00000000">
            <w:r>
              <w:rPr>
                <w:sz w:val="20"/>
                <w:szCs w:val="20"/>
              </w:rPr>
              <w:t>Place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A6C98" w14:textId="77777777" w:rsidR="009E73F9" w:rsidRDefault="00000000">
            <w:r>
              <w:rPr>
                <w:sz w:val="20"/>
                <w:szCs w:val="20"/>
              </w:rPr>
              <w:t>An Account type for businesses with a fixed physical location (e.g., restaurants, gyms, retail stores). Address validated at onboarding.</w:t>
            </w:r>
          </w:p>
        </w:tc>
      </w:tr>
      <w:tr w:rsidR="009E73F9" w14:paraId="43531B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A0A4A" w14:textId="77777777" w:rsidR="009E73F9" w:rsidRDefault="00000000">
            <w:r>
              <w:rPr>
                <w:sz w:val="20"/>
                <w:szCs w:val="20"/>
              </w:rPr>
              <w:t>Purchase Cutoff</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97C52" w14:textId="77777777" w:rsidR="009E73F9" w:rsidRDefault="00000000">
            <w:r>
              <w:rPr>
                <w:sz w:val="20"/>
                <w:szCs w:val="20"/>
              </w:rPr>
              <w:t>The deadline after which new reservations are no longer accepted for a Drop. Configurable by the host. Existing tickets remain valid.</w:t>
            </w:r>
          </w:p>
        </w:tc>
      </w:tr>
      <w:tr w:rsidR="009E73F9" w14:paraId="7DD1F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4A7D1" w14:textId="77777777" w:rsidR="009E73F9" w:rsidRDefault="00000000">
            <w:r>
              <w:rPr>
                <w:sz w:val="20"/>
                <w:szCs w:val="20"/>
              </w:rPr>
              <w:t>Refunded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6F496" w14:textId="77777777" w:rsidR="009E73F9" w:rsidRDefault="00000000">
            <w:r>
              <w:rPr>
                <w:sz w:val="20"/>
                <w:szCs w:val="20"/>
              </w:rPr>
              <w:t>Payment status indicating the consumer has received their money back. Can be full or partial.</w:t>
            </w:r>
          </w:p>
        </w:tc>
      </w:tr>
      <w:tr w:rsidR="009E73F9" w14:paraId="069435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6813F" w14:textId="77777777" w:rsidR="009E73F9" w:rsidRDefault="00000000">
            <w:r>
              <w:rPr>
                <w:sz w:val="20"/>
                <w:szCs w:val="20"/>
              </w:rPr>
              <w:t>Reserved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93E34" w14:textId="77777777" w:rsidR="009E73F9" w:rsidRDefault="00000000">
            <w:r>
              <w:rPr>
                <w:sz w:val="20"/>
                <w:szCs w:val="20"/>
              </w:rPr>
              <w:t>Ticket status indicating a confirmed reservation. Payment has been authorized (or the Drop is free). Guest has a valid ticket.</w:t>
            </w:r>
          </w:p>
        </w:tc>
      </w:tr>
      <w:tr w:rsidR="009E73F9" w14:paraId="0F8246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06FB" w14:textId="77777777" w:rsidR="009E73F9" w:rsidRDefault="00000000">
            <w:r>
              <w:rPr>
                <w:sz w:val="20"/>
                <w:szCs w:val="20"/>
              </w:rPr>
              <w:t>Scheduled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6B8F3" w14:textId="77777777" w:rsidR="009E73F9" w:rsidRDefault="00000000">
            <w:r>
              <w:rPr>
                <w:sz w:val="20"/>
                <w:szCs w:val="20"/>
              </w:rPr>
              <w:t>Drop lifecycle state before Live. The Drop is configured and visible to consumers but the Arrival Window has not started.</w:t>
            </w:r>
          </w:p>
        </w:tc>
      </w:tr>
      <w:tr w:rsidR="009E73F9" w14:paraId="1768F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87373" w14:textId="77777777" w:rsidR="009E73F9" w:rsidRDefault="00000000">
            <w:r>
              <w:rPr>
                <w:sz w:val="20"/>
                <w:szCs w:val="20"/>
              </w:rPr>
              <w:t>Spot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1C469" w14:textId="77777777" w:rsidR="009E73F9" w:rsidRDefault="00000000">
            <w:r>
              <w:rPr>
                <w:sz w:val="20"/>
                <w:szCs w:val="20"/>
              </w:rPr>
              <w:t>Terminology used for free Drops (per CT6 truth entry). 'Reserve your spot' vs. 'Get your ticket.'</w:t>
            </w:r>
          </w:p>
        </w:tc>
      </w:tr>
      <w:tr w:rsidR="009E73F9" w14:paraId="4083AB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5D052" w14:textId="77777777" w:rsidR="009E73F9" w:rsidRDefault="00000000">
            <w:r>
              <w:rPr>
                <w:sz w:val="20"/>
                <w:szCs w:val="20"/>
              </w:rPr>
              <w:t>Start Time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5A911" w14:textId="77777777" w:rsidR="009E73F9" w:rsidRDefault="00000000">
            <w:r>
              <w:rPr>
                <w:sz w:val="20"/>
                <w:szCs w:val="20"/>
              </w:rPr>
              <w:t>The published time when a Drop begins. Defines the start of the Arrival Window.</w:t>
            </w:r>
          </w:p>
        </w:tc>
      </w:tr>
      <w:tr w:rsidR="009E73F9" w14:paraId="23DB1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320B4" w14:textId="77777777" w:rsidR="009E73F9" w:rsidRDefault="00000000">
            <w:r>
              <w:rPr>
                <w:sz w:val="20"/>
                <w:szCs w:val="20"/>
              </w:rPr>
              <w:t>Super 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A5928" w14:textId="77777777" w:rsidR="009E73F9" w:rsidRDefault="00000000">
            <w:r>
              <w:rPr>
                <w:sz w:val="20"/>
                <w:szCs w:val="20"/>
              </w:rPr>
              <w:t>The Owner role for an Account. Exactly one per Account. Cannot be removed. Has full permissions including Account deletion and ownership transfer.</w:t>
            </w:r>
          </w:p>
        </w:tc>
      </w:tr>
      <w:tr w:rsidR="009E73F9" w14:paraId="52845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8A340" w14:textId="77777777" w:rsidR="009E73F9" w:rsidRDefault="00000000">
            <w:r>
              <w:rPr>
                <w:sz w:val="20"/>
                <w:szCs w:val="20"/>
              </w:rPr>
              <w:t>Ticket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B8D32" w14:textId="77777777" w:rsidR="009E73F9" w:rsidRDefault="00000000">
            <w:r>
              <w:rPr>
                <w:sz w:val="20"/>
                <w:szCs w:val="20"/>
              </w:rPr>
              <w:t>A reservation unit for a paid Drop (per CT6 truth entry). Also used generically to refer to any reservation record in the data model.</w:t>
            </w:r>
          </w:p>
        </w:tc>
      </w:tr>
      <w:tr w:rsidR="009E73F9" w14:paraId="32DBC5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F032F" w14:textId="77777777" w:rsidR="009E73F9" w:rsidRDefault="00000000">
            <w:r>
              <w:rPr>
                <w:sz w:val="20"/>
                <w:szCs w:val="20"/>
              </w:rPr>
              <w:t>Transferred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0342" w14:textId="77777777" w:rsidR="009E73F9" w:rsidRDefault="00000000">
            <w:r>
              <w:rPr>
                <w:sz w:val="20"/>
                <w:szCs w:val="20"/>
              </w:rPr>
              <w:t>Ticket status indicating the ticket has been sent to another consumer and accepted. Original holder sees grayed-out card; new holder has full access.</w:t>
            </w:r>
          </w:p>
        </w:tc>
      </w:tr>
      <w:tr w:rsidR="009E73F9" w14:paraId="0F1890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1A2E3" w14:textId="77777777" w:rsidR="009E73F9" w:rsidRDefault="00000000">
            <w:r>
              <w:rPr>
                <w:sz w:val="20"/>
                <w:szCs w:val="20"/>
              </w:rPr>
              <w:t>Venue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2AB0C" w14:textId="77777777" w:rsidR="009E73F9" w:rsidRDefault="00000000">
            <w:r>
              <w:rPr>
                <w:sz w:val="20"/>
                <w:szCs w:val="20"/>
              </w:rPr>
              <w:t>A physical location where a Drop takes place. Can be a saved/reusable location or a one-time address.</w:t>
            </w:r>
          </w:p>
        </w:tc>
      </w:tr>
      <w:tr w:rsidR="009E73F9" w14:paraId="6AAF40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BA178" w14:textId="77777777" w:rsidR="009E73F9" w:rsidRDefault="00000000">
            <w:r>
              <w:rPr>
                <w:sz w:val="20"/>
                <w:szCs w:val="20"/>
              </w:rPr>
              <w:t>Venue Zone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E513B" w14:textId="77777777" w:rsidR="009E73F9" w:rsidRDefault="00000000">
            <w:r>
              <w:rPr>
                <w:sz w:val="20"/>
                <w:szCs w:val="20"/>
              </w:rPr>
              <w:t>A defined area within a venue (e.g., 'Patio', 'Main Floor', 'VIP Section'). Used for capacity management within larger venues.</w:t>
            </w:r>
          </w:p>
        </w:tc>
      </w:tr>
    </w:tbl>
    <w:p w14:paraId="60399AC6" w14:textId="77777777" w:rsidR="00523364" w:rsidRDefault="00523364"/>
    <w:sectPr w:rsidR="005233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F572" w14:textId="77777777" w:rsidR="00523364" w:rsidRDefault="00523364">
      <w:r>
        <w:separator/>
      </w:r>
    </w:p>
  </w:endnote>
  <w:endnote w:type="continuationSeparator" w:id="0">
    <w:p w14:paraId="6B75CFC8" w14:textId="77777777" w:rsidR="00523364" w:rsidRDefault="005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2701" w14:textId="77777777" w:rsidR="009E73F9" w:rsidRDefault="00000000">
    <w:pPr>
      <w:jc w:val="center"/>
    </w:pPr>
    <w:r>
      <w:t xml:space="preserve">Page </w:t>
    </w:r>
    <w:r>
      <w:fldChar w:fldCharType="begin"/>
    </w:r>
    <w:r>
      <w:instrText>PAGE</w:instrText>
    </w:r>
    <w:r>
      <w:fldChar w:fldCharType="separate"/>
    </w:r>
    <w:r w:rsidR="0055472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1E6E" w14:textId="77777777" w:rsidR="00523364" w:rsidRDefault="00523364">
      <w:r>
        <w:separator/>
      </w:r>
    </w:p>
  </w:footnote>
  <w:footnote w:type="continuationSeparator" w:id="0">
    <w:p w14:paraId="66247365" w14:textId="77777777" w:rsidR="00523364" w:rsidRDefault="0052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0790" w14:textId="77777777" w:rsidR="009E73F9" w:rsidRDefault="00000000">
    <w:pPr>
      <w:tabs>
        <w:tab w:val="right" w:pos="9026"/>
      </w:tabs>
    </w:pPr>
    <w:r>
      <w:rPr>
        <w:i/>
        <w:iCs/>
        <w:color w:val="999999"/>
        <w:sz w:val="18"/>
        <w:szCs w:val="18"/>
      </w:rPr>
      <w:t>Nigh BRD v1.0</w:t>
    </w:r>
    <w:r>
      <w:rPr>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76E6"/>
    <w:multiLevelType w:val="hybridMultilevel"/>
    <w:tmpl w:val="6F08EC2E"/>
    <w:lvl w:ilvl="0" w:tplc="4312749A">
      <w:start w:val="1"/>
      <w:numFmt w:val="bullet"/>
      <w:lvlText w:val="●"/>
      <w:lvlJc w:val="left"/>
      <w:pPr>
        <w:ind w:left="720" w:hanging="360"/>
      </w:pPr>
    </w:lvl>
    <w:lvl w:ilvl="1" w:tplc="B556393A">
      <w:start w:val="1"/>
      <w:numFmt w:val="bullet"/>
      <w:lvlText w:val="○"/>
      <w:lvlJc w:val="left"/>
      <w:pPr>
        <w:ind w:left="1440" w:hanging="360"/>
      </w:pPr>
    </w:lvl>
    <w:lvl w:ilvl="2" w:tplc="F416B98A">
      <w:start w:val="1"/>
      <w:numFmt w:val="bullet"/>
      <w:lvlText w:val="■"/>
      <w:lvlJc w:val="left"/>
      <w:pPr>
        <w:ind w:left="2160" w:hanging="360"/>
      </w:pPr>
    </w:lvl>
    <w:lvl w:ilvl="3" w:tplc="56462D66">
      <w:start w:val="1"/>
      <w:numFmt w:val="bullet"/>
      <w:lvlText w:val="●"/>
      <w:lvlJc w:val="left"/>
      <w:pPr>
        <w:ind w:left="2880" w:hanging="360"/>
      </w:pPr>
    </w:lvl>
    <w:lvl w:ilvl="4" w:tplc="16A87698">
      <w:start w:val="1"/>
      <w:numFmt w:val="bullet"/>
      <w:lvlText w:val="○"/>
      <w:lvlJc w:val="left"/>
      <w:pPr>
        <w:ind w:left="3600" w:hanging="360"/>
      </w:pPr>
    </w:lvl>
    <w:lvl w:ilvl="5" w:tplc="0E88C2BA">
      <w:start w:val="1"/>
      <w:numFmt w:val="bullet"/>
      <w:lvlText w:val="■"/>
      <w:lvlJc w:val="left"/>
      <w:pPr>
        <w:ind w:left="4320" w:hanging="360"/>
      </w:pPr>
    </w:lvl>
    <w:lvl w:ilvl="6" w:tplc="01B0FC38">
      <w:start w:val="1"/>
      <w:numFmt w:val="bullet"/>
      <w:lvlText w:val="●"/>
      <w:lvlJc w:val="left"/>
      <w:pPr>
        <w:ind w:left="5040" w:hanging="360"/>
      </w:pPr>
    </w:lvl>
    <w:lvl w:ilvl="7" w:tplc="84DA275A">
      <w:start w:val="1"/>
      <w:numFmt w:val="bullet"/>
      <w:lvlText w:val="●"/>
      <w:lvlJc w:val="left"/>
      <w:pPr>
        <w:ind w:left="5760" w:hanging="360"/>
      </w:pPr>
    </w:lvl>
    <w:lvl w:ilvl="8" w:tplc="0E762C02">
      <w:start w:val="1"/>
      <w:numFmt w:val="bullet"/>
      <w:lvlText w:val="●"/>
      <w:lvlJc w:val="left"/>
      <w:pPr>
        <w:ind w:left="6480" w:hanging="360"/>
      </w:pPr>
    </w:lvl>
  </w:abstractNum>
  <w:abstractNum w:abstractNumId="1" w15:restartNumberingAfterBreak="0">
    <w:nsid w:val="5BE35284"/>
    <w:multiLevelType w:val="hybridMultilevel"/>
    <w:tmpl w:val="9BBAC388"/>
    <w:lvl w:ilvl="0" w:tplc="DA629FF2">
      <w:start w:val="1"/>
      <w:numFmt w:val="bullet"/>
      <w:lvlText w:val="•"/>
      <w:lvlJc w:val="left"/>
      <w:pPr>
        <w:ind w:left="720" w:hanging="360"/>
      </w:pPr>
    </w:lvl>
    <w:lvl w:ilvl="1" w:tplc="76E8292E">
      <w:start w:val="1"/>
      <w:numFmt w:val="bullet"/>
      <w:lvlText w:val="◦"/>
      <w:lvlJc w:val="left"/>
      <w:pPr>
        <w:ind w:left="1440" w:hanging="360"/>
      </w:pPr>
    </w:lvl>
    <w:lvl w:ilvl="2" w:tplc="3336EEA6">
      <w:numFmt w:val="decimal"/>
      <w:lvlText w:val=""/>
      <w:lvlJc w:val="left"/>
    </w:lvl>
    <w:lvl w:ilvl="3" w:tplc="D5C456E6">
      <w:numFmt w:val="decimal"/>
      <w:lvlText w:val=""/>
      <w:lvlJc w:val="left"/>
    </w:lvl>
    <w:lvl w:ilvl="4" w:tplc="0610E1EC">
      <w:numFmt w:val="decimal"/>
      <w:lvlText w:val=""/>
      <w:lvlJc w:val="left"/>
    </w:lvl>
    <w:lvl w:ilvl="5" w:tplc="AD8C639C">
      <w:numFmt w:val="decimal"/>
      <w:lvlText w:val=""/>
      <w:lvlJc w:val="left"/>
    </w:lvl>
    <w:lvl w:ilvl="6" w:tplc="DE4A401C">
      <w:numFmt w:val="decimal"/>
      <w:lvlText w:val=""/>
      <w:lvlJc w:val="left"/>
    </w:lvl>
    <w:lvl w:ilvl="7" w:tplc="C694D0E0">
      <w:numFmt w:val="decimal"/>
      <w:lvlText w:val=""/>
      <w:lvlJc w:val="left"/>
    </w:lvl>
    <w:lvl w:ilvl="8" w:tplc="9A346498">
      <w:numFmt w:val="decimal"/>
      <w:lvlText w:val=""/>
      <w:lvlJc w:val="left"/>
    </w:lvl>
  </w:abstractNum>
  <w:num w:numId="1" w16cid:durableId="51658722">
    <w:abstractNumId w:val="0"/>
    <w:lvlOverride w:ilvl="0">
      <w:startOverride w:val="1"/>
    </w:lvlOverride>
  </w:num>
  <w:num w:numId="2" w16cid:durableId="1917591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3F9"/>
    <w:rsid w:val="0004634C"/>
    <w:rsid w:val="00416B9F"/>
    <w:rsid w:val="00523364"/>
    <w:rsid w:val="0055472F"/>
    <w:rsid w:val="005E56E2"/>
    <w:rsid w:val="009C63B9"/>
    <w:rsid w:val="009E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99A91"/>
  <w15:docId w15:val="{473AF1A5-8D67-0F41-9A91-BABD5C93E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2D2D44"/>
      <w:sz w:val="26"/>
      <w:szCs w:val="26"/>
    </w:rPr>
  </w:style>
  <w:style w:type="paragraph" w:styleId="Heading3">
    <w:name w:val="heading 3"/>
    <w:uiPriority w:val="9"/>
    <w:unhideWhenUsed/>
    <w:qFormat/>
    <w:pPr>
      <w:spacing w:before="200" w:after="120"/>
      <w:outlineLvl w:val="2"/>
    </w:pPr>
    <w:rPr>
      <w:b/>
      <w:bCs/>
      <w:color w:val="3D3D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472F"/>
    <w:pPr>
      <w:spacing w:after="100"/>
    </w:pPr>
  </w:style>
  <w:style w:type="paragraph" w:styleId="TOC2">
    <w:name w:val="toc 2"/>
    <w:basedOn w:val="Normal"/>
    <w:next w:val="Normal"/>
    <w:autoRedefine/>
    <w:uiPriority w:val="39"/>
    <w:unhideWhenUsed/>
    <w:rsid w:val="0055472F"/>
    <w:pPr>
      <w:spacing w:after="100"/>
      <w:ind w:left="220"/>
    </w:pPr>
  </w:style>
  <w:style w:type="paragraph" w:styleId="TOC3">
    <w:name w:val="toc 3"/>
    <w:basedOn w:val="Normal"/>
    <w:next w:val="Normal"/>
    <w:autoRedefine/>
    <w:uiPriority w:val="39"/>
    <w:unhideWhenUsed/>
    <w:rsid w:val="0055472F"/>
    <w:pPr>
      <w:spacing w:after="100"/>
      <w:ind w:left="440"/>
    </w:pPr>
  </w:style>
  <w:style w:type="paragraph" w:styleId="TOC4">
    <w:name w:val="toc 4"/>
    <w:basedOn w:val="Normal"/>
    <w:next w:val="Normal"/>
    <w:autoRedefine/>
    <w:uiPriority w:val="39"/>
    <w:unhideWhenUsed/>
    <w:rsid w:val="0055472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5472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5472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5472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5472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5472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54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167</Pages>
  <Words>41035</Words>
  <Characters>240881</Characters>
  <Application>Microsoft Office Word</Application>
  <DocSecurity>0</DocSecurity>
  <Lines>7084</Lines>
  <Paragraphs>5421</Paragraphs>
  <ScaleCrop>false</ScaleCrop>
  <Company/>
  <LinksUpToDate>false</LinksUpToDate>
  <CharactersWithSpaces>276495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Ritzer</cp:lastModifiedBy>
  <cp:revision>3</cp:revision>
  <dcterms:created xsi:type="dcterms:W3CDTF">2026-05-05T19:14:00Z</dcterms:created>
  <dcterms:modified xsi:type="dcterms:W3CDTF">2026-05-05T19:25:00Z</dcterms:modified>
</cp:coreProperties>
</file>