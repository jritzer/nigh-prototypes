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Drops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 Drops)</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3A1F0040" w14:textId="77777777" w:rsidR="0055472F" w:rsidRDefault="0055472F">
          <w:pPr>
            <w:pStyle w:val="TOC2"/>
            <w:tabs>
              <w:tab w:val="right" w:leader="dot" w:pos="9350"/>
            </w:tabs>
            <w:rPr>
              <w:noProof/>
            </w:rPr>
          </w:pPr>
          <w:hyperlink w:anchor="_Toc228879622" w:history="1">
            <w:r>
              <w:rPr>
                <w:rStyle w:val="Hyperlink"/>
                <w:noProof/>
              </w:rPr>
              <w:t>7.16 Report Drop</w:t>
            </w:r>
            <w:r>
              <w:rPr>
                <w:noProof/>
              </w:rPr>
              <w:tab/>
              <w:fldChar w:fldCharType="begin"/>
              <w:instrText xml:space="preserve"> PAGEREF _Toc228879622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3A1F0041" w14:textId="77777777" w:rsidR="0055472F" w:rsidRDefault="0055472F">
          <w:pPr>
            <w:pStyle w:val="TOC2"/>
            <w:tabs>
              <w:tab w:val="right" w:leader="dot" w:pos="9350"/>
            </w:tabs>
            <w:rPr>
              <w:noProof/>
            </w:rPr>
          </w:pPr>
          <w:hyperlink w:anchor="_Toc228879623" w:history="1">
            <w:r>
              <w:rPr>
                <w:rStyle w:val="Hyperlink"/>
                <w:noProof/>
              </w:rPr>
              <w:t>13.9 Niya Prompt Library</w:t>
            </w:r>
            <w:r>
              <w:rPr>
                <w:noProof/>
              </w:rPr>
              <w:tab/>
              <w:fldChar w:fldCharType="begin"/>
              <w:instrText xml:space="preserve"> PAGEREF _Toc228879623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Direct Offer Links (v1 Scope Note)</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Planned Tiers (Placeholder)</w:t>
            </w:r>
            <w:r>
              <w:rPr>
                <w:noProof/>
              </w:rPr>
              <w:tab/>
              <w:fldChar w:fldCharType="begin"/>
              <w:instrText xml:space="preserve"> PAGEREF _Toc228879582 \h </w:instrText>
              <w:fldChar w:fldCharType="separate"/>
              <w:t>1</w:t>
              <w:fldChar w:fldCharType="end"/>
            </w:r>
          </w:hyperlink>
        </w:p>
        <w:p w14:paraId="3A1F0042" w14:textId="77777777" w:rsidR="0055472F" w:rsidRDefault="0055472F">
          <w:pPr>
            <w:pStyle w:val="TOC2"/>
            <w:tabs>
              <w:tab w:val="right" w:leader="dot" w:pos="9350"/>
            </w:tabs>
            <w:rPr>
              <w:noProof/>
            </w:rPr>
          </w:pPr>
          <w:hyperlink w:anchor="_Toc228879621" w:history="1">
            <w:r>
              <w:rPr>
                <w:rStyle w:val="Hyperlink"/>
                <w:noProof/>
              </w:rPr>
              <w:t>17.4 Subscription Promos</w:t>
            </w:r>
            <w:r>
              <w:rPr>
                <w:noProof/>
              </w:rPr>
              <w:tab/>
              <w:fldChar w:fldCharType="begin"/>
              <w:instrText xml:space="preserve"> PAGEREF _Toc228879621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Local businesses lose customers to uncertainty. The problem is pervasive and takes many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business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brick-and-mortar businesses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business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business Account receive a push notification automatically. The Drop appears in their Nigh Drops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targeting.</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Software-as-a-Service platform that businesses subscribe to and use as a tool. It is not a consumer marketplace. There is no public directory, no category browsing, no search-by-location in v1. Consumers discover Drops through the business's own channels: direct links, QR codes, social media posts, and word-of-mouth. Nigh amplifies existing business-consumer relationships; it does not create them from scratch. Distribution is earned by the business, not provided by the platform.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Individuals or businesses with a Nigh Host account at Plus tier or above. Hosts create and manage Drops via the Nigh Host app (mobile) or Enterprise Web App (desktop). They control pricing, capacity, guest data requirements, check-in, and refunds. A Host is always an Account (Place, Mobile, or Brand) within an Organization. The Host Account is the entity that owns the Drop, receives payment, and is responsible for fulfillment.</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Drops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 brick-and-mortar business open to the public that can create a limited, time-bound, real-world experience. The core qualification is having a physical location and the ability to define specific times when guests must arrive in person. Nigh is not designed for remote-only, delivery, or purely digital businesses.</w:t>
      </w:r>
    </w:p>
    <w:p w14:paraId="48C7D509" w14:textId="77777777" w:rsidR="009E73F9" w:rsidRDefault="009E73F9">
      <w:pPr>
        <w:spacing w:after="80"/>
      </w:pPr>
    </w:p>
    <w:p w14:paraId="35449323" w14:textId="77777777" w:rsidR="009E73F9" w:rsidRDefault="00000000">
      <w:pPr>
        <w:spacing w:after="120"/>
      </w:pPr>
      <w:r>
        <w:t>Primary categories:</w:t>
      </w:r>
    </w:p>
    <w:p w14:paraId="22CD6987" w14:textId="77777777" w:rsidR="009E73F9" w:rsidRDefault="00000000">
      <w:pPr>
        <w:pStyle w:val="ListParagraph"/>
        <w:numPr>
          <w:ilvl w:val="0"/>
          <w:numId w:val="2"/>
        </w:numPr>
        <w:spacing w:after="60"/>
      </w:pPr>
      <w:r>
        <w:rPr>
          <w:b/>
          <w:bCs/>
        </w:rPr>
        <w:t xml:space="preserve">Food &amp; Beverage: </w:t>
      </w:r>
      <w:r>
        <w:t>Restaurants, bars, cafes, food trucks, bakeries, breweries, wineries, tasting rooms, supper clubs.</w:t>
      </w:r>
    </w:p>
    <w:p w14:paraId="3D562248" w14:textId="77777777" w:rsidR="009E73F9" w:rsidRDefault="00000000">
      <w:pPr>
        <w:pStyle w:val="ListParagraph"/>
        <w:numPr>
          <w:ilvl w:val="0"/>
          <w:numId w:val="2"/>
        </w:numPr>
        <w:spacing w:after="60"/>
      </w:pPr>
      <w:r>
        <w:rPr>
          <w:b/>
          <w:bCs/>
        </w:rPr>
        <w:t xml:space="preserve">Fitness &amp; Wellness: </w:t>
      </w:r>
      <w:r>
        <w:t>Gyms, yoga studios, spas, massage therapy, physical therapy, personal training, group fitness, meditation centers.</w:t>
      </w:r>
    </w:p>
    <w:p w14:paraId="2C6DED83" w14:textId="77777777" w:rsidR="009E73F9" w:rsidRDefault="00000000">
      <w:pPr>
        <w:pStyle w:val="ListParagraph"/>
        <w:numPr>
          <w:ilvl w:val="0"/>
          <w:numId w:val="2"/>
        </w:numPr>
        <w:spacing w:after="60"/>
      </w:pPr>
      <w:r>
        <w:rPr>
          <w:b/>
          <w:bCs/>
        </w:rPr>
        <w:t xml:space="preserve">Beauty &amp; Personal Care: </w:t>
      </w:r>
      <w:r>
        <w:t>Salons, barbershops, nail studios, tattoo studios, waxing studios, aestheticians.</w:t>
      </w:r>
    </w:p>
    <w:p w14:paraId="103D8DC3" w14:textId="77777777" w:rsidR="009E73F9" w:rsidRDefault="00000000">
      <w:pPr>
        <w:pStyle w:val="ListParagraph"/>
        <w:numPr>
          <w:ilvl w:val="0"/>
          <w:numId w:val="2"/>
        </w:numPr>
        <w:spacing w:after="60"/>
      </w:pPr>
      <w:r>
        <w:rPr>
          <w:b/>
          <w:bCs/>
        </w:rPr>
        <w:t xml:space="preserve">Retail: </w:t>
      </w:r>
      <w:r>
        <w:t>National chains, independent shops, pop-up markets, specialty stores, sample sales, trunk shows.</w:t>
      </w:r>
    </w:p>
    <w:p w14:paraId="24743D25" w14:textId="77777777" w:rsidR="009E73F9" w:rsidRDefault="00000000">
      <w:pPr>
        <w:pStyle w:val="ListParagraph"/>
        <w:numPr>
          <w:ilvl w:val="0"/>
          <w:numId w:val="2"/>
        </w:numPr>
        <w:spacing w:after="60"/>
      </w:pPr>
      <w:r>
        <w:rPr>
          <w:b/>
          <w:bCs/>
        </w:rPr>
        <w:t xml:space="preserve">Service Providers: </w:t>
      </w:r>
      <w:r>
        <w:t>Healthcare clinics, dental offices, veterinary clinics, automotive service centers, professional services with in-person appointments.</w:t>
      </w:r>
    </w:p>
    <w:p w14:paraId="1A5A7CFA" w14:textId="77777777" w:rsidR="009E73F9" w:rsidRDefault="00000000">
      <w:pPr>
        <w:pStyle w:val="ListParagraph"/>
        <w:numPr>
          <w:ilvl w:val="0"/>
          <w:numId w:val="2"/>
        </w:numPr>
        <w:spacing w:after="60"/>
      </w:pPr>
      <w:r>
        <w:rPr>
          <w:b/>
          <w:bCs/>
        </w:rPr>
        <w:t xml:space="preserve">Entertainment &amp; Cultural Spaces: </w:t>
      </w:r>
      <w:r>
        <w:t>Movie theaters, live music venues, comedy clubs, escape rooms, bowling alleys, museums, galleries, casinos, theaters, arenas, stadiums, amusement parks.</w:t>
      </w:r>
    </w:p>
    <w:p w14:paraId="1C792FB4" w14:textId="77777777" w:rsidR="009E73F9" w:rsidRDefault="00000000">
      <w:pPr>
        <w:pStyle w:val="ListParagraph"/>
        <w:numPr>
          <w:ilvl w:val="0"/>
          <w:numId w:val="2"/>
        </w:numPr>
        <w:spacing w:after="60"/>
      </w:pPr>
      <w:r>
        <w:rPr>
          <w:b/>
          <w:bCs/>
        </w:rPr>
        <w:t xml:space="preserve">Hospitality: </w:t>
      </w:r>
      <w:r>
        <w:t>Hotels, boutique lodging, resort experiences, exclusive hotel bar or restaurant activations.</w:t>
      </w:r>
    </w:p>
    <w:p w14:paraId="7027DEA9" w14:textId="77777777" w:rsidR="009E73F9" w:rsidRDefault="00000000">
      <w:pPr>
        <w:pStyle w:val="ListParagraph"/>
        <w:numPr>
          <w:ilvl w:val="0"/>
          <w:numId w:val="2"/>
        </w:numPr>
        <w:spacing w:after="60"/>
      </w:pPr>
      <w:r>
        <w:rPr>
          <w:b/>
          <w:bCs/>
        </w:rPr>
        <w:t xml:space="preserve">Non-Profit: </w:t>
      </w:r>
      <w:r>
        <w:t>Volunteer organizations, community groups, charitable causes, fundraiser events, community meetups.</w:t>
      </w:r>
    </w:p>
    <w:p w14:paraId="4495E42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push notification subscription, not a content feed. Consumers do not post content, share updates, or have public profiles.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earned by the business through their own channels. Consumers must take an affirmative action (follow, tap a link, scan a QR) to discover a Drop.</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Free-tier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Free-tier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Free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Free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Drops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(Plus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business will receive the information you provide below." Required data fields (phone, name, and any host-defined custom fields) are shown.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consumers who have opted in to receive Drop notifications from an Account. The Follow relationship is the primary discovery mechanism on Nigh: consumers see Drops only from Accounts they follow (plus direct links).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41B01001" w14:textId="77777777" w:rsidR="009E73F9" w:rsidRDefault="00000000">
      <w:pPr>
        <w:spacing w:after="120"/>
      </w:pPr>
      <w:ins w:id="920" w:author="Claude" w:date="2026-05-17T00:00:00Z">
        <w:r>
          <w:rPr>
            <w:b/>
            <w:bCs/>
          </w:rPr>
          <w:t>Private Account Mode:</w:t>
        </w:r>
      </w:ins>
    </w:p>
    <w:p w14:paraId="41B01002" w14:textId="77777777" w:rsidR="009E73F9" w:rsidRDefault="00000000">
      <w:pPr>
        <w:spacing w:after="120"/>
      </w:pPr>
      <w:ins w:id="921" w:author="Claude" w:date="2026-05-17T00:00:00Z">
        <w:r>
          <w:t>An Account may be set to Private via a toggle in Profile settings. When Private Account is enabled, the follow behavior changes from instant-follow to request-to-follow for consumers who are not already in the host’s guest list.</w:t>
        </w:r>
      </w:ins>
    </w:p>
    <w:p w14:paraId="41B01003" w14:textId="77777777" w:rsidR="009E73F9" w:rsidRDefault="00000000">
      <w:pPr>
        <w:pStyle w:val="ListParagraph"/>
        <w:numPr>
          <w:ilvl w:val="0"/>
          <w:numId w:val="2"/>
        </w:numPr>
        <w:spacing w:after="60"/>
      </w:pPr>
      <w:ins w:id="922" w:author="Claude" w:date="2026-05-17T00:00:00Z">
        <w:r>
          <w:t>Public Account (default): Any consumer can follow instantly by tapping a follow link, scanning a QR code, or tapping Follow on the host’s profile. No approval required.</w:t>
        </w:r>
      </w:ins>
    </w:p>
    <w:p w14:paraId="41B01004" w14:textId="77777777" w:rsidR="009E73F9" w:rsidRDefault="00000000">
      <w:pPr>
        <w:pStyle w:val="ListParagraph"/>
        <w:numPr>
          <w:ilvl w:val="0"/>
          <w:numId w:val="2"/>
        </w:numPr>
        <w:spacing w:after="60"/>
      </w:pPr>
      <w:ins w:id="923" w:author="Claude" w:date="2026-05-17T00:00:00Z">
        <w:r>
          <w:t>Private Account: Consumers not in the host’s guest list submit a follow request instead of instantly following. The host reviews pending requests in a Follow Requests screen and approves or denies each one. Approved consumers become followers. Consumers already in the host’s guest list bypass the request flow and follow instantly.</w:t>
        </w:r>
      </w:ins>
    </w:p>
    <w:p w14:paraId="41B01005" w14:textId="77777777" w:rsidR="009E73F9" w:rsidRDefault="00000000">
      <w:pPr>
        <w:pStyle w:val="ListParagraph"/>
        <w:numPr>
          <w:ilvl w:val="0"/>
          <w:numId w:val="2"/>
        </w:numPr>
        <w:spacing w:after="60"/>
      </w:pPr>
      <w:ins w:id="924" w:author="Claude" w:date="2026-05-17T00:00:00Z">
        <w:r>
          <w:t>Follow Requests: Pending requests are visible in the Host app under the Followers page → Recent tab. The badge count shows pending requests when Private Account is on. Each request shows the consumer’s name, handle, and request date. The host can Approve (consumer becomes a follower) or Deny (request is rejected, consumer is not notified of denial). The Recent tab also shows a Recent History section listing all approved and denied requests.</w:t>
        </w:r>
      </w:ins>
    </w:p>
    <w:p w14:paraId="41B01006" w14:textId="77777777" w:rsidR="009E73F9" w:rsidRDefault="00000000">
      <w:pPr>
        <w:pStyle w:val="ListParagraph"/>
        <w:numPr>
          <w:ilvl w:val="0"/>
          <w:numId w:val="2"/>
        </w:numPr>
        <w:spacing w:after="60"/>
      </w:pPr>
      <w:ins w:id="925" w:author="Claude" w:date="2026-05-17T00:00:00Z">
        <w:r>
          <w:t>Switching modes: Toggling from Public to Private does not remove existing followers. Toggling from Private to Public automatically approves all pending follow requests.</w:t>
        </w:r>
      </w:ins>
    </w:p>
    <w:p w14:paraId="41B01007" w14:textId="77777777" w:rsidR="009E73F9" w:rsidRDefault="00000000">
      <w:pPr>
        <w:pStyle w:val="ListParagraph"/>
        <w:numPr>
          <w:ilvl w:val="0"/>
          <w:numId w:val="2"/>
        </w:numPr>
        <w:spacing w:after="60"/>
      </w:pPr>
      <w:ins w:id="926" w:author="Claude" w:date="2026-05-17T00:00:00Z">
        <w:r>
          <w:t>Deep linking and deferred deep linking behavior is unchanged. The nigh.com/[handle] URL still routes to the host profile; the profile page shows “Request to Follow” instead of “Follow” when the Account is private and the consumer is not on the guest list.</w:t>
        </w:r>
      </w:ins>
    </w:p>
    <w:p w14:paraId="41B01008" w14:textId="77777777" w:rsidR="009E73F9" w:rsidRDefault="009E73F9">
      <w:pPr>
        <w:spacing w:after="80"/>
      </w:pP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Plus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Free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del w:id="901" w:author="Claude" w:date="2026-05-17T00:00:00Z">
        <w:r>
          <w:delText>Price range: $0.00 to $999.99 (0 to 99999 cents).</w:delText>
        </w:r>
      </w:del>
      <w:ins w:id="902" w:author="Claude" w:date="2026-05-17T00:00:00Z">
        <w:r>
          <w:t>Price range: $0.00 to $99,999.99. All price fields capped at 5 dollar digits + 2 cents digits. Values at $1,000+ are comma-formatted in the UI.</w:t>
        </w:r>
      </w:ins>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1A100001" w14:textId="77777777" w:rsidR="00AB1234" w:rsidRDefault="00AB1234">
      <w:pPr>
        <w:spacing w:after="120"/>
      </w:pPr>
      <w:ins w:id="903" w:author="Claude" w:date="2026-05-17T00:00:00Z">
        <w:r>
          <w:rPr>
            <w:b/>
            <w:bCs/>
          </w:rPr>
          <w:t>Segment Pricing (replaces Dual Pricing):</w:t>
        </w:r>
      </w:ins>
    </w:p>
    <w:p w14:paraId="1A100002" w14:textId="77777777" w:rsidR="00AB1234" w:rsidRDefault="00AB1234">
      <w:pPr>
        <w:spacing w:after="120"/>
      </w:pPr>
      <w:ins w:id="904" w:author="Claude" w:date="2026-05-17T00:00:00Z">
        <w:r>
          <w:t>Drop pricing now supports tiered pricing gated by subscription plan. This replaces the old dual pricing model (New Customer vs. Existing Customer toggle). Terminology update: “Customers” is renamed to “Guests” in all pricing contexts (“New Customers” → “New Guests”, “Past Customers”/“Existing Customer” → “Guest List”).</w:t>
        </w:r>
      </w:ins>
    </w:p>
    <w:p w14:paraId="1A100003" w14:textId="77777777" w:rsidR="00AB1234" w:rsidRDefault="00AB1234">
      <w:pPr>
        <w:pStyle w:val="ListParagraph"/>
        <w:numPr>
          <w:ilvl w:val="0"/>
          <w:numId w:val="2"/>
        </w:numPr>
        <w:spacing w:after="60"/>
      </w:pPr>
      <w:ins w:id="905" w:author="Claude" w:date="2026-05-17T00:00:00Z">
        <w:r>
          <w:t>Free plan: Single price only. No segment pricing available.</w:t>
        </w:r>
      </w:ins>
    </w:p>
    <w:p w14:paraId="1A100004" w14:textId="77777777" w:rsidR="00AB1234" w:rsidRDefault="00AB1234">
      <w:pPr>
        <w:pStyle w:val="ListParagraph"/>
        <w:numPr>
          <w:ilvl w:val="0"/>
          <w:numId w:val="2"/>
        </w:numPr>
        <w:spacing w:after="60"/>
      </w:pPr>
      <w:ins w:id="906" w:author="Claude" w:date="2026-05-17T00:00:00Z">
        <w:r>
          <w:t xml:space="preserve">Plus plan: Toggle between “Single Price” and “Segment Pricing”. Segment Pricing provides two tiers displayed side-by-side: New Guests price and Guest List price.</w:t>
        </w:r>
      </w:ins>
    </w:p>
    <w:p w14:paraId="1A100005" w14:textId="77777777" w:rsidR="00AB1234" w:rsidRDefault="00AB1234">
      <w:pPr>
        <w:pStyle w:val="ListParagraph"/>
        <w:numPr>
          <w:ilvl w:val="0"/>
          <w:numId w:val="2"/>
        </w:numPr>
        <w:spacing w:after="60"/>
      </w:pPr>
      <w:ins w:id="907" w:author="Claude" w:date="2026-05-17T00:00:00Z">
        <w:r>
          <w:t>Pro/Enterprise plans: Standard price + up to 2 additional segment price tiers. Available segments: New Guests, Guest List, Followers, or specific audience lists. Maximum 3 total tiers (1 standard + 2 segments).</w:t>
        </w:r>
      </w:ins>
    </w:p>
    <w:p w14:paraId="1A100006" w14:textId="77777777" w:rsidR="00AB1234" w:rsidRDefault="00AB1234">
      <w:pPr>
        <w:pStyle w:val="ListParagraph"/>
        <w:numPr>
          <w:ilvl w:val="0"/>
          <w:numId w:val="2"/>
        </w:numPr>
        <w:spacing w:after="60"/>
      </w:pPr>
      <w:ins w:id="908" w:author="Claude" w:date="2026-05-17T00:00:00Z">
        <w:r>
          <w:t>Pricing resolution rule: Guests who appear in multiple segment lists see the lowest applicable price. All other guests see the standard price.</w:t>
        </w:r>
      </w:ins>
    </w:p>
    <w:p w14:paraId="1A100007" w14:textId="77777777" w:rsidR="00AB1234" w:rsidRDefault="00AB1234">
      <w:pPr>
        <w:pStyle w:val="ListParagraph"/>
        <w:numPr>
          <w:ilvl w:val="0"/>
          <w:numId w:val="2"/>
        </w:numPr>
        <w:spacing w:after="60"/>
      </w:pPr>
      <w:ins w:id="909" w:author="Claude" w:date="2026-05-17T00:00:00Z">
        <w:r>
          <w:t>All price fields capped at $99,999.99 (5 dollar digits + 2 cents digits), comma-formatted at $1,000+.</w:t>
        </w:r>
      </w:ins>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1A200001" w14:textId="77777777" w:rsidR="00AB1234" w:rsidRDefault="00AB1234">
      <w:pPr>
        <w:pStyle w:val="ListParagraph"/>
        <w:numPr>
          <w:ilvl w:val="0"/>
          <w:numId w:val="2"/>
        </w:numPr>
        <w:spacing w:after="60"/>
      </w:pPr>
      <w:ins w:id="926" w:author="Claude" w:date="2026-05-17T00:00:00Z">
        <w:r>
          <w:t xml:space="preserve">Helper text displays below the Max Tickets Per Guest selector based on the selected value: </w:t>
        </w:r>
      </w:ins>
    </w:p>
    <w:p w14:paraId="1A200002" w14:textId="77777777" w:rsidR="00AB1234" w:rsidRDefault="00AB1234">
      <w:pPr>
        <w:pStyle w:val="ListParagraph"/>
        <w:numPr>
          <w:ilvl w:val="1"/>
          <w:numId w:val="2"/>
        </w:numPr>
        <w:spacing w:after="60"/>
      </w:pPr>
      <w:ins w:id="927" w:author="Claude" w:date="2026-05-17T00:00:00Z">
        <w:r>
          <w:t>1 ticket: “Purchaser can not transfer their ticket.”</w:t>
        </w:r>
      </w:ins>
    </w:p>
    <w:p w14:paraId="1A200003" w14:textId="77777777" w:rsidR="00AB1234" w:rsidRDefault="00AB1234">
      <w:pPr>
        <w:pStyle w:val="ListParagraph"/>
        <w:numPr>
          <w:ilvl w:val="1"/>
          <w:numId w:val="2"/>
        </w:numPr>
        <w:spacing w:after="60"/>
      </w:pPr>
      <w:ins w:id="928" w:author="Claude" w:date="2026-05-17T00:00:00Z">
        <w:r>
          <w:t>2–4 tickets: “Purchaser can transfer or check-in N additional ticket(s).” (where N = selected value minus 1)</w:t>
        </w:r>
      </w:ins>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verified Nigh consumer can reserve. No restrictions.</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1A300001" w14:textId="77777777" w:rsidR="00AB1234" w:rsidRDefault="00AB1234">
      <w:pPr>
        <w:pStyle w:val="ListParagraph"/>
        <w:numPr>
          <w:ilvl w:val="0"/>
          <w:numId w:val="2"/>
        </w:numPr>
        <w:spacing w:after="60"/>
      </w:pPr>
      <w:ins w:id="910" w:author="Claude" w:date="2026-05-17T00:00:00Z">
        <w:r>
          <w:rPr>
            <w:b/>
            <w:bCs/>
          </w:rPr>
          <w:t xml:space="preserve">Anyone with the Link: </w:t>
        </w:r>
        <w:r>
          <w:t>Any consumer with the direct Drop link can reserve, regardless of follow status or guest list membership. The Drop is not discoverable in the public feed; access requires having the link. Positioned between Guest List Only and Guest Groups in the audience selector.</w:t>
        </w:r>
      </w:ins>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collected via OTP verification for authentication purposes. Whether the phone number is shared with the host is controlled by the Guest Phone Number Request setting (see 3.3.14).</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1AB2C3D4" w14:textId="77777777" w:rsidR="009E73F9" w:rsidRDefault="00000000">
      <w:pPr>
        <w:pStyle w:val="Heading3"/>
      </w:pPr>
      <w:bookmarkStart w:id="666" w:name="_Toc228879398b"/>
      <w:r>
        <w:t>3.3.14 Guest Phone Number Request (Pro/Enterprise)</w:t>
      </w:r>
      <w:bookmarkEnd w:id="666"/>
    </w:p>
    <w:p w14:paraId="1AB2C3D5" w14:textId="77777777" w:rsidR="009E73F9" w:rsidRDefault="00000000">
      <w:pPr>
        <w:spacing w:after="120"/>
      </w:pPr>
      <w:r>
        <w:t>Pro and Enterprise hosts may configure whether to request the guest’s phone number when making a reservation. This is a per-drop setting with three options: Not Requested (default), Optional, or Required.</w:t>
      </w:r>
    </w:p>
    <w:p w14:paraId="1AB2C3D6" w14:textId="77777777" w:rsidR="009E73F9" w:rsidRDefault="009E73F9">
      <w:pPr>
        <w:spacing w:after="80"/>
      </w:pPr>
    </w:p>
    <w:p w14:paraId="1AB2C3D7" w14:textId="77777777" w:rsidR="009E73F9" w:rsidRDefault="00000000">
      <w:pPr>
        <w:spacing w:after="120"/>
      </w:pPr>
      <w:r>
        <w:rPr>
          <w:b/>
          <w:bCs/>
        </w:rPr>
        <w:t>Host Configuration:</w:t>
      </w:r>
    </w:p>
    <w:p w14:paraId="1AB2C3D8" w14:textId="77777777" w:rsidR="009E73F9" w:rsidRDefault="00000000">
      <w:pPr>
        <w:pStyle w:val="ListParagraph"/>
        <w:numPr>
          <w:ilvl w:val="0"/>
          <w:numId w:val="2"/>
        </w:numPr>
        <w:spacing w:after="60"/>
      </w:pPr>
      <w:r>
        <w:t>Setting appears in Drop creation Step 3 (Capacity &amp; Price) as a dropdown, gated to Pro and Enterprise subscription tiers.</w:t>
      </w:r>
    </w:p>
    <w:p w14:paraId="1AB2C3D9" w14:textId="77777777" w:rsidR="009E73F9" w:rsidRDefault="00000000">
      <w:pPr>
        <w:pStyle w:val="ListParagraph"/>
        <w:numPr>
          <w:ilvl w:val="0"/>
          <w:numId w:val="2"/>
        </w:numPr>
        <w:spacing w:after="60"/>
      </w:pPr>
      <w:r>
        <w:t>Not Requested (default): Guest phone number is not shared with the host for this drop.</w:t>
      </w:r>
    </w:p>
    <w:p w14:paraId="1AB2C3DA" w14:textId="77777777" w:rsidR="009E73F9" w:rsidRDefault="00000000">
      <w:pPr>
        <w:pStyle w:val="ListParagraph"/>
        <w:numPr>
          <w:ilvl w:val="0"/>
          <w:numId w:val="2"/>
        </w:numPr>
        <w:spacing w:after="60"/>
      </w:pPr>
      <w:r>
        <w:t>Optional: Guest sees a pre-checked checkbox with their phone number and may uncheck to opt out. Helper text for host: “Guests have the option to share their number. Not requiring has a higher conversion rate.”</w:t>
      </w:r>
    </w:p>
    <w:p w14:paraId="1AB2C3DB" w14:textId="77777777" w:rsidR="009E73F9" w:rsidRDefault="00000000">
      <w:pPr>
        <w:pStyle w:val="ListParagraph"/>
        <w:numPr>
          <w:ilvl w:val="0"/>
          <w:numId w:val="2"/>
        </w:numPr>
        <w:spacing w:after="60"/>
      </w:pPr>
      <w:r>
        <w:t>Required: Guest sees a non-interactive checked checkbox with their phone number. The reservation cannot proceed without sharing. Helper text for host: “Guests must share their number to complete the reservation. This may reduce your conversion rate.”</w:t>
      </w:r>
    </w:p>
    <w:p w14:paraId="1AB2C3DC" w14:textId="77777777" w:rsidR="009E73F9" w:rsidRDefault="009E73F9">
      <w:pPr>
        <w:spacing w:after="80"/>
      </w:pPr>
    </w:p>
    <w:p w14:paraId="1AB2C3DD" w14:textId="77777777" w:rsidR="009E73F9" w:rsidRDefault="00000000">
      <w:pPr>
        <w:spacing w:after="120"/>
      </w:pPr>
      <w:r>
        <w:rPr>
          <w:b/>
          <w:bCs/>
        </w:rPr>
        <w:t>Consumer Experience (Reservation Details Card):</w:t>
      </w:r>
    </w:p>
    <w:p w14:paraId="1AB2C3DE" w14:textId="77777777" w:rsidR="009E73F9" w:rsidRDefault="00000000">
      <w:pPr>
        <w:pStyle w:val="ListParagraph"/>
        <w:numPr>
          <w:ilvl w:val="0"/>
          <w:numId w:val="2"/>
        </w:numPr>
        <w:spacing w:after="60"/>
      </w:pPr>
      <w:r>
        <w:t>At checkout, a “Your reservation details” card is shown on every drop, listing the information shared with the host: profile name, handle, and phone number status.</w:t>
      </w:r>
    </w:p>
    <w:p w14:paraId="1AB2C3DF" w14:textId="77777777" w:rsidR="009E73F9" w:rsidRDefault="00000000">
      <w:pPr>
        <w:pStyle w:val="ListParagraph"/>
        <w:numPr>
          <w:ilvl w:val="0"/>
          <w:numId w:val="2"/>
        </w:numPr>
        <w:spacing w:after="60"/>
      </w:pPr>
      <w:r>
        <w:t>Header text: “The following information is shared with [Host Name] when you make this reservation.”</w:t>
      </w:r>
    </w:p>
    <w:p w14:paraId="1AB2C3E0" w14:textId="77777777" w:rsidR="009E73F9" w:rsidRDefault="00000000">
      <w:pPr>
        <w:pStyle w:val="ListParagraph"/>
        <w:numPr>
          <w:ilvl w:val="0"/>
          <w:numId w:val="2"/>
        </w:numPr>
        <w:spacing w:after="60"/>
      </w:pPr>
      <w:r>
        <w:t>When phone is not requested: phone row displays “Not shared” with an unchecked checkbox.</w:t>
      </w:r>
    </w:p>
    <w:p w14:paraId="1AB2C3E1" w14:textId="77777777" w:rsidR="009E73F9" w:rsidRDefault="00000000">
      <w:pPr>
        <w:pStyle w:val="ListParagraph"/>
        <w:numPr>
          <w:ilvl w:val="0"/>
          <w:numId w:val="2"/>
        </w:numPr>
        <w:spacing w:after="60"/>
      </w:pPr>
      <w:r>
        <w:t>When optional: phone row shows the user’s number with a pre-checked interactive checkbox. Unchecking changes the display to “Not shared” and shows: “Your phone number will not be shared with the host for this reservation.”</w:t>
      </w:r>
    </w:p>
    <w:p w14:paraId="1AB2C3E2" w14:textId="77777777" w:rsidR="009E73F9" w:rsidRDefault="00000000">
      <w:pPr>
        <w:pStyle w:val="ListParagraph"/>
        <w:numPr>
          <w:ilvl w:val="0"/>
          <w:numId w:val="2"/>
        </w:numPr>
        <w:spacing w:after="60"/>
      </w:pPr>
      <w:r>
        <w:t>When required: phone row shows the user’s number with a non-interactive checked checkbox. Text: “[Host Name] requires your phone number to complete this reservation.”</w:t>
      </w:r>
    </w:p>
    <w:p w14:paraId="1AB2C3E3" w14:textId="77777777" w:rsidR="009E73F9" w:rsidRDefault="009E73F9">
      <w:pPr>
        <w:spacing w:after="80"/>
      </w:pPr>
    </w:p>
    <w:p w14:paraId="1AB2C3E4" w14:textId="77777777" w:rsidR="009E73F9" w:rsidRDefault="00000000">
      <w:pPr>
        <w:spacing w:after="120"/>
      </w:pPr>
      <w:r>
        <w:rPr>
          <w:b/>
          <w:bCs/>
        </w:rPr>
        <w:t>Acceptance Criteria:</w:t>
      </w:r>
    </w:p>
    <w:p w14:paraId="1AB2C3E5" w14:textId="77777777" w:rsidR="009E73F9" w:rsidRDefault="00000000">
      <w:pPr>
        <w:pStyle w:val="ListParagraph"/>
        <w:numPr>
          <w:ilvl w:val="0"/>
          <w:numId w:val="2"/>
        </w:numPr>
        <w:spacing w:after="60"/>
      </w:pPr>
      <w:r>
        <w:t>AC-3.3.14.1: Phone number request dropdown is only visible to Pro and Enterprise hosts during drop creation.</w:t>
      </w:r>
    </w:p>
    <w:p w14:paraId="1AB2C3E6" w14:textId="77777777" w:rsidR="009E73F9" w:rsidRDefault="00000000">
      <w:pPr>
        <w:pStyle w:val="ListParagraph"/>
        <w:numPr>
          <w:ilvl w:val="0"/>
          <w:numId w:val="2"/>
        </w:numPr>
        <w:spacing w:after="60"/>
      </w:pPr>
      <w:r>
        <w:t>AC-3.3.14.2: Default value is “Not requested” for all new drops.</w:t>
      </w:r>
    </w:p>
    <w:p w14:paraId="1AB2C3E7" w14:textId="77777777" w:rsidR="009E73F9" w:rsidRDefault="00000000">
      <w:pPr>
        <w:pStyle w:val="ListParagraph"/>
        <w:numPr>
          <w:ilvl w:val="0"/>
          <w:numId w:val="2"/>
        </w:numPr>
        <w:spacing w:after="60"/>
      </w:pPr>
      <w:r>
        <w:t>AC-3.3.14.3: When set to Required, the consumer cannot complete the reservation without sharing their phone number.</w:t>
      </w:r>
    </w:p>
    <w:p w14:paraId="1AB2C3E8" w14:textId="77777777" w:rsidR="009E73F9" w:rsidRDefault="00000000">
      <w:pPr>
        <w:pStyle w:val="ListParagraph"/>
        <w:numPr>
          <w:ilvl w:val="0"/>
          <w:numId w:val="2"/>
        </w:numPr>
        <w:spacing w:after="60"/>
      </w:pPr>
      <w:r>
        <w:t>AC-3.3.14.4: When set to Optional and the consumer opts out, the host does not receive the phone number for that reservation.</w:t>
      </w:r>
    </w:p>
    <w:p w14:paraId="1AB2C3E9" w14:textId="77777777" w:rsidR="009E73F9" w:rsidRDefault="00000000">
      <w:pPr>
        <w:pStyle w:val="ListParagraph"/>
        <w:numPr>
          <w:ilvl w:val="0"/>
          <w:numId w:val="2"/>
        </w:numPr>
        <w:spacing w:after="60"/>
      </w:pPr>
      <w:r>
        <w:t>AC-3.3.14.5: The reservation details card showing name, handle, and phone status is displayed on every checkout regardless of phone request setting.</w:t>
      </w:r>
    </w:p>
    <w:p w14:paraId="1AB2C3EA" w14:textId="77777777" w:rsidR="009E73F9" w:rsidRDefault="00000000">
      <w:pPr>
        <w:pStyle w:val="ListParagraph"/>
        <w:numPr>
          <w:ilvl w:val="0"/>
          <w:numId w:val="2"/>
        </w:numPr>
        <w:spacing w:after="60"/>
      </w:pPr>
      <w:r>
        <w:t>AC-3.3.14.6: Phone request setting is visible in drop review (Step 4), drop detail views, and support tools.</w:t>
      </w:r>
    </w:p>
    <w:p w14:paraId="1AB2C3EB"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1A400001" w14:textId="77777777" w:rsidR="00AB1234" w:rsidRDefault="00AB1234">
      <w:pPr>
        <w:pStyle w:val="ListParagraph"/>
        <w:numPr>
          <w:ilvl w:val="0"/>
          <w:numId w:val="2"/>
        </w:numPr>
        <w:spacing w:after="60"/>
      </w:pPr>
      <w:ins w:id="918" w:author="Claude" w:date="2026-05-17T00:00:00Z">
        <w:r>
          <w:t>Broadcast panel displays follower notification timing: “Followers will be notified 5 minutes after your drop goes live.”</w:t>
        </w:r>
      </w:ins>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del w:id="922" w:author="Claude" w:date="2026-05-17T00:00:00Z">
        <w:r>
          <w:delText>Price: currency input ($0.00 - $999.99).</w:delText>
        </w:r>
      </w:del>
      <w:ins w:id="923" w:author="Claude" w:date="2026-05-17T00:00:00Z">
        <w:r>
          <w:t>Price: currency input ($0.00 - $99,999.99), comma-formatted at $1,000+.</w:t>
        </w:r>
      </w:ins>
    </w:p>
    <w:p w14:paraId="3AFE5A71" w14:textId="77777777" w:rsidR="009E73F9" w:rsidRDefault="00000000">
      <w:pPr>
        <w:pStyle w:val="ListParagraph"/>
        <w:numPr>
          <w:ilvl w:val="0"/>
          <w:numId w:val="2"/>
        </w:numPr>
        <w:spacing w:after="60"/>
      </w:pPr>
      <w:del w:id="920" w:author="Claude" w:date="2026-05-17T00:00:00Z">
        <w:r>
          <w:delText>Capacity: integer input (&gt;= 1).</w:delText>
        </w:r>
      </w:del>
      <w:ins w:id="921" w:author="Claude" w:date="2026-05-17T00:00:00Z">
        <w:r>
          <w:t>Number of Spots: integer input (&gt;= 1), capped at 5 digits (max 99,999). Values at 1,000+ are comma-formatted in the UI.</w:t>
        </w:r>
      </w:ins>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del w:id="912" w:author="Claude" w:date="2026-05-17T00:00:00Z">
        <w:r>
          <w:delText>Who Can Reserve: dropdown (Public / Followers Only / Guest List Only / Guest Groups).</w:delText>
        </w:r>
      </w:del>
      <w:ins w:id="913" w:author="Claude" w:date="2026-05-17T00:00:00Z">
        <w:r>
          <w:t>Who Can Reserve: dropdown (Public / Followers Only / Guest List Only / Anyone with the Link / Guest Groups / Password Protected Link).</w:t>
        </w:r>
      </w:ins>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del w:id="914" w:author="Claude" w:date="2026-05-17T00:00:00Z">
        <w:r>
          <w:delText>Dual Pricing: toggle to enable new guest / existing guest pricing (see Section 5.12).</w:delText>
        </w:r>
      </w:del>
      <w:ins w:id="915" w:author="Claude" w:date="2026-05-17T00:00:00Z">
        <w:r>
          <w:t>Segment Pricing: subscription-gated pricing tiers. Free = single price only. Plus = toggle between Single Price and Segment Pricing (New Guests / Guest List). Pro/Enterprise = standard price + up to 2 segment tiers (see Section 3.3.7).</w:t>
        </w:r>
      </w:ins>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1A500001" w14:textId="77777777" w:rsidR="00AB1234" w:rsidRDefault="00AB1234">
      <w:pPr>
        <w:pStyle w:val="ListParagraph"/>
        <w:numPr>
          <w:ilvl w:val="0"/>
          <w:numId w:val="2"/>
        </w:numPr>
        <w:spacing w:after="60"/>
      </w:pPr>
      <w:ins w:id="919" w:author="Claude" w:date="2026-05-17T00:00:00Z">
        <w:r>
          <w:t>Review page displays follower notification timing: “Followers will be notified 5 minutes after your drop goes live.”</w:t>
        </w:r>
      </w:ins>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del w:id="929" w:author="Claude" w:date="2026-05-17T00:00:00Z">
        <w:r>
          <w:delText>Consumer meets audience rules (Public, Followers Only, Guest List Only, or Guest Groups). If not: appropriate message ("Follow to Reserve", "Invite Only").</w:delText>
        </w:r>
      </w:del>
      <w:ins w:id="930" w:author="Claude" w:date="2026-05-17T00:00:00Z">
        <w:r>
          <w:t>Consumer meets audience rules (Public, Followers Only, Guest List Only, Anyone with the Link, Guest Groups, or Password Protected Link). If not: appropriate message ("Follow to Reserve", "Invite Only").</w:t>
        </w:r>
      </w:ins>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business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business will receive the information you provide below."</w:t>
      </w:r>
    </w:p>
    <w:p w14:paraId="3E0F7DF6" w14:textId="77777777" w:rsidR="009E73F9" w:rsidRDefault="00000000">
      <w:pPr>
        <w:spacing w:after="120"/>
      </w:pPr>
      <w:r>
        <w:t>A “Your reservation details” card is displayed, listing the consumer’s name, handle, and phone number status. Phone number sharing is controlled by the host’s Guest Phone Number Request setting (see 3.3.14). Any host-defined custom fields are listed below.</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del w:id="924" w:author="Claude" w:date="2026-05-17T00:00:00Z">
        <w:r>
          <w:delText>Hosts may optionally set two prices for a Drop: one for new guests and one for existing guests. This incentivizes repeat visits and rewards loyalty.</w:delText>
        </w:r>
      </w:del>
      <w:ins w:id="925" w:author="Claude" w:date="2026-05-17T00:00:00Z">
        <w:r>
          <w:t>DEPRECATED: This section is superseded by Segment Pricing (see Section 3.3.7). The old dual pricing model (New Customer vs. Existing Customer toggle) has been replaced by subscription-gated Segment Pricing with support for multiple audience tiers.</w:t>
        </w:r>
      </w:ins>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 Drops)</w:t>
      </w:r>
      <w:bookmarkEnd w:id="123"/>
    </w:p>
    <w:p w14:paraId="1647D20C" w14:textId="77777777" w:rsidR="009E73F9" w:rsidRDefault="00000000">
      <w:pPr>
        <w:spacing w:after="120"/>
      </w:pPr>
      <w:r>
        <w:t>The Nigh Drops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1A262EF3" w14:textId="77777777" w:rsidR="009E73F9" w:rsidRDefault="00000000">
      <w:pPr>
        <w:spacing w:after="120"/>
      </w:pPr>
      <w:r>
        <w:t>Every new consumer enters the platform through a streamlined, password-free onboarding flow. Phone number is the primary identity. The flow is designed to minimize friction while capturing essential information and preserving any deep-link context that brought the user to the app.</w:t>
      </w:r>
    </w:p>
    <w:p w14:paraId="45E3D241" w14:textId="77777777" w:rsidR="009E73F9" w:rsidRDefault="009E73F9">
      <w:pPr>
        <w:spacing w:after="80"/>
      </w:pPr>
    </w:p>
    <w:p w14:paraId="5005E75F" w14:textId="77777777" w:rsidR="009E73F9" w:rsidRDefault="00000000">
      <w:pPr>
        <w:spacing w:after="120"/>
      </w:pPr>
      <w:r>
        <w:rPr>
          <w:b/>
          <w:bCs/>
        </w:rPr>
        <w:t>Onboarding Flow (Sequential Steps):</w:t>
      </w:r>
    </w:p>
    <w:p w14:paraId="0D8A0699" w14:textId="77777777" w:rsidR="009E73F9" w:rsidRDefault="00000000">
      <w:pPr>
        <w:pStyle w:val="ListParagraph"/>
        <w:numPr>
          <w:ilvl w:val="0"/>
          <w:numId w:val="2"/>
        </w:numPr>
        <w:spacing w:after="60"/>
      </w:pPr>
      <w:r>
        <w:rPr>
          <w:b/>
          <w:bCs/>
        </w:rPr>
        <w:t xml:space="preserve">Step 1 - Phone OTP: </w:t>
      </w:r>
      <w:r>
        <w:t>Consumer enters phone number. System sends a one-time password via SMS. Consumer enters OTP to verify. Phone number becomes primary account identifier. No passwords are ever created or stored for consumer accounts.</w:t>
      </w:r>
    </w:p>
    <w:p w14:paraId="208C42AE" w14:textId="77777777" w:rsidR="00AA0001" w:rsidRDefault="00000000">
      <w:pPr>
        <w:spacing w:after="120"/>
      </w:pPr>
      <w:r>
        <w:t xml:space="preserve">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32BE252" w14:textId="77777777" w:rsidR="009E73F9" w:rsidRDefault="00000000">
      <w:pPr>
        <w:pStyle w:val="ListParagraph"/>
        <w:numPr>
          <w:ilvl w:val="0"/>
          <w:numId w:val="2"/>
        </w:numPr>
        <w:spacing w:after="60"/>
      </w:pPr>
      <w:r>
        <w:rPr>
          <w:b/>
          <w:bCs/>
        </w:rPr>
        <w:t xml:space="preserve">Step 2 - Name Entry: </w:t>
      </w:r>
      <w:r>
        <w:t>First name and last name are both required fields. Cannot proceed without both. Display name derived from these fields throughout the platform.</w:t>
      </w:r>
    </w:p>
    <w:p w14:paraId="459602E2" w14:textId="77777777" w:rsidR="009E73F9" w:rsidRDefault="00000000">
      <w:pPr>
        <w:pStyle w:val="ListParagraph"/>
        <w:numPr>
          <w:ilvl w:val="0"/>
          <w:numId w:val="2"/>
        </w:numPr>
        <w:spacing w:after="60"/>
      </w:pPr>
      <w:r>
        <w:rPr>
          <w:b/>
          <w:bCs/>
        </w:rPr>
        <w:t xml:space="preserve">Step 3 - Email (Optional): </w:t>
      </w:r>
      <w:r>
        <w:t>Email field is presented but explicitly marked as optional with a visible 'Skip' button. If skipped, email can be added or edited later from account settings. Email is used for reservation confirmations and account recovery but is never the primary identifier.</w:t>
      </w:r>
    </w:p>
    <w:p w14:paraId="26F9808E" w14:textId="77777777" w:rsidR="009E73F9" w:rsidRDefault="00000000">
      <w:pPr>
        <w:pStyle w:val="ListParagraph"/>
        <w:numPr>
          <w:ilvl w:val="0"/>
          <w:numId w:val="2"/>
        </w:numPr>
        <w:spacing w:after="60"/>
      </w:pPr>
      <w:r>
        <w:rPr>
          <w:b/>
          <w:bCs/>
        </w:rPr>
        <w:t xml:space="preserve">Step 4 - Push Notification Opt-In: </w:t>
      </w:r>
      <w:r>
        <w:t>System push notification permission prompt is presented. Consumer may allow or deny. Denial does not block account creation. Preference is stored and can be changed later via device settings.</w:t>
      </w:r>
    </w:p>
    <w:p w14:paraId="4CC59A02" w14:textId="77777777" w:rsidR="009E73F9" w:rsidRDefault="00000000">
      <w:pPr>
        <w:pStyle w:val="ListParagraph"/>
        <w:numPr>
          <w:ilvl w:val="0"/>
          <w:numId w:val="2"/>
        </w:numPr>
        <w:spacing w:after="60"/>
      </w:pPr>
      <w:r>
        <w:rPr>
          <w:b/>
          <w:bCs/>
        </w:rPr>
        <w:t xml:space="preserve">Step 5 - Routing: </w:t>
      </w:r>
      <w:r>
        <w:t>After completing onboarding, routing depends on entry context. If consumer arrived via a Drop link (deep link), they are redirected to that specific Drop detail view. If no deep link context exists, consumer is routed to the main Feed screen which displays the Empty Feed state (no followed Accounts yet).</w:t>
      </w:r>
    </w:p>
    <w:p w14:paraId="53B21112" w14:textId="77777777" w:rsidR="009E73F9" w:rsidRDefault="009E73F9">
      <w:pPr>
        <w:spacing w:after="80"/>
      </w:pPr>
    </w:p>
    <w:p w14:paraId="7145D147" w14:textId="77777777" w:rsidR="009E73F9" w:rsidRDefault="00000000">
      <w:pPr>
        <w:spacing w:after="120"/>
      </w:pPr>
      <w:r>
        <w:rPr>
          <w:b/>
          <w:bCs/>
        </w:rPr>
        <w:t>Key Design Decisions:</w:t>
      </w:r>
    </w:p>
    <w:p w14:paraId="1E7A86A8"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5D8CAA3B" w14:textId="77777777" w:rsidR="009E73F9" w:rsidRDefault="00000000">
      <w:pPr>
        <w:pStyle w:val="ListParagraph"/>
        <w:numPr>
          <w:ilvl w:val="0"/>
          <w:numId w:val="2"/>
        </w:numPr>
        <w:spacing w:after="60"/>
      </w:pPr>
      <w:r>
        <w:t>Email is optional and skippable. This reduces onboarding friction. Email can be added later in settings.</w:t>
      </w:r>
    </w:p>
    <w:p w14:paraId="786B730B" w14:textId="77777777" w:rsidR="009E73F9" w:rsidRDefault="00000000">
      <w:pPr>
        <w:pStyle w:val="ListParagraph"/>
        <w:numPr>
          <w:ilvl w:val="0"/>
          <w:numId w:val="2"/>
        </w:numPr>
        <w:spacing w:after="60"/>
      </w:pPr>
      <w:r>
        <w:t>Push notification prompt is presented during onboarding but is not required. Denial does not block access.</w:t>
      </w:r>
    </w:p>
    <w:p w14:paraId="4D29767D" w14:textId="77777777" w:rsidR="009E73F9" w:rsidRDefault="00000000">
      <w:pPr>
        <w:pStyle w:val="ListParagraph"/>
        <w:numPr>
          <w:ilvl w:val="0"/>
          <w:numId w:val="2"/>
        </w:numPr>
        <w:spacing w:after="60"/>
      </w:pPr>
      <w:r>
        <w:t>Deep link context (e.g., a specific Drop URL) must be preserved through the entire onboarding flow and honored at completion.</w:t>
      </w:r>
    </w:p>
    <w:p w14:paraId="4AB37F3D" w14:textId="77777777" w:rsidR="009E73F9" w:rsidRDefault="009E73F9">
      <w:pPr>
        <w:spacing w:after="80"/>
      </w:pPr>
    </w:p>
    <w:p w14:paraId="63251B3A" w14:textId="77777777" w:rsidR="009E73F9" w:rsidRDefault="00000000">
      <w:pPr>
        <w:spacing w:after="120"/>
      </w:pPr>
      <w:r>
        <w:rPr>
          <w:b/>
          <w:bCs/>
        </w:rPr>
        <w:t>Acceptance Criteria:</w:t>
      </w:r>
    </w:p>
    <w:p w14:paraId="219278A2" w14:textId="77777777" w:rsidR="009E73F9" w:rsidRDefault="00000000">
      <w:pPr>
        <w:pStyle w:val="ListParagraph"/>
        <w:numPr>
          <w:ilvl w:val="0"/>
          <w:numId w:val="2"/>
        </w:numPr>
        <w:spacing w:after="60"/>
      </w:pPr>
      <w:r>
        <w:t>AC-7.1.1: OTP verification is required before account creation completes. No account can be created without a verified phone number.</w:t>
      </w:r>
    </w:p>
    <w:p w14:paraId="0B2A9C4C" w14:textId="77777777" w:rsidR="009E73F9" w:rsidRDefault="00000000">
      <w:pPr>
        <w:pStyle w:val="ListParagraph"/>
        <w:numPr>
          <w:ilvl w:val="0"/>
          <w:numId w:val="2"/>
        </w:numPr>
        <w:spacing w:after="60"/>
      </w:pPr>
      <w:r>
        <w:lastRenderedPageBreak/>
        <w:t>AC-7.1.2: First name and last name are both required. The 'Continue' button is disabled until both fields contain at least 1 character each.</w:t>
      </w:r>
    </w:p>
    <w:p w14:paraId="7CBAC0FC" w14:textId="77777777" w:rsidR="009E73F9" w:rsidRDefault="00000000">
      <w:pPr>
        <w:pStyle w:val="ListParagraph"/>
        <w:numPr>
          <w:ilvl w:val="0"/>
          <w:numId w:val="2"/>
        </w:numPr>
        <w:spacing w:after="60"/>
      </w:pPr>
      <w:r>
        <w:t>AC-7.1.3: Email field displays a visible 'Skip' button. Tapping Skip proceeds to the next step without entering an email.</w:t>
      </w:r>
    </w:p>
    <w:p w14:paraId="238A784A" w14:textId="77777777" w:rsidR="009E73F9" w:rsidRDefault="00000000">
      <w:pPr>
        <w:pStyle w:val="ListParagraph"/>
        <w:numPr>
          <w:ilvl w:val="0"/>
          <w:numId w:val="2"/>
        </w:numPr>
        <w:spacing w:after="60"/>
      </w:pPr>
      <w:r>
        <w:t>AC-7.1.4: Push notification OS prompt is shown. Consumer's choice (allow/deny) is recorded. Denial does not prevent account creation.</w:t>
      </w:r>
    </w:p>
    <w:p w14:paraId="12356236" w14:textId="77777777" w:rsidR="009E73F9" w:rsidRDefault="00000000">
      <w:pPr>
        <w:pStyle w:val="ListParagraph"/>
        <w:numPr>
          <w:ilvl w:val="0"/>
          <w:numId w:val="2"/>
        </w:numPr>
        <w:spacing w:after="60"/>
      </w:pPr>
      <w:r>
        <w:t>AC-7.1.5: If the consumer arrived via a Drop deep link (e.g., nigh.com/d/ABC123), the deep link target is preserved through all onboarding steps and the consumer is redirected to that Drop detail view upon completion.</w:t>
      </w:r>
    </w:p>
    <w:p w14:paraId="2505755B" w14:textId="77777777" w:rsidR="009E73F9" w:rsidRDefault="00000000">
      <w:pPr>
        <w:pStyle w:val="ListParagraph"/>
        <w:numPr>
          <w:ilvl w:val="0"/>
          <w:numId w:val="2"/>
        </w:numPr>
        <w:spacing w:after="60"/>
      </w:pPr>
      <w:r>
        <w:t>AC-7.1.6: If no deep link context exists, the consumer is routed to the main Feed screen showing the Empty Feed state.</w:t>
      </w:r>
    </w:p>
    <w:p w14:paraId="5D73DF53" w14:textId="77777777" w:rsidR="009E73F9" w:rsidRDefault="00000000">
      <w:pPr>
        <w:pStyle w:val="ListParagraph"/>
        <w:numPr>
          <w:ilvl w:val="0"/>
          <w:numId w:val="2"/>
        </w:numPr>
        <w:spacing w:after="60"/>
      </w:pPr>
      <w:r>
        <w:t>AC-7.1.7: The @handle is assigned during first account creation per the Handle System (Section 16). The handle is locked to the phone number.</w:t>
      </w:r>
    </w:p>
    <w:p w14:paraId="414B66FE"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Drops app. It displays Drops exclusively from Accounts the consumer has followed. There is no public directory, no category browse, and no algorithmic discovery feed. This is a deliberate SaaS-first design: consumers see only what they have opted into by following specific Accounts.</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5000"/>
      </w:tblGrid>
      <w:tr w:rsidR="009E73F9" w14:paraId="552D0F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63F05A1" w14:textId="77777777" w:rsidR="009E73F9" w:rsidRDefault="00000000">
            <w:r>
              <w:rPr>
                <w:b/>
                <w:bCs/>
                <w:sz w:val="20"/>
                <w:szCs w:val="20"/>
              </w:rPr>
              <w:t>Drop State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C7E195" w14:textId="77777777" w:rsidR="009E73F9" w:rsidRDefault="00000000">
            <w:r>
              <w:rPr>
                <w:b/>
                <w:bCs/>
                <w:sz w:val="20"/>
                <w:szCs w:val="20"/>
              </w:rPr>
              <w:t>Reserve Button</w:t>
            </w:r>
          </w:p>
        </w:tc>
        <w:tc>
          <w:tcPr>
            <w:tcW w:w="5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125E0C6" w14:textId="77777777" w:rsidR="009E73F9" w:rsidRDefault="00000000">
            <w:r>
              <w:rPr>
                <w:b/>
                <w:bCs/>
                <w:sz w:val="20"/>
                <w:szCs w:val="20"/>
              </w:rPr>
              <w:t>Display Behavior</w:t>
            </w:r>
          </w:p>
        </w:tc>
      </w:tr>
      <w:tr w:rsidR="009E73F9" w14:paraId="2C4111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2E077" w14:textId="77777777" w:rsidR="009E73F9" w:rsidRDefault="00000000">
            <w:r>
              <w:rPr>
                <w:sz w:val="20"/>
                <w:szCs w:val="20"/>
              </w:rPr>
              <w:t>Live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59F6DE" w14:textId="77777777" w:rsidR="009E73F9" w:rsidRDefault="00000000">
            <w:r>
              <w:rPr>
                <w:sz w:val="20"/>
                <w:szCs w:val="20"/>
              </w:rPr>
              <w:t>Active (tappable)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080FB" w14:textId="77777777" w:rsidR="009E73F9" w:rsidRDefault="00000000">
            <w:r>
              <w:rPr>
                <w:sz w:val="20"/>
                <w:szCs w:val="20"/>
              </w:rPr>
              <w:t>Full detail view. Reserve button enabled. Capacity shown in real-time.</w:t>
            </w:r>
          </w:p>
        </w:tc>
      </w:tr>
      <w:tr w:rsidR="009E73F9" w14:paraId="6F08AF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426575" w14:textId="77777777" w:rsidR="009E73F9" w:rsidRDefault="00000000">
            <w:r>
              <w:rPr>
                <w:sz w:val="20"/>
                <w:szCs w:val="20"/>
              </w:rPr>
              <w:t>Scheduled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3B1E36" w14:textId="77777777" w:rsidR="009E73F9" w:rsidRDefault="00000000">
            <w:r>
              <w:rPr>
                <w:sz w:val="20"/>
                <w:szCs w:val="20"/>
              </w:rPr>
              <w:t>Active (tappable)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2B5E3" w14:textId="77777777" w:rsidR="009E73F9" w:rsidRDefault="00000000">
            <w:r>
              <w:rPr>
                <w:sz w:val="20"/>
                <w:szCs w:val="20"/>
              </w:rPr>
              <w:t>Full detail view. Reserve enabled if advance scheduling allows it.</w:t>
            </w:r>
          </w:p>
        </w:tc>
      </w:tr>
      <w:tr w:rsidR="009E73F9" w14:paraId="040EAC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32C9B8" w14:textId="77777777" w:rsidR="009E73F9" w:rsidRDefault="00000000">
            <w:r>
              <w:rPr>
                <w:sz w:val="20"/>
                <w:szCs w:val="20"/>
              </w:rPr>
              <w:t>Sold Out (Live-Sold Out)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17E1F" w14:textId="77777777" w:rsidR="009E73F9" w:rsidRDefault="00000000">
            <w:r>
              <w:rPr>
                <w:sz w:val="20"/>
                <w:szCs w:val="20"/>
              </w:rPr>
              <w:t>Disabled ('Sold Out')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0042C7" w14:textId="77777777" w:rsidR="009E73F9" w:rsidRDefault="00000000">
            <w:r>
              <w:rPr>
                <w:sz w:val="20"/>
                <w:szCs w:val="20"/>
              </w:rPr>
              <w:t>Full detail visible. Button disabled with 'Sold Out' label. Capacity shows '0 remaining'.</w:t>
            </w:r>
          </w:p>
        </w:tc>
      </w:tr>
      <w:tr w:rsidR="009E73F9" w14:paraId="6FF13C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E2DC1" w14:textId="77777777" w:rsidR="009E73F9" w:rsidRDefault="00000000">
            <w:r>
              <w:rPr>
                <w:sz w:val="20"/>
                <w:szCs w:val="20"/>
              </w:rPr>
              <w:t>Purchase Closed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0EB1" w14:textId="77777777" w:rsidR="009E73F9" w:rsidRDefault="00000000">
            <w:r>
              <w:rPr>
                <w:sz w:val="20"/>
                <w:szCs w:val="20"/>
              </w:rPr>
              <w:t>Hidden or 'Closed'</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668460" w14:textId="77777777" w:rsidR="009E73F9" w:rsidRDefault="00000000">
            <w:r>
              <w:rPr>
                <w:sz w:val="20"/>
                <w:szCs w:val="20"/>
              </w:rPr>
              <w:t>View-only. No reservation possible. Information still visible for reference.</w:t>
            </w:r>
          </w:p>
        </w:tc>
      </w:tr>
      <w:tr w:rsidR="009E73F9" w14:paraId="0D9DD6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E7A5E" w14:textId="77777777" w:rsidR="009E73F9" w:rsidRDefault="00000000">
            <w:r>
              <w:rPr>
                <w:sz w:val="20"/>
                <w:szCs w:val="20"/>
              </w:rPr>
              <w:t>Paused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930E8" w14:textId="77777777" w:rsidR="009E73F9" w:rsidRDefault="00000000">
            <w:r>
              <w:rPr>
                <w:sz w:val="20"/>
                <w:szCs w:val="20"/>
              </w:rPr>
              <w:t>'Temporarily Unavailable'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5F612" w14:textId="77777777" w:rsidR="009E73F9" w:rsidRDefault="00000000">
            <w:r>
              <w:rPr>
                <w:sz w:val="20"/>
                <w:szCs w:val="20"/>
              </w:rPr>
              <w:t>Full detail visible. Reserve button shows 'Temporarily Unavailable'. Cannot reserve.</w:t>
            </w:r>
          </w:p>
        </w:tc>
      </w:tr>
      <w:tr w:rsidR="009E73F9" w14:paraId="7910C6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38BF4F" w14:textId="77777777" w:rsidR="009E73F9" w:rsidRDefault="00000000">
            <w:r>
              <w:rPr>
                <w:sz w:val="20"/>
                <w:szCs w:val="20"/>
              </w:rPr>
              <w:t>Canceled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0291E" w14:textId="77777777" w:rsidR="009E73F9" w:rsidRDefault="00000000">
            <w:r>
              <w:rPr>
                <w:sz w:val="20"/>
                <w:szCs w:val="20"/>
              </w:rPr>
              <w:t>'Drop Canceled'</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0641A2" w14:textId="77777777" w:rsidR="009E73F9" w:rsidRDefault="00000000">
            <w:r>
              <w:rPr>
                <w:sz w:val="20"/>
                <w:szCs w:val="20"/>
              </w:rPr>
              <w:t>Full detail visible but marked as canceled. No actions available.</w:t>
            </w:r>
          </w:p>
        </w:tc>
      </w:tr>
      <w:tr w:rsidR="009E73F9" w14:paraId="5CFBEA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A01196" w14:textId="77777777" w:rsidR="009E73F9" w:rsidRDefault="00000000">
            <w:r>
              <w:rPr>
                <w:sz w:val="20"/>
                <w:szCs w:val="20"/>
              </w:rPr>
              <w:t>Ended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CF62E8" w14:textId="77777777" w:rsidR="009E73F9" w:rsidRDefault="00000000">
            <w:r>
              <w:rPr>
                <w:sz w:val="20"/>
                <w:szCs w:val="20"/>
              </w:rPr>
              <w:t>'Drop Ended'</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2600E" w14:textId="77777777" w:rsidR="009E73F9" w:rsidRDefault="00000000">
            <w:r>
              <w:rPr>
                <w:sz w:val="20"/>
                <w:szCs w:val="20"/>
              </w:rPr>
              <w:t>View-only. Historical information. No actions available.</w:t>
            </w:r>
          </w:p>
          <w:p w14:paraId="5191646F" w14:textId="77777777" w:rsidR="00AA0001" w:rsidRDefault="00000000">
            <w:pPr>
              <w:spacing w:after="120"/>
            </w:pPr>
            <w:r>
              <w:t xml:space="preserve">Drop Not Available State: When a consumer navigates to a Drop via a deep link or saved URL and the Drop no longer exists, has been deleted, or is otherwise unavailable, the app displays a generic “Drop not available” state. This state shows a centered icon, the message “This drop is no longer available,” and a button to return to the Feed. No specific reason for unavailability is disclosed to prevent information leakage.</w:t>
            </w:r>
          </w:p>
          <w:p w14:paraId="2EE2CEF8" w14:textId="77777777" w:rsidR="00AA0001" w:rsidRDefault="00000000">
            <w:pPr>
              <w:spacing w:after="120"/>
            </w:pPr>
            <w:r>
              <w:t xml:space="preserve">Get Directions: The Drop Detail View includes a “Get Directions” link below the venue address. Tapping this link opens the device’s native maps application with turn-by-turn directions to the venue. The same Get Directions link appears on the Ticket view in the Wallet for easy access on the day of the event.</w:t>
            </w:r>
          </w:p>
        </w:tc>
      </w:tr>
    </w:tbl>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drop.nigh.com/[userHandle]/[shareToken]).</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Drops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30010001" w14:textId="77777777" w:rsidR="00AA0001" w:rsidRDefault="00000000">
      <w:pPr>
        <w:spacing w:after="120"/>
      </w:pPr>
      <w:r>
        <w:rPr>
          <w:b/>
          <w:bCs/>
        </w:rPr>
        <w:t>Blocked Hosts:</w:t>
      </w:r>
    </w:p>
    <w:p w14:paraId="30010002" w14:textId="77777777" w:rsidR="00AA0001" w:rsidRDefault="00000000">
      <w:pPr>
        <w:spacing w:after="120"/>
      </w:pPr>
      <w:r>
        <w:t>Consumers can block host accounts from the Following page (via 3-dot menu), from a host profile, or from Privacy settings. Blocking a host is a consumer-side action that suppresses all content from that host without affecting existing tickets or past orders.</w:t>
      </w:r>
    </w:p>
    <w:p w14:paraId="30010003" w14:textId="77777777" w:rsidR="00AA0001" w:rsidRDefault="00000000">
      <w:pPr>
        <w:spacing w:after="120"/>
      </w:pPr>
      <w:r>
        <w:rPr>
          <w:b/>
          <w:bCs/>
        </w:rPr>
        <w:t>Blocked Host Rules:</w:t>
      </w:r>
    </w:p>
    <w:p w14:paraId="30010004" w14:textId="77777777" w:rsidR="00AA0001" w:rsidRDefault="00000000">
      <w:pPr>
        <w:pStyle w:val="ListParagraph"/>
        <w:numPr>
          <w:ilvl w:val="0"/>
          <w:numId w:val="2"/>
        </w:numPr>
        <w:spacing w:after="60"/>
      </w:pPr>
      <w:r>
        <w:t>Blocking a host automatically unfollows the host account</w:t>
      </w:r>
    </w:p>
    <w:p w14:paraId="30010005" w14:textId="77777777" w:rsidR="00AA0001" w:rsidRDefault="00000000">
      <w:pPr>
        <w:pStyle w:val="ListParagraph"/>
        <w:numPr>
          <w:ilvl w:val="0"/>
          <w:numId w:val="2"/>
        </w:numPr>
        <w:spacing w:after="60"/>
      </w:pPr>
      <w:r>
        <w:t>The blocked host’s Drops, activity, and messages are hidden from the consumer’s feed, search, inbox, and Niya recommendations</w:t>
      </w:r>
    </w:p>
    <w:p w14:paraId="30010006" w14:textId="77777777" w:rsidR="00AA0001" w:rsidRDefault="00000000">
      <w:pPr>
        <w:pStyle w:val="ListParagraph"/>
        <w:numPr>
          <w:ilvl w:val="0"/>
          <w:numId w:val="2"/>
        </w:numPr>
        <w:spacing w:after="60"/>
      </w:pPr>
      <w:r>
        <w:t>Existing tickets and past orders are not affected — the consumer can still view them, check in, and request refunds</w:t>
      </w:r>
    </w:p>
    <w:p w14:paraId="30010007" w14:textId="77777777" w:rsidR="00AA0001" w:rsidRDefault="00000000">
      <w:pPr>
        <w:pStyle w:val="ListParagraph"/>
        <w:numPr>
          <w:ilvl w:val="0"/>
          <w:numId w:val="2"/>
        </w:numPr>
        <w:spacing w:after="60"/>
      </w:pPr>
      <w:r>
        <w:t>The consumer can accept a ticket transfer from an unblocked friend for a blocked host’s Drop, but a note is displayed before accepting</w:t>
      </w:r>
    </w:p>
    <w:p w14:paraId="30010008" w14:textId="77777777" w:rsidR="00AA0001" w:rsidRDefault="00000000">
      <w:pPr>
        <w:pStyle w:val="ListParagraph"/>
        <w:numPr>
          <w:ilvl w:val="0"/>
          <w:numId w:val="2"/>
        </w:numPr>
        <w:spacing w:after="60"/>
      </w:pPr>
      <w:r>
        <w:t>If the consumer unblocks a host, they must re-follow manually — the previous follow is not restored</w:t>
      </w:r>
    </w:p>
    <w:p w14:paraId="30010009" w14:textId="77777777" w:rsidR="00AA0001" w:rsidRDefault="00000000">
      <w:pPr>
        <w:pStyle w:val="ListParagraph"/>
        <w:numPr>
          <w:ilvl w:val="0"/>
          <w:numId w:val="2"/>
        </w:numPr>
        <w:spacing w:after="60"/>
      </w:pPr>
      <w:r>
        <w:t>Messages the host sends (including drop updates and reminders) will appear sent on their end but will not be delivered to the blocking consumer (silent send model)</w:t>
      </w:r>
    </w:p>
    <w:p w14:paraId="30020001" w14:textId="77777777" w:rsidR="00AA0001" w:rsidRDefault="00000000">
      <w:pPr>
        <w:pStyle w:val="ListParagraph"/>
        <w:numPr>
          <w:ilvl w:val="0"/>
          <w:numId w:val="2"/>
        </w:numPr>
        <w:spacing w:after="60"/>
      </w:pPr>
      <w:r>
        <w:t>The host is not notified that the consumer blocked them</w:t>
      </w:r>
    </w:p>
    <w:p w14:paraId="3001000A" w14:textId="77777777" w:rsidR="00AA0001" w:rsidRDefault="00000000">
      <w:pPr>
        <w:pStyle w:val="ListParagraph"/>
        <w:numPr>
          <w:ilvl w:val="0"/>
          <w:numId w:val="2"/>
        </w:numPr>
        <w:spacing w:after="60"/>
      </w:pPr>
      <w:r>
        <w:t>The Blocked Hosts management page is accessible via a 3-dot menu on the Following page header and from Privacy settings</w:t>
      </w:r>
    </w:p>
    <w:p w14:paraId="3001000B" w14:textId="77777777" w:rsidR="00AA0001" w:rsidRDefault="009E73F9">
      <w:pPr>
        <w:spacing w:after="80"/>
      </w:pPr>
    </w:p>
    <w:p w14:paraId="3001000C" w14:textId="77777777" w:rsidR="00AA0001" w:rsidRDefault="00000000">
      <w:pPr>
        <w:spacing w:after="120"/>
      </w:pPr>
      <w:r>
        <w:rPr>
          <w:b/>
          <w:bCs/>
        </w:rPr>
        <w:t>Acceptance Criteria (Blocked Hosts):</w:t>
      </w:r>
    </w:p>
    <w:p w14:paraId="3001000D" w14:textId="77777777" w:rsidR="00AA0001" w:rsidRDefault="00000000">
      <w:pPr>
        <w:pStyle w:val="ListParagraph"/>
        <w:numPr>
          <w:ilvl w:val="0"/>
          <w:numId w:val="2"/>
        </w:numPr>
        <w:spacing w:after="60"/>
      </w:pPr>
      <w:r>
        <w:t>AC-7.7.5: Blocking a host automatically unfollows and suppresses all content from that host in feed, search, inbox, and Niya. Messages from the host are silently not delivered (silent send).</w:t>
      </w:r>
    </w:p>
    <w:p w14:paraId="3001000E" w14:textId="77777777" w:rsidR="00AA0001" w:rsidRDefault="00000000">
      <w:pPr>
        <w:pStyle w:val="ListParagraph"/>
        <w:numPr>
          <w:ilvl w:val="0"/>
          <w:numId w:val="2"/>
        </w:numPr>
        <w:spacing w:after="60"/>
      </w:pPr>
      <w:r>
        <w:t>AC-7.7.6: Existing tickets and past orders for a blocked host remain accessible and functional.</w:t>
      </w:r>
    </w:p>
    <w:p w14:paraId="3001000F" w14:textId="77777777" w:rsidR="00AA0001" w:rsidRDefault="00000000">
      <w:pPr>
        <w:pStyle w:val="ListParagraph"/>
        <w:numPr>
          <w:ilvl w:val="0"/>
          <w:numId w:val="2"/>
        </w:numPr>
        <w:spacing w:after="60"/>
      </w:pPr>
      <w:r>
        <w:t>AC-7.7.7: Ticket transfers from unblocked friends for a blocked host’s Drop are allowed with a disclosure note before acceptance.</w:t>
      </w:r>
    </w:p>
    <w:p w14:paraId="30010010" w14:textId="77777777" w:rsidR="00AA0001" w:rsidRDefault="00000000">
      <w:pPr>
        <w:pStyle w:val="ListParagraph"/>
        <w:numPr>
          <w:ilvl w:val="0"/>
          <w:numId w:val="2"/>
        </w:numPr>
        <w:spacing w:after="60"/>
      </w:pPr>
      <w:r>
        <w:t>AC-7.7.8: Unblocking a host does not restore the follow. Consumer must re-follow manually.</w:t>
      </w:r>
    </w:p>
    <w:p w14:paraId="30010011" w14:textId="77777777" w:rsidR="00AA0001" w:rsidRDefault="00000000">
      <w:pPr>
        <w:pStyle w:val="ListParagraph"/>
        <w:numPr>
          <w:ilvl w:val="0"/>
          <w:numId w:val="2"/>
        </w:numPr>
        <w:spacing w:after="60"/>
      </w:pPr>
      <w:r>
        <w:t>AC-7.7.9: The host is not notified when blocked or unblocked.</w:t>
      </w:r>
    </w:p>
    <w:p w14:paraId="30010012" w14:textId="77777777" w:rsidR="00AA0001" w:rsidRDefault="00000000">
      <w:pPr>
        <w:pStyle w:val="ListParagraph"/>
        <w:numPr>
          <w:ilvl w:val="0"/>
          <w:numId w:val="2"/>
        </w:numPr>
        <w:spacing w:after="60"/>
      </w:pPr>
      <w:r>
        <w:t>AC-7.7.10: Blocked Hosts page is accessible from the Following page 3-dot menu and from Privacy settings.</w:t>
      </w:r>
    </w:p>
    <w:p w14:paraId="30010013" w14:textId="77777777" w:rsidR="00AA0001"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14:paraId="762D1388" w14:textId="77777777" w:rsidR="009E73F9" w:rsidRDefault="009E73F9">
      <w:pPr>
        <w:spacing w:after="80"/>
      </w:pPr>
    </w:p>
    <w:p w14:paraId="40010001" w14:textId="77777777" w:rsidR="00AA0001" w:rsidRDefault="00000000">
      <w:pPr>
        <w:spacing w:after="120"/>
      </w:pPr>
      <w:r>
        <w:rPr>
          <w:b/>
          <w:bCs/>
        </w:rPr>
        <w:t>Blocked Friends:</w:t>
      </w:r>
    </w:p>
    <w:p w14:paraId="40010002" w14:textId="77777777" w:rsidR="00AA0001" w:rsidRDefault="00000000">
      <w:pPr>
        <w:spacing w:after="120"/>
      </w:pPr>
      <w:r>
        <w:t>Consumers can block friends from the friend detail view, from the Friends page (via 3-dot menu), or from Privacy settings. Blocking follows the iMessage model for groups: existing shared groups are not affected.</w:t>
      </w:r>
    </w:p>
    <w:p w14:paraId="40010003" w14:textId="77777777" w:rsidR="00AA0001" w:rsidRDefault="00000000">
      <w:pPr>
        <w:spacing w:after="120"/>
      </w:pPr>
      <w:r>
        <w:rPr>
          <w:b/>
          <w:bCs/>
        </w:rPr>
        <w:t>Blocked Friend Rules:</w:t>
      </w:r>
    </w:p>
    <w:p w14:paraId="40010004" w14:textId="77777777" w:rsidR="00AA0001" w:rsidRDefault="00000000">
      <w:pPr>
        <w:pStyle w:val="ListParagraph"/>
        <w:numPr>
          <w:ilvl w:val="0"/>
          <w:numId w:val="2"/>
        </w:numPr>
        <w:spacing w:after="60"/>
      </w:pPr>
      <w:r>
        <w:t>Blocked friends cannot message you, see your activity, send you Heads Ups, or transfer tickets to you</w:t>
      </w:r>
    </w:p>
    <w:p w14:paraId="40010005" w14:textId="77777777" w:rsidR="00AA0001" w:rsidRDefault="00000000">
      <w:pPr>
        <w:pStyle w:val="ListParagraph"/>
        <w:numPr>
          <w:ilvl w:val="0"/>
          <w:numId w:val="2"/>
        </w:numPr>
        <w:spacing w:after="60"/>
      </w:pPr>
      <w:r>
        <w:t>Blocked friends do not appear in your feed, search, or Niya recommendations</w:t>
      </w:r>
    </w:p>
    <w:p w14:paraId="40010006" w14:textId="77777777" w:rsidR="00AA0001" w:rsidRDefault="00000000">
      <w:pPr>
        <w:pStyle w:val="ListParagraph"/>
        <w:numPr>
          <w:ilvl w:val="0"/>
          <w:numId w:val="2"/>
        </w:numPr>
        <w:spacing w:after="60"/>
      </w:pPr>
      <w:r>
        <w:t>Existing groups are not affected — both users remain in shared groups (iMessage model)</w:t>
      </w:r>
    </w:p>
    <w:p w14:paraId="40010007" w14:textId="77777777" w:rsidR="00AA0001" w:rsidRDefault="00000000">
      <w:pPr>
        <w:pStyle w:val="ListParagraph"/>
        <w:numPr>
          <w:ilvl w:val="0"/>
          <w:numId w:val="2"/>
        </w:numPr>
        <w:spacing w:after="60"/>
      </w:pPr>
      <w:r>
        <w:t>Neither party can add the other to new groups</w:t>
      </w:r>
    </w:p>
    <w:p w14:paraId="40010008" w14:textId="77777777" w:rsidR="00AA0001" w:rsidRDefault="00000000">
      <w:pPr>
        <w:pStyle w:val="ListParagraph"/>
        <w:numPr>
          <w:ilvl w:val="0"/>
          <w:numId w:val="2"/>
        </w:numPr>
        <w:spacing w:after="60"/>
      </w:pPr>
      <w:r>
        <w:t>Either user can leave a shared group at any time, and group admins can remove any member</w:t>
      </w:r>
    </w:p>
    <w:p w14:paraId="40010009" w14:textId="77777777" w:rsidR="00AA0001" w:rsidRDefault="00000000">
      <w:pPr>
        <w:pStyle w:val="ListParagraph"/>
        <w:numPr>
          <w:ilvl w:val="0"/>
          <w:numId w:val="2"/>
        </w:numPr>
        <w:spacing w:after="60"/>
      </w:pPr>
      <w:r>
        <w:t>Ticket transfers between blocked friends are not allowed in either direction</w:t>
      </w:r>
    </w:p>
    <w:p w14:paraId="4001000A" w14:textId="77777777" w:rsidR="00AA0001" w:rsidRDefault="00000000">
      <w:pPr>
        <w:pStyle w:val="ListParagraph"/>
        <w:numPr>
          <w:ilvl w:val="0"/>
          <w:numId w:val="2"/>
        </w:numPr>
        <w:spacing w:after="60"/>
      </w:pPr>
      <w:r>
        <w:t>Messages the blocked friend sends will appear sent on their end but will not be delivered to the blocker (silent send model)</w:t>
      </w:r>
    </w:p>
    <w:p w14:paraId="40020001" w14:textId="77777777" w:rsidR="00AA0001" w:rsidRDefault="00000000">
      <w:pPr>
        <w:pStyle w:val="ListParagraph"/>
        <w:numPr>
          <w:ilvl w:val="0"/>
          <w:numId w:val="2"/>
        </w:numPr>
        <w:spacing w:after="60"/>
      </w:pPr>
      <w:r>
        <w:t>The blocked friend is not notified that they were blocked</w:t>
      </w:r>
    </w:p>
    <w:p w14:paraId="4001000B" w14:textId="77777777" w:rsidR="00AA0001" w:rsidRDefault="00000000">
      <w:pPr>
        <w:pStyle w:val="ListParagraph"/>
        <w:numPr>
          <w:ilvl w:val="0"/>
          <w:numId w:val="2"/>
        </w:numPr>
        <w:spacing w:after="60"/>
      </w:pPr>
      <w:r>
        <w:t>The consumer can unblock at any time from the Blocked Friends page or Privacy settings</w:t>
      </w:r>
    </w:p>
    <w:p w14:paraId="4001000C" w14:textId="77777777" w:rsidR="00AA0001" w:rsidRDefault="00000000">
      <w:pPr>
        <w:pStyle w:val="ListParagraph"/>
        <w:numPr>
          <w:ilvl w:val="0"/>
          <w:numId w:val="2"/>
        </w:numPr>
        <w:spacing w:after="60"/>
      </w:pPr>
      <w:r>
        <w:t>The Blocked Friends management page is accessible via a 3-dot menu on the Friends page header and from Privacy settings</w:t>
      </w:r>
    </w:p>
    <w:p w14:paraId="4001000D" w14:textId="77777777" w:rsidR="00AA0001" w:rsidRDefault="009E73F9">
      <w:pPr>
        <w:spacing w:after="80"/>
      </w:pPr>
    </w:p>
    <w:p w14:paraId="4001000E" w14:textId="77777777" w:rsidR="00AA0001" w:rsidRDefault="00000000">
      <w:pPr>
        <w:spacing w:after="120"/>
      </w:pPr>
      <w:r>
        <w:rPr>
          <w:b/>
          <w:bCs/>
        </w:rPr>
        <w:t>Acceptance Criteria (Blocked Friends):</w:t>
      </w:r>
    </w:p>
    <w:p w14:paraId="4001000F" w14:textId="77777777" w:rsidR="00AA0001" w:rsidRDefault="00000000">
      <w:pPr>
        <w:pStyle w:val="ListParagraph"/>
        <w:numPr>
          <w:ilvl w:val="0"/>
          <w:numId w:val="2"/>
        </w:numPr>
        <w:spacing w:after="60"/>
      </w:pPr>
      <w:r>
        <w:t>AC-7.8.5: Blocking a friend prevents messaging, activity visibility, Heads Ups, ticket transfers, and Niya recommendations. Messages from the blocked friend are silently not delivered (silent send).</w:t>
      </w:r>
    </w:p>
    <w:p w14:paraId="40010010" w14:textId="77777777" w:rsidR="00AA0001" w:rsidRDefault="00000000">
      <w:pPr>
        <w:pStyle w:val="ListParagraph"/>
        <w:numPr>
          <w:ilvl w:val="0"/>
          <w:numId w:val="2"/>
        </w:numPr>
        <w:spacing w:after="60"/>
      </w:pPr>
      <w:r>
        <w:t>AC-7.8.6: Existing shared groups are unaffected by blocking (iMessage model). Neither party can add the other to new groups.</w:t>
      </w:r>
    </w:p>
    <w:p w14:paraId="40010011" w14:textId="77777777" w:rsidR="00AA0001" w:rsidRDefault="00000000">
      <w:pPr>
        <w:pStyle w:val="ListParagraph"/>
        <w:numPr>
          <w:ilvl w:val="0"/>
          <w:numId w:val="2"/>
        </w:numPr>
        <w:spacing w:after="60"/>
      </w:pPr>
      <w:r>
        <w:t>AC-7.8.7: Ticket transfers between blocked friends are rejected in both directions.</w:t>
      </w:r>
    </w:p>
    <w:p w14:paraId="40010012" w14:textId="77777777" w:rsidR="00AA0001" w:rsidRDefault="00000000">
      <w:pPr>
        <w:pStyle w:val="ListParagraph"/>
        <w:numPr>
          <w:ilvl w:val="0"/>
          <w:numId w:val="2"/>
        </w:numPr>
        <w:spacing w:after="60"/>
      </w:pPr>
      <w:r>
        <w:t>AC-7.8.8: The blocked friend is not notified when blocked or unblocked.</w:t>
      </w:r>
    </w:p>
    <w:p w14:paraId="40010013" w14:textId="77777777" w:rsidR="00AA0001" w:rsidRDefault="00000000">
      <w:pPr>
        <w:pStyle w:val="ListParagraph"/>
        <w:numPr>
          <w:ilvl w:val="0"/>
          <w:numId w:val="2"/>
        </w:numPr>
        <w:spacing w:after="60"/>
      </w:pPr>
      <w:r>
        <w:t>AC-7.8.9: Blocked Friends page is accessible from the Friends page 3-dot menu and from Privacy settings.</w:t>
      </w:r>
    </w:p>
    <w:p w14:paraId="40010014" w14:textId="77777777" w:rsidR="00AA0001"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Drops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Settings are organized into two separate screens: Preferences (notification preferences, display settings, and app behavior) and Privacy (blocked friends, blocked hosts, data sharing controls, and account privacy settings). The Privacy screen contains two separate blocking sections: Blocked Friends (showing blocked friend connections with unblock option) and Blocked Hosts (showing blocked host accounts with unblock option). Both sections are also accessible via 3-dot menus on the Friends and Following pages respectively. See Section 7.7 for Blocked Hosts rules and Section 7.8 for Blocked Friends rules.</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3A1F0001" w14:textId="77777777" w:rsidR="009E73F9" w:rsidRDefault="009E73F9">
      <w:pPr>
        <w:spacing w:after="80"/>
      </w:pPr>
    </w:p>
    <w:p w14:paraId="3A1F0002" w14:textId="77777777" w:rsidR="009E73F9" w:rsidRDefault="00000000">
      <w:pPr>
        <w:pStyle w:val="Heading2"/>
      </w:pPr>
      <w:bookmarkStart w:id="941" w:name="_Toc228879622"/>
      <w:r>
        <w:t>7.16 Report Drop</w:t>
      </w:r>
      <w:bookmarkEnd w:id="941"/>
    </w:p>
    <w:p w14:paraId="3A1F0003" w14:textId="77777777" w:rsidR="009E73F9" w:rsidRDefault="00000000">
      <w:pPr>
        <w:spacing w:after="120"/>
      </w:pPr>
      <w:r>
        <w:t>Consumers can report a Drop they believe violates community guidelines. The report flow is accessible from the Drop detail view via a 3-dot menu. Reporting is anonymous to the host and does not affect the consumer’s access to the Drop or their existing tickets.</w:t>
      </w:r>
    </w:p>
    <w:p w14:paraId="3A1F0004" w14:textId="77777777" w:rsidR="009E73F9" w:rsidRDefault="009E73F9">
      <w:pPr>
        <w:spacing w:after="80"/>
      </w:pPr>
    </w:p>
    <w:p w14:paraId="3A1F0005" w14:textId="77777777" w:rsidR="009E73F9" w:rsidRDefault="00000000">
      <w:pPr>
        <w:spacing w:after="120"/>
      </w:pPr>
      <w:r>
        <w:rPr>
          <w:b/>
          <w:bCs/>
        </w:rPr>
        <w:t>Report Reasons:</w:t>
      </w:r>
    </w:p>
    <w:p w14:paraId="3A1F0006" w14:textId="77777777" w:rsidR="009E73F9" w:rsidRDefault="00000000">
      <w:pPr>
        <w:pStyle w:val="ListParagraph"/>
        <w:numPr>
          <w:ilvl w:val="0"/>
          <w:numId w:val="2"/>
        </w:numPr>
        <w:spacing w:after="60"/>
      </w:pPr>
      <w:r>
        <w:t>Misleading content</w:t>
      </w:r>
    </w:p>
    <w:p w14:paraId="3A1F0007" w14:textId="77777777" w:rsidR="009E73F9" w:rsidRDefault="00000000">
      <w:pPr>
        <w:pStyle w:val="ListParagraph"/>
        <w:numPr>
          <w:ilvl w:val="0"/>
          <w:numId w:val="2"/>
        </w:numPr>
        <w:spacing w:after="60"/>
      </w:pPr>
      <w:r>
        <w:t>Inappropriate</w:t>
      </w:r>
    </w:p>
    <w:p w14:paraId="3A1F0008" w14:textId="77777777" w:rsidR="009E73F9" w:rsidRDefault="00000000">
      <w:pPr>
        <w:pStyle w:val="ListParagraph"/>
        <w:numPr>
          <w:ilvl w:val="0"/>
          <w:numId w:val="2"/>
        </w:numPr>
        <w:spacing w:after="60"/>
      </w:pPr>
      <w:r>
        <w:t>Spam or scam</w:t>
      </w:r>
    </w:p>
    <w:p w14:paraId="3A1F0009" w14:textId="77777777" w:rsidR="009E73F9" w:rsidRDefault="00000000">
      <w:pPr>
        <w:pStyle w:val="ListParagraph"/>
        <w:numPr>
          <w:ilvl w:val="0"/>
          <w:numId w:val="2"/>
        </w:numPr>
        <w:spacing w:after="60"/>
      </w:pPr>
      <w:r>
        <w:t>Safety concern</w:t>
      </w:r>
    </w:p>
    <w:p w14:paraId="3A1F000A" w14:textId="77777777" w:rsidR="009E73F9" w:rsidRDefault="00000000">
      <w:pPr>
        <w:pStyle w:val="ListParagraph"/>
        <w:numPr>
          <w:ilvl w:val="0"/>
          <w:numId w:val="2"/>
        </w:numPr>
        <w:spacing w:after="60"/>
      </w:pPr>
      <w:r>
        <w:t>Other (free-text reason)</w:t>
      </w:r>
    </w:p>
    <w:p w14:paraId="3A1F000B" w14:textId="77777777" w:rsidR="009E73F9" w:rsidRDefault="009E73F9">
      <w:pPr>
        <w:spacing w:after="80"/>
      </w:pPr>
    </w:p>
    <w:p w14:paraId="3A1F000C" w14:textId="77777777" w:rsidR="009E73F9" w:rsidRDefault="00000000">
      <w:pPr>
        <w:spacing w:after="120"/>
      </w:pPr>
      <w:r>
        <w:rPr>
          <w:b/>
          <w:bCs/>
        </w:rPr>
        <w:t>Flow:</w:t>
      </w:r>
    </w:p>
    <w:p w14:paraId="3A1F000D" w14:textId="77777777" w:rsidR="009E73F9" w:rsidRDefault="00000000">
      <w:pPr>
        <w:pStyle w:val="ListParagraph"/>
        <w:numPr>
          <w:ilvl w:val="0"/>
          <w:numId w:val="2"/>
        </w:numPr>
        <w:spacing w:after="60"/>
      </w:pPr>
      <w:r>
        <w:t>Consumer taps 3-dot menu on Drop detail view and selects “Report Drop”</w:t>
      </w:r>
    </w:p>
    <w:p w14:paraId="3A1F000E" w14:textId="77777777" w:rsidR="009E73F9" w:rsidRDefault="00000000">
      <w:pPr>
        <w:pStyle w:val="ListParagraph"/>
        <w:numPr>
          <w:ilvl w:val="0"/>
          <w:numId w:val="2"/>
        </w:numPr>
        <w:spacing w:after="60"/>
      </w:pPr>
      <w:r>
        <w:t>Modal presents the five report reasons as tappable buttons</w:t>
      </w:r>
    </w:p>
    <w:p w14:paraId="3A1F000F" w14:textId="77777777" w:rsidR="009E73F9" w:rsidRDefault="00000000">
      <w:pPr>
        <w:pStyle w:val="ListParagraph"/>
        <w:numPr>
          <w:ilvl w:val="0"/>
          <w:numId w:val="2"/>
        </w:numPr>
        <w:spacing w:after="60"/>
      </w:pPr>
      <w:r>
        <w:t>Consumer selects a reason; a confirmation modal displays “Report submitted” with a brief acknowledgment (“We’ll review this drop.”)</w:t>
      </w:r>
    </w:p>
    <w:p w14:paraId="3A1F0010" w14:textId="77777777" w:rsidR="009E73F9" w:rsidRDefault="00000000">
      <w:pPr>
        <w:pStyle w:val="ListParagraph"/>
        <w:numPr>
          <w:ilvl w:val="0"/>
          <w:numId w:val="2"/>
        </w:numPr>
        <w:spacing w:after="60"/>
      </w:pPr>
      <w:r>
        <w:t>Consumer taps “Got it” to dismiss and returns to the Drop detail view</w:t>
      </w:r>
    </w:p>
    <w:p w14:paraId="3A1F0011" w14:textId="77777777" w:rsidR="009E73F9" w:rsidRDefault="009E73F9">
      <w:pPr>
        <w:spacing w:after="80"/>
      </w:pPr>
    </w:p>
    <w:p w14:paraId="3A1F0012" w14:textId="77777777" w:rsidR="009E73F9" w:rsidRDefault="00000000">
      <w:pPr>
        <w:spacing w:after="120"/>
      </w:pPr>
      <w:r>
        <w:rPr>
          <w:b/>
          <w:bCs/>
        </w:rPr>
        <w:t>Acceptance Criteria:</w:t>
      </w:r>
    </w:p>
    <w:p w14:paraId="3A1F0013" w14:textId="77777777" w:rsidR="009E73F9" w:rsidRDefault="00000000">
      <w:pPr>
        <w:pStyle w:val="ListParagraph"/>
        <w:numPr>
          <w:ilvl w:val="0"/>
          <w:numId w:val="2"/>
        </w:numPr>
        <w:spacing w:after="60"/>
      </w:pPr>
      <w:r>
        <w:t>AC-7.16.1: Report Drop option is accessible from the 3-dot menu on the Drop detail view.</w:t>
      </w:r>
    </w:p>
    <w:p w14:paraId="3A1F0014" w14:textId="77777777" w:rsidR="009E73F9" w:rsidRDefault="00000000">
      <w:pPr>
        <w:pStyle w:val="ListParagraph"/>
        <w:numPr>
          <w:ilvl w:val="0"/>
          <w:numId w:val="2"/>
        </w:numPr>
        <w:spacing w:after="60"/>
      </w:pPr>
      <w:r>
        <w:t>AC-7.16.2: Five report reasons are presented: Misleading content, Inappropriate, Spam or scam, Safety concern, Other.</w:t>
      </w:r>
    </w:p>
    <w:p w14:paraId="3A1F0015" w14:textId="77777777" w:rsidR="009E73F9" w:rsidRDefault="00000000">
      <w:pPr>
        <w:pStyle w:val="ListParagraph"/>
        <w:numPr>
          <w:ilvl w:val="0"/>
          <w:numId w:val="2"/>
        </w:numPr>
        <w:spacing w:after="60"/>
      </w:pPr>
      <w:r>
        <w:t>AC-7.16.3: After selecting a reason, a confirmation modal displays “Report submitted” with acknowledgment text.</w:t>
      </w:r>
    </w:p>
    <w:p w14:paraId="3A1F0016" w14:textId="77777777" w:rsidR="009E73F9" w:rsidRDefault="00000000">
      <w:pPr>
        <w:pStyle w:val="ListParagraph"/>
        <w:numPr>
          <w:ilvl w:val="0"/>
          <w:numId w:val="2"/>
        </w:numPr>
        <w:spacing w:after="60"/>
      </w:pPr>
      <w:r>
        <w:t>AC-7.16.4: Reports are anonymous to the host. The host is not notified that a report was filed.</w:t>
      </w:r>
    </w:p>
    <w:p w14:paraId="3A1F0017" w14:textId="77777777" w:rsidR="009E73F9" w:rsidRDefault="00000000">
      <w:pPr>
        <w:pStyle w:val="ListParagraph"/>
        <w:numPr>
          <w:ilvl w:val="0"/>
          <w:numId w:val="2"/>
        </w:numPr>
        <w:spacing w:after="60"/>
      </w:pPr>
      <w:r>
        <w:t>AC-7.16.5: Reporting a Drop does not affect the consumer’s existing tickets or access to the Drop.</w:t>
      </w:r>
    </w:p>
    <w:p w14:paraId="3A1F0018" w14:textId="77777777" w:rsidR="009E73F9" w:rsidRDefault="00000000">
      <w:pPr>
        <w:pStyle w:val="ListParagraph"/>
        <w:numPr>
          <w:ilvl w:val="0"/>
          <w:numId w:val="2"/>
        </w:numPr>
        <w:spacing w:after="60"/>
      </w:pPr>
      <w:r>
        <w:t>AC-7.16.6: Reports are queued for review in the Nigh Support internal tools (Trust &amp; Safety queue).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list and attendance history. Follower management has been consolidated into a dedicated Followers page (see Section 2.8). The Guests page focuses on guest list contacts, attendance tracking, and drop-specific filtering.</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Messages Tab: </w:t>
      </w:r>
      <w:r>
        <w:t>WhatsApp/Signal-style single chat thread between the host and guest. Messages are displayed as chat bubbles (host messages right-aligned in blue, guest messages left-aligned in white) with date separators and timestamps. A compose input bar with send button is pinned at the bottom. Newest messages appear closest to the compose bar; older messages are scrollable above. The compose bar is gated by the messageGuests permission.</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Messages)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Messages tab displays a WhatsApp-style single chat thread with date separators, timestamps, and a pinned compose bar at the bottom.</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2" w14:textId="77777777" w:rsidR="009E73F9" w:rsidRDefault="00000000">
      <w:pPr>
        <w:pStyle w:val="ListParagraph"/>
        <w:numPr>
          <w:ilvl w:val="0"/>
          <w:numId w:val="2"/>
        </w:numPr>
        <w:spacing w:after="60"/>
      </w:pPr>
      <w:r>
        <w:t>AC-8.4.9: Blocked Guests management is accessible via a 3-dot menu on the Guests page header. The Blocked Guests page lists all blocked guests with name, handle, avatar, and blocked date. Each entry has an Unblock button. An info banner explains that blocked guests are excluded from guest lists, follower counts, and attendance stats.</w:t>
      </w:r>
    </w:p>
    <w:p w14:paraId="5001A503" w14:textId="77777777" w:rsidR="009E73F9" w:rsidRDefault="00000000">
      <w:pPr>
        <w:pStyle w:val="ListParagraph"/>
        <w:numPr>
          <w:ilvl w:val="0"/>
          <w:numId w:val="2"/>
        </w:numPr>
        <w:spacing w:after="60"/>
      </w:pPr>
      <w:r>
        <w:t>AC-8.4.10: Guest PII (email and phone) on Order Detail is gated by enterprise subscription. Only Enterprise-tier accounts display email and phone on the order detail screen.</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view (menu label: “Orders” with subtitle “Revenue &amp; Payouts”) provides hosts with access to all orders across active and past Drops. Hosts can view order details, manage individual tickets, and process cancellations and refunds. Guest PII (email and phone number) on Order Detail is gated by enterprise subscription — only Enterprise-tier accounts see this information.</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Hub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bio, logo, images)</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Full, unrestricted access to all features including billing, subscription, and account deletion. Cannot be removed. Exactly one per Account. Equivalent to Super Admin.</w:t>
      </w:r>
    </w:p>
    <w:p w14:paraId="7D42E5F8" w14:textId="77777777" w:rsidR="00AA0001" w:rsidRDefault="00000000">
      <w:pPr>
        <w:spacing w:after="120"/>
      </w:pPr>
      <w:r>
        <w:t xml:space="preserve">Account Admin: Near-full access to all features. Can manage team, drops, guests, analytics, partners, and settings. Cannot delete the Account or transfer ownership. Multiple Admins are allowed.</w:t>
      </w:r>
    </w:p>
    <w:p w14:paraId="3CE9CA53" w14:textId="77777777" w:rsidR="00AA0001" w:rsidRDefault="00000000">
      <w:pPr>
        <w:spacing w:after="120"/>
      </w:pPr>
      <w:r>
        <w:t xml:space="preserve">Manager: Operational role for day-to-day tasks. Can create and edit Drops, check in guests, view guests, view analytics, and manage revenue at a read level. Cannot manage team roles, partners, or account-level settings.</w:t>
      </w:r>
    </w:p>
    <w:p w14:paraId="25861A0A" w14:textId="77777777" w:rsidR="00AA0001" w:rsidRDefault="00000000">
      <w:pPr>
        <w:spacing w:after="120"/>
      </w:pPr>
      <w:r>
        <w:t xml:space="preserve">Team Member: Limited operational access. Can create and edit Drops, check in guests, view guest lists, send messages to guests, and view basic analytics. Cannot access revenue details, team management, or partner management.</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(view guest list, import): Team Member and above (level 1+).</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(view and manage payouts): Admin and Owner only (level 3).</w:t>
      </w:r>
    </w:p>
    <w:p w14:paraId="72E42A14" w14:textId="77777777" w:rsidR="00AA0001" w:rsidRDefault="00000000">
      <w:pPr>
        <w:spacing w:after="120"/>
      </w:pPr>
      <w:r>
        <w:t xml:space="preserve">Team Management: Manager and above (level 2+).</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Manager and above (level 2+) for full, Team Member for view-only.</w:t>
      </w:r>
    </w:p>
    <w:p w14:paraId="085FCDB6" w14:textId="77777777" w:rsidR="00AA0001" w:rsidRDefault="00000000">
      <w:pPr>
        <w:spacing w:after="120"/>
      </w:pPr>
      <w:r>
        <w:t xml:space="preserve">Locations (manage drop locations): Manager and above (level 2+).</w:t>
      </w:r>
    </w:p>
    <w:p w14:paraId="041C17AC" w14:textId="77777777" w:rsidR="00AA0001" w:rsidRDefault="00000000">
      <w:pPr>
        <w:spacing w:after="120"/>
      </w:pPr>
      <w:r>
        <w:t xml:space="preserve">Subscription: Admin and Owner only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Manager and above (level 2+).</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map each permission area to a minimum role level. This architecture ensures that changing the threshold for any permission area requires modifying exactly one number in one location, with the change automatically cascading through all UI gates across the app.</w:t>
      </w:r>
    </w:p>
    <w:p w14:paraId="75E420C2" w14:textId="77777777" w:rsidR="00AA0001" w:rsidRDefault="00000000">
      <w:pPr>
        <w:spacing w:after="120"/>
      </w:pPr>
      <w:r>
        <w:t xml:space="preserve">Role levels: Owner/Admin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 xml:space="preserve">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 xml:space="preserve">Remove: Removing a team member revokes access immediately with no grace period. The Account Owner cannot be removed.</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Mobile-Specific Constraints:</w:t>
      </w:r>
    </w:p>
    <w:p w14:paraId="4A179E70" w14:textId="77777777" w:rsidR="009E73F9" w:rsidRDefault="00000000">
      <w:pPr>
        <w:pStyle w:val="ListParagraph"/>
        <w:numPr>
          <w:ilvl w:val="0"/>
          <w:numId w:val="2"/>
        </w:numPr>
        <w:spacing w:after="60"/>
      </w:pPr>
      <w:r>
        <w:t>No 'Add location or business' button on mobile. This action is web-only (Section 9.9).</w:t>
      </w:r>
    </w:p>
    <w:p w14:paraId="07260EAD" w14:textId="77777777" w:rsidR="009E73F9" w:rsidRDefault="009E73F9">
      <w:pPr>
        <w:spacing w:after="80"/>
      </w:pP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No 'Add location or business' button exists on the mobile Org Switcher.</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This is the primary creation method for Heads Up messages.</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is performed exclusively through Niya conversational chat.</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provides access to Account configuration, notification preferences, and user account management.</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Notification preferences: push, email, SMS toggles per notification type</w:t>
      </w:r>
    </w:p>
    <w:p w14:paraId="7488B7A2" w14:textId="77777777" w:rsidR="009E73F9" w:rsidRDefault="00000000">
      <w:pPr>
        <w:pStyle w:val="ListParagraph"/>
        <w:numPr>
          <w:ilvl w:val="0"/>
          <w:numId w:val="2"/>
        </w:numPr>
        <w:spacing w:after="60"/>
      </w:pPr>
      <w:r>
        <w:lastRenderedPageBreak/>
        <w:t>Account settings: business info, category, description</w:t>
      </w:r>
    </w:p>
    <w:p w14:paraId="3BF9C9B2" w14:textId="77777777" w:rsidR="009E73F9" w:rsidRDefault="00000000">
      <w:pPr>
        <w:pStyle w:val="ListParagraph"/>
        <w:numPr>
          <w:ilvl w:val="0"/>
          <w:numId w:val="2"/>
        </w:numPr>
        <w:spacing w:after="60"/>
      </w:pPr>
      <w:r>
        <w:t>User account: phone number, email, display name</w:t>
      </w:r>
    </w:p>
    <w:p w14:paraId="78BB97A3" w14:textId="77777777" w:rsidR="009E73F9" w:rsidRDefault="00000000">
      <w:pPr>
        <w:pStyle w:val="ListParagraph"/>
        <w:numPr>
          <w:ilvl w:val="0"/>
          <w:numId w:val="2"/>
        </w:numPr>
        <w:spacing w:after="60"/>
      </w:pPr>
      <w:r>
        <w:t>Feedback: submit feedback to Nigh team</w:t>
      </w:r>
    </w:p>
    <w:p w14:paraId="4FB55095" w14:textId="77777777" w:rsidR="009E73F9" w:rsidRDefault="00000000">
      <w:pPr>
        <w:pStyle w:val="ListParagraph"/>
        <w:numPr>
          <w:ilvl w:val="0"/>
          <w:numId w:val="2"/>
        </w:numPr>
        <w:spacing w:after="60"/>
      </w:pPr>
      <w:r>
        <w:t>Terms of Service and Privacy Policy links</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Notification preferences are configurable per channel (push, email, SMS).</w:t>
      </w:r>
    </w:p>
    <w:p w14:paraId="40D32E46" w14:textId="77777777" w:rsidR="009E73F9" w:rsidRDefault="00000000">
      <w:pPr>
        <w:pStyle w:val="ListParagraph"/>
        <w:numPr>
          <w:ilvl w:val="0"/>
          <w:numId w:val="2"/>
        </w:numPr>
        <w:spacing w:after="60"/>
      </w:pPr>
      <w:r>
        <w:t>AC-8.16.2: User can update phone, email, and display name.</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Orders,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Personal host accounts are unverified by default. Unverified hosts have restricted visibility in drop creation: the audience selector defaults to “Friends Only” and public broadcasting options are disabled. Verification is available for personal hosts who want to host public drops, subject to the same Niya-powered onboarding review as business accounts.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315946B9" w14:textId="77777777" w:rsidR="00AA0001" w:rsidRDefault="00000000">
      <w:pPr>
        <w:spacing w:after="120"/>
      </w:pPr>
      <w:r>
        <w:t xml:space="preserve">AC-8.18.1: Personal hosts see a simplified menu without Orders, Partners, Team, Activity Log, and Subscription.</w:t>
      </w:r>
    </w:p>
    <w:p w14:paraId="78BDDBFD" w14:textId="77777777" w:rsidR="00AA0001" w:rsidRDefault="00000000">
      <w:pPr>
        <w:spacing w:after="120"/>
      </w:pPr>
      <w:r>
        <w:t xml:space="preserve">AC-8.18.2: Home screen and create flow use personal hosting language.</w:t>
      </w:r>
    </w:p>
    <w:p w14:paraId="5BF98106" w14:textId="77777777" w:rsidR="00AA0001" w:rsidRDefault="00000000">
      <w:pPr>
        <w:spacing w:after="120"/>
      </w:pPr>
      <w:r>
        <w:t xml:space="preserve">AC-8.18.3: Unverified personal hosts are restricted to Friends Only audience for their drops.</w:t>
      </w:r>
    </w:p>
    <w:p w14:paraId="0061154D" w14:textId="77777777" w:rsidR="00AA0001" w:rsidRDefault="00000000">
      <w:pPr>
        <w:spacing w:after="120"/>
      </w:pPr>
      <w:r>
        <w:t xml:space="preserve">AC-8.18.4: My Drops screen shows a simple history view instead of full business analytics.</w:t>
      </w:r>
    </w:p>
    <w:p w14:paraId="00000000"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Messages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Messages)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Plus' in the backend is displayed as 'Plus'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drop.nigh.com/[handle]/[shareToken]</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shareToken: server-generated opaque identifier. Not guessable, not sequential.</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Last-click attribution in v1. The last attribution link clicked before a reservation is credited.</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a server-generated shareToken.</w:t>
      </w:r>
    </w:p>
    <w:p w14:paraId="74BF8F58" w14:textId="77777777" w:rsidR="009E73F9" w:rsidRDefault="00000000">
      <w:pPr>
        <w:pStyle w:val="ListParagraph"/>
        <w:numPr>
          <w:ilvl w:val="0"/>
          <w:numId w:val="2"/>
        </w:numPr>
        <w:spacing w:after="60"/>
      </w:pPr>
      <w:r>
        <w:t>AC-10.5.2: Attribution is stored on the reservation record at creation time using last-click model.</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where their link was last-clicked)</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When a consumer has zero follows and an empty feed, Niya may suggest nearby live Drops. This is the ONLY system-initiated discovery mechanism in v1. There is no public directory, trending list, or algorithmic recommendation feed.</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Empty feed may show Niya suggestions for nearby live Drops.</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drop.nigh.com/[handle]/[shareToken]</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shareToken path segment.</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51A01001" w14:textId="77777777" w:rsidR="009E73F9" w:rsidRDefault="00000000">
      <w:pPr>
        <w:spacing w:after="120"/>
      </w:pPr>
      <w:ins w:id="900" w:author="Claude" w:date="2026-05-17T00:00:00Z">
        <w:r>
          <w:rPr>
            <w:b/>
            <w:bCs/>
          </w:rPr>
          <w:t>Host Follow Link (nigh.com/[handle]):</w:t>
        </w:r>
      </w:ins>
    </w:p>
    <w:p w14:paraId="51A01002" w14:textId="77777777" w:rsidR="009E73F9" w:rsidRDefault="00000000">
      <w:pPr>
        <w:spacing w:after="120"/>
      </w:pPr>
      <w:ins w:id="901" w:author="Claude" w:date="2026-05-17T00:00:00Z">
        <w:r>
          <w:t>Every Account has a canonical follow URL: nigh.com/[handle] (e.g., nigh.com/centro-boulder). This URL is a smart link that routes users to the host’s profile in the Nigh Drops app. No content is rendered on the web. The URL serves exclusively as a routing mechanism for deep linking and deferred deep linking.</w:t>
        </w:r>
      </w:ins>
    </w:p>
    <w:p w14:paraId="51A01003" w14:textId="77777777" w:rsidR="009E73F9" w:rsidRDefault="00000000">
      <w:pPr>
        <w:pStyle w:val="ListParagraph"/>
        <w:numPr>
          <w:ilvl w:val="0"/>
          <w:numId w:val="2"/>
        </w:numPr>
        <w:spacing w:after="60"/>
      </w:pPr>
      <w:ins w:id="902" w:author="Claude" w:date="2026-05-17T00:00:00Z">
        <w:r>
          <w:t>Deep Linking (app installed): When the consumer has Nigh Drops installed, tapping the link or scanning the QR code opens the app directly to the host’s profile page, where the consumer can follow the Account and browse upcoming Drops.</w:t>
        </w:r>
      </w:ins>
    </w:p>
    <w:p w14:paraId="51A01004" w14:textId="77777777" w:rsidR="009E73F9" w:rsidRDefault="00000000">
      <w:pPr>
        <w:pStyle w:val="ListParagraph"/>
        <w:numPr>
          <w:ilvl w:val="0"/>
          <w:numId w:val="2"/>
        </w:numPr>
        <w:spacing w:after="60"/>
      </w:pPr>
      <w:ins w:id="903" w:author="Claude" w:date="2026-05-17T00:00:00Z">
        <w:r>
          <w:t>Deferred Deep Linking (app not installed): When the consumer does not have the app, the link redirects to the appropriate app store (iOS App Store or Google Play). The host handle is preserved through the install process using deferred deep linking (via Branch, AppsFlyer, Firebase Dynamic Links, or equivalent). After install and signup, the app retrieves the deferred link and automatically routes the consumer to the host’s profile with a follow prompt or auto-follow confirmation.</w:t>
        </w:r>
      </w:ins>
    </w:p>
    <w:p w14:paraId="51A01005" w14:textId="77777777" w:rsidR="009E73F9" w:rsidRDefault="00000000">
      <w:pPr>
        <w:pStyle w:val="ListParagraph"/>
        <w:numPr>
          <w:ilvl w:val="0"/>
          <w:numId w:val="2"/>
        </w:numPr>
        <w:spacing w:after="60"/>
      </w:pPr>
      <w:ins w:id="904" w:author="Claude" w:date="2026-05-17T00:00:00Z">
        <w:r>
          <w:t>QR Code: Each Account can generate a QR code that encodes their follow link. The QR code is accessible in the Host app under the Followers page → Settings tab. The Settings tab includes a Private Account toggle at the top, allowing the host to switch between Private and Public modes directly. When switching from Private to Public with pending follow requests, a confirmation popup warns that all pending requests will be automatically approved. Two action buttons are available: Share Link (copies the follow link for sharing) and Save QR (saves the QR code image for printing on window stickers, table tents, business cards, flyers, menus, or other physical materials). Both buttons trigger confirmation toasts on tap.</w:t>
        </w:r>
      </w:ins>
    </w:p>
    <w:p w14:paraId="51A01006" w14:textId="77777777" w:rsidR="009E73F9" w:rsidRDefault="00000000">
      <w:pPr>
        <w:pStyle w:val="ListParagraph"/>
        <w:numPr>
          <w:ilvl w:val="0"/>
          <w:numId w:val="2"/>
        </w:numPr>
        <w:spacing w:after="60"/>
      </w:pPr>
      <w:ins w:id="905" w:author="Claude" w:date="2026-05-17T00:00:00Z">
        <w:r>
          <w:t>No web rendering: nigh.com/[handle] does not display a public profile page, host information, or any content on the web. It is a redirect-only endpoint. This is consistent with the platform’s app-first architecture.</w:t>
        </w:r>
      </w:ins>
    </w:p>
    <w:p w14:paraId="51A01007" w14:textId="77777777" w:rsidR="009E73F9" w:rsidRDefault="009E73F9">
      <w:pPr>
        <w:spacing w:after="80"/>
      </w:pPr>
    </w:p>
    <w:p w14:paraId="51A01008" w14:textId="77777777" w:rsidR="009E73F9" w:rsidRDefault="00000000">
      <w:pPr>
        <w:spacing w:after="120"/>
      </w:pPr>
      <w:ins w:id="906" w:author="Claude" w:date="2026-05-17T00:00:00Z">
        <w:r>
          <w:rPr>
            <w:b/>
            <w:bCs/>
          </w:rPr>
          <w:t>Follow Link Acceptance Criteria:</w:t>
        </w:r>
      </w:ins>
    </w:p>
    <w:p w14:paraId="51A01009" w14:textId="77777777" w:rsidR="009E73F9" w:rsidRDefault="00000000">
      <w:pPr>
        <w:pStyle w:val="ListParagraph"/>
        <w:numPr>
          <w:ilvl w:val="0"/>
          <w:numId w:val="2"/>
        </w:numPr>
        <w:spacing w:after="60"/>
      </w:pPr>
      <w:ins w:id="907" w:author="Claude" w:date="2026-05-17T00:00:00Z">
        <w:r>
          <w:t>AC-11.3.5: nigh.com/[handle] deep links to the host profile in the Nigh Drops app when installed.</w:t>
        </w:r>
      </w:ins>
    </w:p>
    <w:p w14:paraId="51A0100A" w14:textId="77777777" w:rsidR="009E73F9" w:rsidRDefault="00000000">
      <w:pPr>
        <w:pStyle w:val="ListParagraph"/>
        <w:numPr>
          <w:ilvl w:val="0"/>
          <w:numId w:val="2"/>
        </w:numPr>
        <w:spacing w:after="60"/>
      </w:pPr>
      <w:ins w:id="908" w:author="Claude" w:date="2026-05-17T00:00:00Z">
        <w:r>
          <w:t>AC-11.3.6: nigh.com/[handle] redirects to the app store when the app is not installed, with deferred deep link context preserved.</w:t>
        </w:r>
      </w:ins>
    </w:p>
    <w:p w14:paraId="51A0100B" w14:textId="77777777" w:rsidR="009E73F9" w:rsidRDefault="00000000">
      <w:pPr>
        <w:pStyle w:val="ListParagraph"/>
        <w:numPr>
          <w:ilvl w:val="0"/>
          <w:numId w:val="2"/>
        </w:numPr>
        <w:spacing w:after="60"/>
      </w:pPr>
      <w:ins w:id="909" w:author="Claude" w:date="2026-05-17T00:00:00Z">
        <w:r>
          <w:t>AC-11.3.7: After deferred deep link install, the consumer is automatically routed to the host profile and prompted to follow.</w:t>
        </w:r>
      </w:ins>
    </w:p>
    <w:p w14:paraId="51A0100C" w14:textId="77777777" w:rsidR="009E73F9" w:rsidRDefault="00000000">
      <w:pPr>
        <w:pStyle w:val="ListParagraph"/>
        <w:numPr>
          <w:ilvl w:val="0"/>
          <w:numId w:val="2"/>
        </w:numPr>
        <w:spacing w:after="60"/>
      </w:pPr>
      <w:ins w:id="910" w:author="Claude" w:date="2026-05-17T00:00:00Z">
        <w:r>
          <w:t>AC-11.3.8: No web content is rendered at nigh.com/[handle]. The URL is redirect-only.</w:t>
        </w:r>
      </w:ins>
    </w:p>
    <w:p w14:paraId="51A0100D" w14:textId="77777777" w:rsidR="009E73F9" w:rsidRDefault="00000000">
      <w:pPr>
        <w:pStyle w:val="ListParagraph"/>
        <w:numPr>
          <w:ilvl w:val="0"/>
          <w:numId w:val="2"/>
        </w:numPr>
        <w:spacing w:after="60"/>
      </w:pPr>
      <w:ins w:id="911" w:author="Claude" w:date="2026-05-17T00:00:00Z">
        <w:r>
          <w:t>AC-11.3.9: Host app provides a Settings tab within the Followers page showing the URL, QR code, a Private Account toggle at the top, and active Share Link / Save QR action buttons.</w:t>
        </w:r>
      </w:ins>
    </w:p>
    <w:p w14:paraId="51A0100E"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 Heads Up is not a standalone menu item in the Host app; it is created through the Create flow and accessible from the Home screen. Niya AI can also assist with Heads Up creation via conversational chat.</w:t>
      </w:r>
    </w:p>
    <w:p w14:paraId="047C8693" w14:textId="77777777" w:rsidR="009E73F9" w:rsidRDefault="009E73F9">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in the Host app (NOT a separate creation UI)</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No separate creation UI exists.</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del w:id="916" w:author="Claude" w:date="2026-05-17T00:00:00Z">
        <w:r>
          <w:delText>Triggered by the system at the moment a Drop transitions to Published/Live state</w:delText>
        </w:r>
      </w:del>
      <w:ins w:id="917" w:author="Claude" w:date="2026-05-17T00:00:00Z">
        <w:r>
          <w:t>Triggered by the system when a Drop transitions to Published/Live state. Followers are notified 5 minutes after the broadcast goes live (not immediately at the transition moment).</w:t>
        </w:r>
      </w:ins>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Pro, Support). Niya provides contextual assistance within the strict boundary of social local commerce. Niya is not a general-purpose AI -- it is purpose-built for the Nigh ecosystem.</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Drops (Consumer App):</w:t>
      </w:r>
    </w:p>
    <w:p w14:paraId="16ECEB20" w14:textId="77777777" w:rsidR="009E73F9" w:rsidRDefault="00000000">
      <w:pPr>
        <w:pStyle w:val="ListParagraph"/>
        <w:numPr>
          <w:ilvl w:val="0"/>
          <w:numId w:val="2"/>
        </w:numPr>
        <w:spacing w:after="60"/>
      </w:pPr>
      <w:r>
        <w:t>Discovery assistance: suggest Drops based on preferences and location (especially in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(Business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setup, explain features, troubleshoot common issues</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0"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201" w:name="_Toc228879534"/>
      <w:r>
        <w:t>13.5 Content Moderation (Pre-Publish)</w:t>
      </w:r>
      <w:bookmarkEnd w:id="20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3A1F0020" w14:textId="77777777" w:rsidR="009E73F9" w:rsidRDefault="009E73F9">
      <w:pPr>
        <w:spacing w:after="80"/>
      </w:pPr>
    </w:p>
    <w:p w14:paraId="3A1F0021" w14:textId="77777777" w:rsidR="009E73F9" w:rsidRDefault="00000000">
      <w:pPr>
        <w:pStyle w:val="Heading2"/>
      </w:pPr>
      <w:bookmarkStart w:id="942" w:name="_Toc228879623"/>
      <w:r>
        <w:t>13.9 Niya Prompt Library</w:t>
      </w:r>
      <w:bookmarkEnd w:id="942"/>
    </w:p>
    <w:p w14:paraId="3A1F0022" w14:textId="77777777" w:rsidR="009E73F9" w:rsidRDefault="00000000">
      <w:pPr>
        <w:spacing w:after="120"/>
      </w:pPr>
      <w:r>
        <w:t>Niya’s personality, behavior, and data access are governed by a structured prompt library maintained by the Nigh Support team. The library is organized into four categories per product context (Consumer, Host, Support), ensuring Niya’s responses are consistent, on-brand, and appropriately scoped.</w:t>
      </w:r>
    </w:p>
    <w:p w14:paraId="3A1F0023" w14:textId="77777777" w:rsidR="009E73F9" w:rsidRDefault="009E73F9">
      <w:pPr>
        <w:spacing w:after="80"/>
      </w:pPr>
    </w:p>
    <w:p w14:paraId="3A1F0024" w14:textId="77777777" w:rsidR="009E73F9" w:rsidRDefault="00000000">
      <w:pPr>
        <w:pStyle w:val="Heading3"/>
      </w:pPr>
      <w:bookmarkStart w:id="943" w:name="_Toc228879624"/>
      <w:r>
        <w:t>13.9.1 Library Structure</w:t>
      </w:r>
      <w:bookmarkEnd w:id="943"/>
    </w:p>
    <w:p w14:paraId="3A1F0025" w14:textId="77777777" w:rsidR="009E73F9" w:rsidRDefault="00000000">
      <w:pPr>
        <w:spacing w:after="120"/>
      </w:pPr>
      <w:r>
        <w:t>Each product context contains four prompt categories:</w:t>
      </w:r>
    </w:p>
    <w:p w14:paraId="3A1F0026" w14:textId="77777777" w:rsidR="009E73F9" w:rsidRDefault="00000000">
      <w:pPr>
        <w:pStyle w:val="ListParagraph"/>
        <w:numPr>
          <w:ilvl w:val="0"/>
          <w:numId w:val="2"/>
        </w:numPr>
        <w:spacing w:after="60"/>
      </w:pPr>
      <w:r>
        <w:rPr>
          <w:b/>
          <w:bCs/>
        </w:rPr>
        <w:t xml:space="preserve">Truths: </w:t>
      </w:r>
      <w:r>
        <w:t>Foundational beliefs and authoritative statements that define Niya’s worldview within each context. Truths can be admin-authored or Niya-suggested (requiring admin approval). Examples: “Nigh exists to strengthen the connection between people and the local places they love” (consumer), “A local business on Nigh is not a vendor on a marketplace — it is a host building an audience” (host).</w:t>
      </w:r>
    </w:p>
    <w:p w14:paraId="3A1F0027" w14:textId="77777777" w:rsidR="009E73F9" w:rsidRDefault="00000000">
      <w:pPr>
        <w:pStyle w:val="ListParagraph"/>
        <w:numPr>
          <w:ilvl w:val="0"/>
          <w:numId w:val="2"/>
        </w:numPr>
        <w:spacing w:after="60"/>
      </w:pPr>
      <w:r>
        <w:rPr>
          <w:b/>
          <w:bCs/>
        </w:rPr>
        <w:t xml:space="preserve">Tone: </w:t>
      </w:r>
      <w:r>
        <w:t>Conversation rules governing Niya’s voice, response style, confidence language, and interaction patterns. Rules cover voice character, prohibited phrases, response length matching, mission mention frequency, and draft copy style adaptation.</w:t>
      </w:r>
    </w:p>
    <w:p w14:paraId="3A1F0028" w14:textId="77777777" w:rsidR="009E73F9" w:rsidRDefault="00000000">
      <w:pPr>
        <w:pStyle w:val="ListParagraph"/>
        <w:numPr>
          <w:ilvl w:val="0"/>
          <w:numId w:val="2"/>
        </w:numPr>
        <w:spacing w:after="60"/>
      </w:pPr>
      <w:r>
        <w:rPr>
          <w:b/>
          <w:bCs/>
        </w:rPr>
        <w:t xml:space="preserve">Boundaries: </w:t>
      </w:r>
      <w:r>
        <w:t>Data access rules defining what Niya can and cannot see, share, or infer within each context. Boundaries enforce strict isolation between contexts (consumer data is never visible in host context, T&amp;S data is never disclosed).</w:t>
      </w:r>
    </w:p>
    <w:p w14:paraId="3A1F0029" w14:textId="77777777" w:rsidR="009E73F9" w:rsidRDefault="00000000">
      <w:pPr>
        <w:pStyle w:val="ListParagraph"/>
        <w:numPr>
          <w:ilvl w:val="0"/>
          <w:numId w:val="2"/>
        </w:numPr>
        <w:spacing w:after="60"/>
      </w:pPr>
      <w:r>
        <w:rPr>
          <w:b/>
          <w:bCs/>
        </w:rPr>
        <w:t xml:space="preserve">Cadence: </w:t>
      </w:r>
      <w:r>
        <w:t>Interaction frequency rules controlling how often Niya asks questions, delivers proactive suggestions, and surfaces prompts. Default is zero questions per session (observe first); exceptions exist for onboarding and milestone moments.</w:t>
      </w:r>
    </w:p>
    <w:p w14:paraId="3A1F002A" w14:textId="77777777" w:rsidR="009E73F9" w:rsidRDefault="009E73F9">
      <w:pPr>
        <w:spacing w:after="80"/>
      </w:pPr>
    </w:p>
    <w:p w14:paraId="3A1F002B" w14:textId="77777777" w:rsidR="009E73F9" w:rsidRDefault="00000000">
      <w:pPr>
        <w:pStyle w:val="Heading3"/>
      </w:pPr>
      <w:bookmarkStart w:id="944" w:name="_Toc228879625"/>
      <w:r>
        <w:t>13.9.2 Product Contexts</w:t>
      </w:r>
      <w:bookmarkEnd w:id="944"/>
    </w:p>
    <w:p w14:paraId="3A1F002C" w14:textId="77777777" w:rsidR="009E73F9" w:rsidRDefault="00000000">
      <w:pPr>
        <w:spacing w:after="120"/>
      </w:pPr>
      <w:r>
        <w:t>The prompt library maintains separate configurations for each product surface:</w:t>
      </w:r>
    </w:p>
    <w:p w14:paraId="3A1F002D" w14:textId="77777777" w:rsidR="009E73F9" w:rsidRDefault="00000000">
      <w:pPr>
        <w:pStyle w:val="ListParagraph"/>
        <w:numPr>
          <w:ilvl w:val="0"/>
          <w:numId w:val="2"/>
        </w:numPr>
        <w:spacing w:after="60"/>
      </w:pPr>
      <w:r>
        <w:rPr>
          <w:b/>
          <w:bCs/>
        </w:rPr>
        <w:t xml:space="preserve">Nigh Drops (Consumer): </w:t>
      </w:r>
      <w:r>
        <w:t>Voice is warm, specific, and direct — like a local guide with good taste. Niya can see the authenticated user’s profile, behavior, preferences, and social connections. Niya cannot see other customers’ data, business internals, or T&amp;S information. Default zero questions per session; 3–5 onboarding questions spread across first 3 sessions.</w:t>
      </w:r>
    </w:p>
    <w:p w14:paraId="3A1F002E" w14:textId="77777777" w:rsidR="009E73F9" w:rsidRDefault="00000000">
      <w:pPr>
        <w:pStyle w:val="ListParagraph"/>
        <w:numPr>
          <w:ilvl w:val="0"/>
          <w:numId w:val="2"/>
        </w:numPr>
        <w:spacing w:after="60"/>
      </w:pPr>
      <w:r>
        <w:rPr>
          <w:b/>
          <w:bCs/>
        </w:rPr>
        <w:t xml:space="preserve">Nigh Host (Pro): </w:t>
      </w:r>
      <w:r>
        <w:t>Voice is operating partner, not assistant. Niya proactively surfaces patterns (“You haven’t posted for Thursday — that’s your strongest slot”). Writes in the business’s own voice, learning from past copy edits. Never repeats a declined suggestion. Can see the business’s own drops, team, guests (anonymized aggregate), and performance history. Cannot see individual customer identities or other businesses’ internal records.</w:t>
      </w:r>
    </w:p>
    <w:p w14:paraId="3A1F002F" w14:textId="77777777" w:rsidR="009E73F9" w:rsidRDefault="00000000">
      <w:pPr>
        <w:pStyle w:val="ListParagraph"/>
        <w:numPr>
          <w:ilvl w:val="0"/>
          <w:numId w:val="2"/>
        </w:numPr>
        <w:spacing w:after="60"/>
      </w:pPr>
      <w:r>
        <w:rPr>
          <w:b/>
          <w:bCs/>
        </w:rPr>
        <w:t xml:space="preserve">Nigh Support (Internal): </w:t>
      </w:r>
      <w:r>
        <w:t>Voice is expert colleague — fast, informed, specific. Niya never asks the agent questions; she provides context automatically at ticket open. Recommendations always include specific action, reason, and confidence level. T&amp;S hard rule: Niya surfaces context only, never recommends resolution or drafts closing responses for T&amp;S cases. Data access is gated by agent tier (Tier 1–4).</w:t>
      </w:r>
    </w:p>
    <w:p w14:paraId="3A1F0030" w14:textId="77777777" w:rsidR="009E73F9" w:rsidRDefault="009E73F9">
      <w:pPr>
        <w:spacing w:after="80"/>
      </w:pPr>
    </w:p>
    <w:p w14:paraId="3A1F0031" w14:textId="77777777" w:rsidR="009E73F9" w:rsidRDefault="00000000">
      <w:pPr>
        <w:pStyle w:val="Heading3"/>
      </w:pPr>
      <w:bookmarkStart w:id="945" w:name="_Toc228879626"/>
      <w:r>
        <w:t>13.9.3 Governance</w:t>
      </w:r>
      <w:bookmarkEnd w:id="945"/>
    </w:p>
    <w:p w14:paraId="3A1F0032" w14:textId="77777777" w:rsidR="009E73F9" w:rsidRDefault="00000000">
      <w:pPr>
        <w:pStyle w:val="ListParagraph"/>
        <w:numPr>
          <w:ilvl w:val="0"/>
          <w:numId w:val="2"/>
        </w:numPr>
        <w:spacing w:after="60"/>
      </w:pPr>
      <w:r>
        <w:t>Prompt entries can be admin-authored (immediately active) or Niya-suggested (requires admin approval before activation)</w:t>
      </w:r>
    </w:p>
    <w:p w14:paraId="3A1F0033" w14:textId="77777777" w:rsidR="009E73F9" w:rsidRDefault="00000000">
      <w:pPr>
        <w:pStyle w:val="ListParagraph"/>
        <w:numPr>
          <w:ilvl w:val="0"/>
          <w:numId w:val="2"/>
        </w:numPr>
        <w:spacing w:after="60"/>
      </w:pPr>
      <w:r>
        <w:t>Each entry has a unique ID (e.g., CT1, PTN3, SB2), a status (active or niya-suggested), and a source (admin or niya)</w:t>
      </w:r>
    </w:p>
    <w:p w14:paraId="3A1F0034" w14:textId="77777777" w:rsidR="009E73F9" w:rsidRDefault="00000000">
      <w:pPr>
        <w:pStyle w:val="ListParagraph"/>
        <w:numPr>
          <w:ilvl w:val="0"/>
          <w:numId w:val="2"/>
        </w:numPr>
        <w:spacing w:after="60"/>
      </w:pPr>
      <w:r>
        <w:t>The prompt library is managed exclusively through the Nigh Support internal app; hosts and consumers cannot directly edit prompt entries</w:t>
      </w:r>
    </w:p>
    <w:p w14:paraId="3A1F0035" w14:textId="77777777" w:rsidR="009E73F9" w:rsidRDefault="00000000">
      <w:pPr>
        <w:pStyle w:val="ListParagraph"/>
        <w:numPr>
          <w:ilvl w:val="0"/>
          <w:numId w:val="2"/>
        </w:numPr>
        <w:spacing w:after="60"/>
      </w:pPr>
      <w:r>
        <w:t>Changes to the prompt library take effect across all Niya interactions immediately upon activation</w:t>
      </w:r>
    </w:p>
    <w:p w14:paraId="3A1F0036" w14:textId="77777777" w:rsidR="009E73F9" w:rsidRDefault="009E73F9">
      <w:pPr>
        <w:spacing w:after="80"/>
      </w:pPr>
    </w:p>
    <w:p w14:paraId="3A1F0037" w14:textId="77777777" w:rsidR="009E73F9" w:rsidRDefault="00000000">
      <w:pPr>
        <w:spacing w:after="120"/>
      </w:pPr>
      <w:r>
        <w:rPr>
          <w:b/>
          <w:bCs/>
        </w:rPr>
        <w:t>Acceptance Criteria:</w:t>
      </w:r>
    </w:p>
    <w:p w14:paraId="3A1F0038" w14:textId="77777777" w:rsidR="009E73F9" w:rsidRDefault="00000000">
      <w:pPr>
        <w:pStyle w:val="ListParagraph"/>
        <w:numPr>
          <w:ilvl w:val="0"/>
          <w:numId w:val="2"/>
        </w:numPr>
        <w:spacing w:after="60"/>
      </w:pPr>
      <w:r>
        <w:t>AC-13.9.1: Niya prompt library is organized into four categories (Truths, Tone, Boundaries, Cadence) per product context.</w:t>
      </w:r>
    </w:p>
    <w:p w14:paraId="3A1F0039" w14:textId="77777777" w:rsidR="009E73F9" w:rsidRDefault="00000000">
      <w:pPr>
        <w:pStyle w:val="ListParagraph"/>
        <w:numPr>
          <w:ilvl w:val="0"/>
          <w:numId w:val="2"/>
        </w:numPr>
        <w:spacing w:after="60"/>
      </w:pPr>
      <w:r>
        <w:t>AC-13.9.2: Three product contexts are maintained: Consumer (Nigh Drops), Host (Nigh Host), and Support (Nigh Support).</w:t>
      </w:r>
    </w:p>
    <w:p w14:paraId="3A1F003A" w14:textId="77777777" w:rsidR="009E73F9" w:rsidRDefault="00000000">
      <w:pPr>
        <w:pStyle w:val="ListParagraph"/>
        <w:numPr>
          <w:ilvl w:val="0"/>
          <w:numId w:val="2"/>
        </w:numPr>
        <w:spacing w:after="60"/>
      </w:pPr>
      <w:r>
        <w:t>AC-13.9.3: Prompt entries support two sources: admin-authored (immediately active) and Niya-suggested (requires approval).</w:t>
      </w:r>
    </w:p>
    <w:p w14:paraId="3A1F003B" w14:textId="77777777" w:rsidR="009E73F9" w:rsidRDefault="00000000">
      <w:pPr>
        <w:pStyle w:val="ListParagraph"/>
        <w:numPr>
          <w:ilvl w:val="0"/>
          <w:numId w:val="2"/>
        </w:numPr>
        <w:spacing w:after="60"/>
      </w:pPr>
      <w:r>
        <w:t>AC-13.9.4: Boundary rules enforce strict data isolation between product contexts.</w:t>
      </w:r>
    </w:p>
    <w:p w14:paraId="3A1F003C" w14:textId="77777777" w:rsidR="009E73F9" w:rsidRDefault="00000000">
      <w:pPr>
        <w:pStyle w:val="ListParagraph"/>
        <w:numPr>
          <w:ilvl w:val="0"/>
          <w:numId w:val="2"/>
        </w:numPr>
        <w:spacing w:after="60"/>
      </w:pPr>
      <w:r>
        <w:t>AC-13.9.5: T&amp;S hard rule is enforced: Niya never recommends resolution, drafts closing responses, or marks T&amp;S cases as resolved.</w:t>
      </w:r>
    </w:p>
    <w:p w14:paraId="3A1F003D" w14:textId="77777777" w:rsidR="009E73F9" w:rsidRDefault="00000000">
      <w:pPr>
        <w:pStyle w:val="ListParagraph"/>
        <w:numPr>
          <w:ilvl w:val="0"/>
          <w:numId w:val="2"/>
        </w:numPr>
        <w:spacing w:after="60"/>
      </w:pPr>
      <w:r>
        <w:t>AC-13.9.6: The prompt library is managed exclusively through the Nigh Support internal app.</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business Accounts.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nigh.com/d/[DropCode]</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identity in the URL path for tracking purposes.</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drop.nigh.com/[hostHandle]/[shareToken]</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drop.nigh.com/[partnerHandle]/[shareToken]</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drop.nigh.com/[userHandle]/[shareToken]</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Last-click attribution model in v1</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14:paraId="3C5C76D8" w14:textId="77777777" w:rsidR="009E73F9" w:rsidRDefault="009E73F9">
      <w:pPr>
        <w:spacing w:after="80"/>
      </w:pPr>
    </w:p>
    <w:p w14:paraId="424816AF" w14:textId="77777777" w:rsidR="009E73F9" w:rsidRDefault="00000000">
      <w:pPr>
        <w:pStyle w:val="Heading2"/>
      </w:pPr>
      <w:bookmarkStart w:id="240" w:name="_Toc228879573"/>
      <w:r>
        <w:t>16.6 Direct Offer Links (v1 Scope Note)</w:t>
      </w:r>
      <w:bookmarkEnd w:id="240"/>
    </w:p>
    <w:p w14:paraId="629B05B9" w14:textId="77777777" w:rsidR="009E73F9" w:rsidRDefault="00000000">
      <w:pPr>
        <w:spacing w:after="120"/>
      </w:pPr>
      <w:r>
        <w:lastRenderedPageBreak/>
        <w:t>Direct Offer Links are private reservation links tied to a specific phone number. They enable hosts to send targeted offers to specific individuals.</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Tied to a specific phone number</w:t>
      </w:r>
    </w:p>
    <w:p w14:paraId="4D2ECE8B" w14:textId="77777777" w:rsidR="009E73F9" w:rsidRDefault="00000000">
      <w:pPr>
        <w:pStyle w:val="ListParagraph"/>
        <w:numPr>
          <w:ilvl w:val="0"/>
          <w:numId w:val="2"/>
        </w:numPr>
        <w:spacing w:after="60"/>
      </w:pPr>
      <w:r>
        <w:t>Standard ticket is generated upon reservation</w:t>
      </w:r>
    </w:p>
    <w:p w14:paraId="17B690A0" w14:textId="77777777" w:rsidR="009E73F9" w:rsidRDefault="00000000">
      <w:pPr>
        <w:pStyle w:val="ListParagraph"/>
        <w:numPr>
          <w:ilvl w:val="0"/>
          <w:numId w:val="2"/>
        </w:numPr>
        <w:spacing w:after="60"/>
      </w:pPr>
      <w:r>
        <w:t>Standard payment rules apply</w:t>
      </w:r>
    </w:p>
    <w:p w14:paraId="51D713B4" w14:textId="77777777" w:rsidR="009E73F9" w:rsidRDefault="00000000">
      <w:pPr>
        <w:pStyle w:val="ListParagraph"/>
        <w:numPr>
          <w:ilvl w:val="0"/>
          <w:numId w:val="2"/>
        </w:numPr>
        <w:spacing w:after="60"/>
      </w:pPr>
      <w:r>
        <w:t>Bypasses feed visibility (consumer does not need to follow the host)</w:t>
      </w:r>
    </w:p>
    <w:p w14:paraId="431BC877" w14:textId="77777777" w:rsidR="009E73F9" w:rsidRDefault="00000000">
      <w:pPr>
        <w:pStyle w:val="ListParagraph"/>
        <w:numPr>
          <w:ilvl w:val="0"/>
          <w:numId w:val="2"/>
        </w:numPr>
        <w:spacing w:after="60"/>
      </w:pPr>
      <w:r>
        <w:t>Does NOT bypass geo-fencing rules (when enabled in future)</w:t>
      </w:r>
    </w:p>
    <w:p w14:paraId="1BE66289" w14:textId="77777777" w:rsidR="009E73F9" w:rsidRDefault="00000000">
      <w:pPr>
        <w:pStyle w:val="ListParagraph"/>
        <w:numPr>
          <w:ilvl w:val="0"/>
          <w:numId w:val="2"/>
        </w:numPr>
        <w:spacing w:after="60"/>
      </w:pPr>
      <w:r>
        <w:t>Does NOT bypass Purchase Cutoff rules</w:t>
      </w:r>
    </w:p>
    <w:p w14:paraId="705EEB6C" w14:textId="77777777" w:rsidR="009E73F9" w:rsidRDefault="00000000">
      <w:pPr>
        <w:pStyle w:val="ListParagraph"/>
        <w:numPr>
          <w:ilvl w:val="0"/>
          <w:numId w:val="2"/>
        </w:numPr>
        <w:spacing w:after="60"/>
      </w:pPr>
      <w:r>
        <w:t>Does NOT bypass capacity limits</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Direct Offer Links respect Drop state (Live required for reservation).</w:t>
      </w:r>
    </w:p>
    <w:p w14:paraId="5EE5C55A" w14:textId="77777777" w:rsidR="009E73F9" w:rsidRDefault="00000000">
      <w:pPr>
        <w:pStyle w:val="ListParagraph"/>
        <w:numPr>
          <w:ilvl w:val="0"/>
          <w:numId w:val="2"/>
        </w:numPr>
        <w:spacing w:after="60"/>
      </w:pPr>
      <w:r>
        <w:t>AC-16.6.2: Cannot bypass Purchase Cutoff or capacity limits.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NOTE: All tier names, groupings, and pricing values in this section are TBD placeholders. Final pricing will be determined before launch based on market research and beta feedback.</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Planned Tiers (Placeholder)</w:t>
      </w:r>
      <w:bookmarkEnd w:id="249"/>
    </w:p>
    <w:p w14:paraId="33B31C8B" w14:textId="77777777" w:rsidR="009E73F9" w:rsidRDefault="00000000">
      <w:pPr>
        <w:spacing w:after="120"/>
      </w:pPr>
      <w:r>
        <w:lastRenderedPageBreak/>
        <w:t>The following tiers are placeholders subject to change:</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500"/>
      </w:tblGrid>
      <w:tr w:rsidR="009E73F9" w14:paraId="59516D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5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9E73F9" w14:paraId="40B490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9E73F9" w:rsidRDefault="00000000">
            <w:r>
              <w:rPr>
                <w:sz w:val="20"/>
                <w:szCs w:val="20"/>
              </w:rPr>
              <w:t>Free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9E73F9" w:rsidRDefault="00000000">
            <w:r>
              <w:rPr>
                <w:sz w:val="20"/>
                <w:szCs w:val="20"/>
              </w:rPr>
              <w:t>Basic Drop creation, limited features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9E73F9" w:rsidRDefault="00000000">
            <w:r>
              <w:rPr>
                <w:sz w:val="20"/>
                <w:szCs w:val="20"/>
              </w:rPr>
              <w:t>24 hours</w:t>
            </w:r>
          </w:p>
        </w:tc>
      </w:tr>
      <w:tr w:rsidR="009E73F9" w14:paraId="5B0128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9E73F9" w:rsidRDefault="00000000">
            <w:r>
              <w:rPr>
                <w:sz w:val="20"/>
                <w:szCs w:val="20"/>
              </w:rPr>
              <w:t>Plus</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9E73F9" w:rsidRDefault="00000000">
            <w:r>
              <w:rPr>
                <w:sz w:val="20"/>
                <w:szCs w:val="20"/>
              </w:rPr>
              <w:t>Drop creation, standard features, partner invites, broadcast messaging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9E73F9" w:rsidRDefault="00000000">
            <w:r>
              <w:rPr>
                <w:sz w:val="20"/>
                <w:szCs w:val="20"/>
              </w:rPr>
              <w:t>72 hours</w:t>
            </w:r>
          </w:p>
        </w:tc>
      </w:tr>
      <w:tr w:rsidR="009E73F9" w14:paraId="490E30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9E73F9" w:rsidRDefault="00000000">
            <w:r>
              <w:rPr>
                <w:sz w:val="20"/>
                <w:szCs w:val="20"/>
              </w:rPr>
              <w:t>Pro</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9E73F9" w:rsidRDefault="00000000">
            <w:r>
              <w:rPr>
                <w:sz w:val="20"/>
                <w:szCs w:val="20"/>
              </w:rPr>
              <w:t>Advanced features, extended capabilities, priority support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9E73F9" w:rsidRDefault="00000000">
            <w:r>
              <w:rPr>
                <w:sz w:val="20"/>
                <w:szCs w:val="20"/>
              </w:rPr>
              <w:t>Extended (TBD)</w:t>
            </w:r>
          </w:p>
        </w:tc>
      </w:tr>
      <w:tr w:rsidR="009E73F9" w14:paraId="2B7253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9E73F9" w:rsidRDefault="00000000">
            <w:r>
              <w:rPr>
                <w:sz w:val="20"/>
                <w:szCs w:val="20"/>
              </w:rPr>
              <w:t>Enterprise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9E73F9" w:rsidRDefault="00000000">
            <w:r>
              <w:rPr>
                <w:sz w:val="20"/>
                <w:szCs w:val="20"/>
              </w:rPr>
              <w:t>Contact-based pricing, multi-location, full hierarchy, dedicated support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9E73F9" w:rsidRDefault="00000000">
            <w:r>
              <w:rPr>
                <w:sz w:val="20"/>
                <w:szCs w:val="20"/>
              </w:rPr>
              <w:t>Custom</w:t>
            </w:r>
          </w:p>
        </w:tc>
      </w:tr>
    </w:tbl>
    <w:p w14:paraId="5BFA431E" w14:textId="77777777" w:rsidR="009E73F9"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4A1F0001" w14:textId="77777777" w:rsidR="009E73F9" w:rsidRDefault="009E73F9">
      <w:pPr>
        <w:spacing w:after="80"/>
      </w:pPr>
    </w:p>
    <w:p w14:paraId="4A1F0002" w14:textId="77777777" w:rsidR="009E73F9" w:rsidRDefault="00000000">
      <w:pPr>
        <w:pStyle w:val="Heading2"/>
      </w:pPr>
      <w:bookmarkStart w:id="291" w:name="_Toc228879621"/>
      <w:r>
        <w:t>17.4 Subscription Promos</w:t>
      </w:r>
      <w:bookmarkEnd w:id="291"/>
    </w:p>
    <w:p w14:paraId="4A1F0003" w14:textId="77777777" w:rsidR="009E73F9" w:rsidRDefault="00000000">
      <w:pPr>
        <w:spacing w:after="120"/>
      </w:pPr>
      <w:r>
        <w:t>Subscription promos allow Nigh Support to offer discounted or modified subscription pricing to specific host accounts or groups of accounts. The system supports three mechanisms managed exclusively through the NighSupport internal tool.</w:t>
      </w:r>
    </w:p>
    <w:p w14:paraId="4A1F0004" w14:textId="77777777" w:rsidR="009E73F9" w:rsidRDefault="009E73F9">
      <w:pPr>
        <w:spacing w:after="80"/>
      </w:pPr>
    </w:p>
    <w:p w14:paraId="4A1F0005" w14:textId="77777777" w:rsidR="009E73F9" w:rsidRDefault="00000000">
      <w:pPr>
        <w:pStyle w:val="Heading3"/>
      </w:pPr>
      <w:r>
        <w:t>17.4.1 Promo Groups</w:t>
      </w:r>
    </w:p>
    <w:p w14:paraId="4A1F0006" w14:textId="77777777" w:rsidR="009E73F9" w:rsidRDefault="00000000">
      <w:pPr>
        <w:spacing w:after="120"/>
      </w:pPr>
      <w:r>
        <w:t>A promo group is a named collection of host accounts that share a common promotional discount. Support creates groups with a discount type, value, applicable tier, start/end dates, and maximum redemptions. Host accounts are added to groups manually by Support.</w:t>
      </w:r>
    </w:p>
    <w:p w14:paraId="4A1F0007" w14:textId="77777777" w:rsidR="009E73F9" w:rsidRDefault="00000000">
      <w:pPr>
        <w:spacing w:after="120"/>
      </w:pPr>
      <w:r>
        <w:rPr>
          <w:b/>
          <w:bCs/>
        </w:rPr>
        <w:t>Discount Types:</w:t>
      </w:r>
    </w:p>
    <w:p w14:paraId="4A1F0008" w14:textId="77777777" w:rsidR="009E73F9" w:rsidRDefault="00000000">
      <w:pPr>
        <w:pStyle w:val="ListParagraph"/>
        <w:numPr>
          <w:ilvl w:val="0"/>
          <w:numId w:val="2"/>
        </w:numPr>
        <w:spacing w:after="60"/>
      </w:pPr>
      <w:r>
        <w:t>Price Lock: locks the account at a specific monthly price regardless of future tier price changes (e.g., founding hosts locked at $19/mo Plus)</w:t>
      </w:r>
    </w:p>
    <w:p w14:paraId="4A1F0009" w14:textId="77777777" w:rsidR="009E73F9" w:rsidRDefault="00000000">
      <w:pPr>
        <w:pStyle w:val="ListParagraph"/>
        <w:numPr>
          <w:ilvl w:val="0"/>
          <w:numId w:val="2"/>
        </w:numPr>
        <w:spacing w:after="60"/>
      </w:pPr>
      <w:r>
        <w:t>Percent Off: percentage discount on the tier price for a specified duration (e.g., 50% off for 6 months)</w:t>
      </w:r>
    </w:p>
    <w:p w14:paraId="4A1F000A" w14:textId="77777777" w:rsidR="009E73F9" w:rsidRDefault="00000000">
      <w:pPr>
        <w:pStyle w:val="ListParagraph"/>
        <w:numPr>
          <w:ilvl w:val="0"/>
          <w:numId w:val="2"/>
        </w:numPr>
        <w:spacing w:after="60"/>
      </w:pPr>
      <w:r>
        <w:t>Fixed Amount Off: flat dollar discount per month for a specified duration (e.g., $10/mo off for 12 months)</w:t>
      </w:r>
    </w:p>
    <w:p w14:paraId="4A1F000B" w14:textId="77777777" w:rsidR="009E73F9" w:rsidRDefault="00000000">
      <w:pPr>
        <w:pStyle w:val="ListParagraph"/>
        <w:numPr>
          <w:ilvl w:val="0"/>
          <w:numId w:val="2"/>
        </w:numPr>
        <w:spacing w:after="60"/>
      </w:pPr>
      <w:r>
        <w:t>Free Months: specified number of months at $0 before regular pricing begins (e.g., 3 months free Pro)</w:t>
      </w:r>
    </w:p>
    <w:p w14:paraId="4A1F000C" w14:textId="77777777" w:rsidR="009E73F9" w:rsidRDefault="009E73F9">
      <w:pPr>
        <w:spacing w:after="80"/>
      </w:pPr>
    </w:p>
    <w:p w14:paraId="4A1F000D" w14:textId="77777777" w:rsidR="009E73F9" w:rsidRDefault="00000000">
      <w:pPr>
        <w:pStyle w:val="Heading3"/>
      </w:pPr>
      <w:r>
        <w:t>17.4.2 Promo Codes</w:t>
      </w:r>
    </w:p>
    <w:p w14:paraId="4A1F000E" w14:textId="77777777" w:rsidR="009E73F9" w:rsidRDefault="00000000">
      <w:pPr>
        <w:spacing w:after="120"/>
      </w:pPr>
      <w:r>
        <w:t>Promo codes are alphanumeric strings that hosts can enter to activate a discount. A code may be linked to a promo group (inheriting its discount) or standalone with its own terms. Each code has: a unique code string, discount type and value, applicable tier(s), start and end dates, maximum total uses, and a single-use flag (one redemption per account).</w:t>
      </w:r>
    </w:p>
    <w:p w14:paraId="4A1F000F" w14:textId="77777777" w:rsidR="009E73F9" w:rsidRDefault="009E73F9">
      <w:pPr>
        <w:spacing w:after="80"/>
      </w:pPr>
    </w:p>
    <w:p w14:paraId="4A1F0010" w14:textId="77777777" w:rsidR="009E73F9" w:rsidRDefault="00000000">
      <w:pPr>
        <w:pStyle w:val="Heading3"/>
      </w:pPr>
      <w:r>
        <w:t>17.4.3 Stacking Rules</w:t>
      </w:r>
    </w:p>
    <w:p w14:paraId="4A1F0011" w14:textId="77777777" w:rsidR="009E73F9" w:rsidRDefault="00000000">
      <w:pPr>
        <w:spacing w:after="120"/>
      </w:pPr>
      <w:r>
        <w:t>Only one subscription promo may be active per host account at a time. If a new promo is applied, it replaces the existing one. N Credits (Section 5.10) are applied independently of subscription promos and may be used alongside an active promo. The active promo is displayed on the host account’s billing tab and on the host’s subscription screen in the mobile app.</w:t>
      </w:r>
    </w:p>
    <w:p w14:paraId="4A1F0012" w14:textId="77777777" w:rsidR="009E73F9" w:rsidRDefault="009E73F9">
      <w:pPr>
        <w:spacing w:after="80"/>
      </w:pPr>
    </w:p>
    <w:p w14:paraId="4A1F0013" w14:textId="77777777" w:rsidR="009E73F9" w:rsidRDefault="00000000">
      <w:pPr>
        <w:spacing w:after="120"/>
      </w:pPr>
      <w:r>
        <w:rPr>
          <w:b/>
          <w:bCs/>
        </w:rPr>
        <w:t>Acceptance Criteria:</w:t>
      </w:r>
    </w:p>
    <w:p w14:paraId="4A1F0014" w14:textId="77777777" w:rsidR="009E73F9" w:rsidRDefault="00000000">
      <w:pPr>
        <w:pStyle w:val="ListParagraph"/>
        <w:numPr>
          <w:ilvl w:val="0"/>
          <w:numId w:val="2"/>
        </w:numPr>
        <w:spacing w:after="60"/>
      </w:pPr>
      <w:r>
        <w:t>AC-17.4.1: Support can create promo groups with a name, discount type, value, tier restriction, date range, and maximum redemptions.</w:t>
      </w:r>
    </w:p>
    <w:p w14:paraId="4A1F0015" w14:textId="77777777" w:rsidR="009E73F9" w:rsidRDefault="00000000">
      <w:pPr>
        <w:pStyle w:val="ListParagraph"/>
        <w:numPr>
          <w:ilvl w:val="0"/>
          <w:numId w:val="2"/>
        </w:numPr>
        <w:spacing w:after="60"/>
      </w:pPr>
      <w:r>
        <w:t>AC-17.4.2: Support can create promo codes that are either linked to a group or standalone, with configurable usage limits and single-use flags.</w:t>
      </w:r>
    </w:p>
    <w:p w14:paraId="4A1F0016" w14:textId="77777777" w:rsidR="009E73F9" w:rsidRDefault="00000000">
      <w:pPr>
        <w:pStyle w:val="ListParagraph"/>
        <w:numPr>
          <w:ilvl w:val="0"/>
          <w:numId w:val="2"/>
        </w:numPr>
        <w:spacing w:after="60"/>
      </w:pPr>
      <w:r>
        <w:t>AC-17.4.3: Price lock promos persist indefinitely unless manually removed by Support; time-limited promos expire automatically.</w:t>
      </w:r>
    </w:p>
    <w:p w14:paraId="4A1F0017" w14:textId="77777777" w:rsidR="009E73F9" w:rsidRDefault="00000000">
      <w:pPr>
        <w:pStyle w:val="ListParagraph"/>
        <w:numPr>
          <w:ilvl w:val="0"/>
          <w:numId w:val="2"/>
        </w:numPr>
        <w:spacing w:after="60"/>
      </w:pPr>
      <w:r>
        <w:t>AC-17.4.4: Only one subscription promo may be active per host account; applying a new promo replaces the existing one.</w:t>
      </w:r>
    </w:p>
    <w:p w14:paraId="4A1F0018" w14:textId="77777777" w:rsidR="009E73F9" w:rsidRDefault="00000000">
      <w:pPr>
        <w:pStyle w:val="ListParagraph"/>
        <w:numPr>
          <w:ilvl w:val="0"/>
          <w:numId w:val="2"/>
        </w:numPr>
        <w:spacing w:after="60"/>
      </w:pPr>
      <w:r>
        <w:t>AC-17.4.5: The active promo is displayed on the host account billing tab in Support and on the subscription screen in the Host mobile app.</w:t>
      </w:r>
    </w:p>
    <w:p w14:paraId="4A1F0019" w14:textId="77777777" w:rsidR="009E73F9" w:rsidRDefault="00000000">
      <w:pPr>
        <w:pStyle w:val="ListParagraph"/>
        <w:numPr>
          <w:ilvl w:val="0"/>
          <w:numId w:val="2"/>
        </w:numPr>
        <w:spacing w:after="60"/>
      </w:pPr>
      <w:r>
        <w:t>AC-17.4.6: Promo management (create, edit, assign, revoke) is restricted to Support users only; hosts cannot self-apply promos except via promo codes.</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 Drops)</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direct offers (targeted Drop offers to specific consumers),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Drops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business. Equivalent to an event listing with integrated ticketing.</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business or consumer. Expires at midnight. Created via Niya text chat.</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Pro, and Support apps. Provides contextual help within the social local commerce domain.</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